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E91B" w14:textId="64ECF930" w:rsidR="003626C7" w:rsidRPr="008709E0" w:rsidRDefault="008709E0" w:rsidP="008709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contextualSpacing/>
        <w:rPr>
          <w:rFonts w:ascii="Times New Roman" w:hAnsi="Times New Roman" w:cs="Times New Roman"/>
          <w:b/>
          <w:bCs/>
        </w:rPr>
      </w:pPr>
      <w:r>
        <w:rPr>
          <w:rFonts w:ascii="Times New Roman" w:hAnsi="Times New Roman" w:cs="Times New Roman"/>
          <w:b/>
          <w:bCs/>
        </w:rPr>
        <w:t>Abstract</w:t>
      </w:r>
    </w:p>
    <w:p w14:paraId="5022035A" w14:textId="1BBCEB42" w:rsidR="008709E0" w:rsidRDefault="003626C7" w:rsidP="008709E0">
      <w:pPr>
        <w:spacing w:line="480" w:lineRule="auto"/>
        <w:contextualSpacing/>
        <w:rPr>
          <w:rFonts w:ascii="Times New Roman" w:hAnsi="Times New Roman" w:cs="Times New Roman"/>
        </w:rPr>
      </w:pPr>
      <w:r w:rsidRPr="008709E0">
        <w:rPr>
          <w:rFonts w:ascii="Times New Roman" w:hAnsi="Times New Roman" w:cs="Times New Roman"/>
        </w:rPr>
        <w:t xml:space="preserve">From agriculture to wildlife preservation, the ability to monitor the presence of target organisms within an ecosystem (biomonitoring) is essential </w:t>
      </w:r>
      <w:r w:rsidR="0026382F">
        <w:rPr>
          <w:rFonts w:ascii="Times New Roman" w:hAnsi="Times New Roman" w:cs="Times New Roman"/>
        </w:rPr>
        <w:t xml:space="preserve">for ecosystem management. </w:t>
      </w:r>
      <w:r w:rsidRPr="008709E0">
        <w:rPr>
          <w:rFonts w:ascii="Times New Roman" w:hAnsi="Times New Roman" w:cs="Times New Roman"/>
        </w:rPr>
        <w:t>Biomonitoring is</w:t>
      </w:r>
      <w:r w:rsidR="0026382F">
        <w:rPr>
          <w:rFonts w:ascii="Times New Roman" w:hAnsi="Times New Roman" w:cs="Times New Roman"/>
        </w:rPr>
        <w:t xml:space="preserve"> most often associated with </w:t>
      </w:r>
      <w:r w:rsidRPr="008709E0">
        <w:rPr>
          <w:rFonts w:ascii="Times New Roman" w:hAnsi="Times New Roman" w:cs="Times New Roman"/>
        </w:rPr>
        <w:t xml:space="preserve">various traps, visual surveys, and more recently, environmental DNA (eDNA) collection. However, ecologists still have an incomplete sense of </w:t>
      </w:r>
      <w:r w:rsidR="0026382F">
        <w:rPr>
          <w:rFonts w:ascii="Times New Roman" w:hAnsi="Times New Roman" w:cs="Times New Roman"/>
        </w:rPr>
        <w:t xml:space="preserve">the effectiveness of </w:t>
      </w:r>
      <w:r w:rsidRPr="008709E0">
        <w:rPr>
          <w:rFonts w:ascii="Times New Roman" w:hAnsi="Times New Roman" w:cs="Times New Roman"/>
        </w:rPr>
        <w:t xml:space="preserve">eDNA </w:t>
      </w:r>
      <w:r w:rsidR="0026382F">
        <w:rPr>
          <w:rFonts w:ascii="Times New Roman" w:hAnsi="Times New Roman" w:cs="Times New Roman"/>
        </w:rPr>
        <w:t xml:space="preserve">compared to other monitoring </w:t>
      </w:r>
      <w:r w:rsidRPr="008709E0">
        <w:rPr>
          <w:rFonts w:ascii="Times New Roman" w:hAnsi="Times New Roman" w:cs="Times New Roman"/>
        </w:rPr>
        <w:t>methods across a range of organisms and environments</w:t>
      </w:r>
      <w:r w:rsidR="0026382F">
        <w:rPr>
          <w:rFonts w:ascii="Times New Roman" w:hAnsi="Times New Roman" w:cs="Times New Roman"/>
        </w:rPr>
        <w:t>, and prior meta-analyses have not made quantitative comparisons</w:t>
      </w:r>
      <w:r w:rsidR="00FA75BF">
        <w:rPr>
          <w:rFonts w:ascii="Times New Roman" w:hAnsi="Times New Roman" w:cs="Times New Roman"/>
        </w:rPr>
        <w:t xml:space="preserve"> </w:t>
      </w:r>
      <w:r w:rsidR="002F1159">
        <w:rPr>
          <w:rFonts w:ascii="Times New Roman" w:hAnsi="Times New Roman" w:cs="Times New Roman"/>
        </w:rPr>
        <w:t xml:space="preserve">using </w:t>
      </w:r>
      <w:r w:rsidR="006A4B18">
        <w:rPr>
          <w:rFonts w:ascii="Times New Roman" w:hAnsi="Times New Roman" w:cs="Times New Roman"/>
        </w:rPr>
        <w:t>consistent data types and sites with only paired eDNA and traditional detection</w:t>
      </w:r>
      <w:r w:rsidRPr="008709E0">
        <w:rPr>
          <w:rFonts w:ascii="Times New Roman" w:hAnsi="Times New Roman" w:cs="Times New Roman"/>
        </w:rPr>
        <w:t xml:space="preserve">. Here we </w:t>
      </w:r>
      <w:r w:rsidR="0026382F">
        <w:rPr>
          <w:rFonts w:ascii="Times New Roman" w:hAnsi="Times New Roman" w:cs="Times New Roman"/>
        </w:rPr>
        <w:t xml:space="preserve">conducted </w:t>
      </w:r>
      <w:r w:rsidR="00930CFE">
        <w:rPr>
          <w:rFonts w:ascii="Times New Roman" w:hAnsi="Times New Roman" w:cs="Times New Roman"/>
        </w:rPr>
        <w:t xml:space="preserve">two </w:t>
      </w:r>
      <w:r w:rsidR="0026382F">
        <w:rPr>
          <w:rFonts w:ascii="Times New Roman" w:hAnsi="Times New Roman" w:cs="Times New Roman"/>
        </w:rPr>
        <w:t>meta-analys</w:t>
      </w:r>
      <w:r w:rsidR="00930CFE">
        <w:rPr>
          <w:rFonts w:ascii="Times New Roman" w:hAnsi="Times New Roman" w:cs="Times New Roman"/>
        </w:rPr>
        <w:t>e</w:t>
      </w:r>
      <w:r w:rsidR="0026382F">
        <w:rPr>
          <w:rFonts w:ascii="Times New Roman" w:hAnsi="Times New Roman" w:cs="Times New Roman"/>
        </w:rPr>
        <w:t xml:space="preserve">s </w:t>
      </w:r>
      <w:r w:rsidR="00930CFE">
        <w:rPr>
          <w:rFonts w:ascii="Times New Roman" w:hAnsi="Times New Roman" w:cs="Times New Roman"/>
        </w:rPr>
        <w:t>comparing</w:t>
      </w:r>
      <w:ins w:id="0" w:author="Crowder, David William" w:date="2025-08-19T15:12:00Z" w16du:dateUtc="2025-08-19T21:12:00Z">
        <w:r w:rsidR="0026382F">
          <w:rPr>
            <w:rFonts w:ascii="Times New Roman" w:hAnsi="Times New Roman" w:cs="Times New Roman"/>
          </w:rPr>
          <w:t xml:space="preserve"> </w:t>
        </w:r>
      </w:ins>
      <w:r w:rsidRPr="008709E0">
        <w:rPr>
          <w:rFonts w:ascii="Times New Roman" w:hAnsi="Times New Roman" w:cs="Times New Roman"/>
        </w:rPr>
        <w:t>species detection probabilities of traditional and eDNA techniques</w:t>
      </w:r>
      <w:r w:rsidR="002F1159">
        <w:rPr>
          <w:rFonts w:ascii="Times New Roman" w:hAnsi="Times New Roman" w:cs="Times New Roman"/>
        </w:rPr>
        <w:t xml:space="preserve"> using paired site detections and sample detections at paired sites</w:t>
      </w:r>
      <w:r w:rsidRPr="008709E0">
        <w:rPr>
          <w:rFonts w:ascii="Times New Roman" w:hAnsi="Times New Roman" w:cs="Times New Roman"/>
        </w:rPr>
        <w:t>.</w:t>
      </w:r>
      <w:r w:rsidR="0026382F">
        <w:rPr>
          <w:rFonts w:ascii="Times New Roman" w:hAnsi="Times New Roman" w:cs="Times New Roman"/>
        </w:rPr>
        <w:t xml:space="preserve"> </w:t>
      </w:r>
      <w:del w:id="1" w:author="Anderson, Riley Morgan" w:date="2026-03-06T11:25:00Z" w16du:dateUtc="2026-03-06T16:25:00Z">
        <w:r w:rsidR="0026382F" w:rsidDel="00F95FCF">
          <w:rPr>
            <w:rFonts w:ascii="Times New Roman" w:hAnsi="Times New Roman" w:cs="Times New Roman"/>
          </w:rPr>
          <w:delText xml:space="preserve">We also compared how results differed </w:delText>
        </w:r>
        <w:commentRangeStart w:id="2"/>
        <w:r w:rsidR="0026382F" w:rsidDel="00F95FCF">
          <w:rPr>
            <w:rFonts w:ascii="Times New Roman" w:hAnsi="Times New Roman" w:cs="Times New Roman"/>
          </w:rPr>
          <w:delText>across</w:delText>
        </w:r>
      </w:del>
      <w:commentRangeEnd w:id="2"/>
      <w:r w:rsidR="00F95FCF">
        <w:rPr>
          <w:rStyle w:val="CommentReference"/>
        </w:rPr>
        <w:commentReference w:id="2"/>
      </w:r>
      <w:del w:id="3" w:author="Anderson, Riley Morgan" w:date="2026-03-06T11:25:00Z" w16du:dateUtc="2026-03-06T16:25:00Z">
        <w:r w:rsidR="0026382F" w:rsidDel="00F95FCF">
          <w:rPr>
            <w:rFonts w:ascii="Times New Roman" w:hAnsi="Times New Roman" w:cs="Times New Roman"/>
          </w:rPr>
          <w:delText xml:space="preserve"> taxa. </w:delText>
        </w:r>
      </w:del>
      <w:r w:rsidR="0026382F">
        <w:rPr>
          <w:rFonts w:ascii="Times New Roman" w:hAnsi="Times New Roman" w:cs="Times New Roman"/>
        </w:rPr>
        <w:t xml:space="preserve">Our analysis included </w:t>
      </w:r>
      <w:r w:rsidRPr="008709E0">
        <w:rPr>
          <w:rFonts w:ascii="Times New Roman" w:hAnsi="Times New Roman" w:cs="Times New Roman"/>
        </w:rPr>
        <w:t>3</w:t>
      </w:r>
      <w:r w:rsidR="00FA75BF">
        <w:rPr>
          <w:rFonts w:ascii="Times New Roman" w:hAnsi="Times New Roman" w:cs="Times New Roman"/>
        </w:rPr>
        <w:t>2 papers</w:t>
      </w:r>
      <w:r w:rsidR="0026382F">
        <w:rPr>
          <w:rFonts w:ascii="Times New Roman" w:hAnsi="Times New Roman" w:cs="Times New Roman"/>
        </w:rPr>
        <w:t xml:space="preserve"> with </w:t>
      </w:r>
      <w:r w:rsidRPr="008709E0">
        <w:rPr>
          <w:rFonts w:ascii="Times New Roman" w:hAnsi="Times New Roman" w:cs="Times New Roman"/>
        </w:rPr>
        <w:t>2</w:t>
      </w:r>
      <w:r w:rsidR="00FA75BF">
        <w:rPr>
          <w:rFonts w:ascii="Times New Roman" w:hAnsi="Times New Roman" w:cs="Times New Roman"/>
        </w:rPr>
        <w:t>29</w:t>
      </w:r>
      <w:r w:rsidRPr="008709E0">
        <w:rPr>
          <w:rFonts w:ascii="Times New Roman" w:hAnsi="Times New Roman" w:cs="Times New Roman"/>
        </w:rPr>
        <w:t xml:space="preserve"> </w:t>
      </w:r>
      <w:r w:rsidR="0026382F">
        <w:rPr>
          <w:rFonts w:ascii="Times New Roman" w:hAnsi="Times New Roman" w:cs="Times New Roman"/>
        </w:rPr>
        <w:t>independent comparisons between eDNA and traditional methods</w:t>
      </w:r>
      <w:commentRangeStart w:id="4"/>
      <w:r w:rsidR="0026382F">
        <w:rPr>
          <w:rFonts w:ascii="Times New Roman" w:hAnsi="Times New Roman" w:cs="Times New Roman"/>
        </w:rPr>
        <w:t xml:space="preserve">. </w:t>
      </w:r>
      <w:r w:rsidR="0026382F" w:rsidRPr="00930CFE">
        <w:rPr>
          <w:rFonts w:ascii="Times New Roman" w:hAnsi="Times New Roman" w:cs="Times New Roman"/>
        </w:rPr>
        <w:t xml:space="preserve">Overall, </w:t>
      </w:r>
      <w:del w:id="5" w:author="Anderson, Riley Morgan" w:date="2026-03-06T11:27:00Z" w16du:dateUtc="2026-03-06T16:27:00Z">
        <w:r w:rsidR="0026382F" w:rsidRPr="00930CFE" w:rsidDel="00F95FCF">
          <w:rPr>
            <w:rFonts w:ascii="Times New Roman" w:hAnsi="Times New Roman" w:cs="Times New Roman"/>
          </w:rPr>
          <w:delText>we found</w:delText>
        </w:r>
        <w:r w:rsidR="00930CFE" w:rsidRPr="00B768FA" w:rsidDel="00F95FCF">
          <w:rPr>
            <w:rFonts w:ascii="Times New Roman" w:hAnsi="Times New Roman" w:cs="Times New Roman"/>
          </w:rPr>
          <w:delText xml:space="preserve"> when looking at</w:delText>
        </w:r>
      </w:del>
      <w:ins w:id="6" w:author="Anderson, Riley Morgan" w:date="2026-03-06T11:27:00Z" w16du:dateUtc="2026-03-06T16:27:00Z">
        <w:r w:rsidR="00F95FCF">
          <w:rPr>
            <w:rFonts w:ascii="Times New Roman" w:hAnsi="Times New Roman" w:cs="Times New Roman"/>
          </w:rPr>
          <w:t>at the scale</w:t>
        </w:r>
      </w:ins>
      <w:ins w:id="7" w:author="Anderson, Riley Morgan" w:date="2026-03-06T11:28:00Z" w16du:dateUtc="2026-03-06T16:28:00Z">
        <w:r w:rsidR="00F95FCF">
          <w:rPr>
            <w:rFonts w:ascii="Times New Roman" w:hAnsi="Times New Roman" w:cs="Times New Roman"/>
          </w:rPr>
          <w:t xml:space="preserve"> of</w:t>
        </w:r>
      </w:ins>
      <w:r w:rsidR="00930CFE" w:rsidRPr="00B768FA">
        <w:rPr>
          <w:rFonts w:ascii="Times New Roman" w:hAnsi="Times New Roman" w:cs="Times New Roman"/>
        </w:rPr>
        <w:t xml:space="preserve"> paired site detection, the odds of detecting specific species were around 3 times higher using eDNA compared to traditional methods</w:t>
      </w:r>
      <w:del w:id="8" w:author="Anderson, Riley Morgan" w:date="2026-03-06T11:28:00Z" w16du:dateUtc="2026-03-06T16:28:00Z">
        <w:r w:rsidR="00930CFE" w:rsidRPr="00B768FA" w:rsidDel="00F95FCF">
          <w:rPr>
            <w:rFonts w:ascii="Times New Roman" w:hAnsi="Times New Roman" w:cs="Times New Roman"/>
          </w:rPr>
          <w:delText xml:space="preserve"> (P = 0.00092)</w:delText>
        </w:r>
      </w:del>
      <w:r w:rsidR="00930CFE" w:rsidRPr="00B768FA">
        <w:rPr>
          <w:rFonts w:ascii="Times New Roman" w:hAnsi="Times New Roman" w:cs="Times New Roman"/>
        </w:rPr>
        <w:t xml:space="preserve">, but when comparing sample detections at paired sites, </w:t>
      </w:r>
      <w:del w:id="9" w:author="Anderson, Riley Morgan" w:date="2026-03-06T11:30:00Z" w16du:dateUtc="2026-03-06T16:30:00Z">
        <w:r w:rsidR="00930CFE" w:rsidRPr="00B768FA" w:rsidDel="00974904">
          <w:rPr>
            <w:rFonts w:ascii="Times New Roman" w:hAnsi="Times New Roman" w:cs="Times New Roman"/>
          </w:rPr>
          <w:delText>there was no difference</w:delText>
        </w:r>
      </w:del>
      <w:ins w:id="10" w:author="Anderson, Riley Morgan" w:date="2026-03-06T11:30:00Z" w16du:dateUtc="2026-03-06T16:30:00Z">
        <w:r w:rsidR="00974904">
          <w:rPr>
            <w:rFonts w:ascii="Times New Roman" w:hAnsi="Times New Roman" w:cs="Times New Roman"/>
          </w:rPr>
          <w:t>detection odds were indistinguishable</w:t>
        </w:r>
      </w:ins>
      <w:r w:rsidR="00930CFE" w:rsidRPr="00B768FA">
        <w:rPr>
          <w:rFonts w:ascii="Times New Roman" w:hAnsi="Times New Roman" w:cs="Times New Roman"/>
        </w:rPr>
        <w:t xml:space="preserve"> </w:t>
      </w:r>
      <w:r w:rsidR="00CC19DB">
        <w:rPr>
          <w:rFonts w:ascii="Times New Roman" w:hAnsi="Times New Roman" w:cs="Times New Roman"/>
        </w:rPr>
        <w:t xml:space="preserve">between </w:t>
      </w:r>
      <w:del w:id="11" w:author="Anderson, Riley Morgan" w:date="2026-03-06T11:30:00Z" w16du:dateUtc="2026-03-06T16:30:00Z">
        <w:r w:rsidR="00930CFE" w:rsidRPr="00B768FA" w:rsidDel="00974904">
          <w:rPr>
            <w:rFonts w:ascii="Times New Roman" w:hAnsi="Times New Roman" w:cs="Times New Roman"/>
          </w:rPr>
          <w:delText>detection</w:delText>
        </w:r>
        <w:r w:rsidR="00CC19DB" w:rsidDel="00974904">
          <w:rPr>
            <w:rFonts w:ascii="Times New Roman" w:hAnsi="Times New Roman" w:cs="Times New Roman"/>
          </w:rPr>
          <w:delText xml:space="preserve"> </w:delText>
        </w:r>
      </w:del>
      <w:r w:rsidR="00CC19DB">
        <w:rPr>
          <w:rFonts w:ascii="Times New Roman" w:hAnsi="Times New Roman" w:cs="Times New Roman"/>
        </w:rPr>
        <w:t>methods</w:t>
      </w:r>
      <w:del w:id="12" w:author="Anderson, Riley Morgan" w:date="2026-03-06T11:31:00Z" w16du:dateUtc="2026-03-06T16:31:00Z">
        <w:r w:rsidR="00930CFE" w:rsidRPr="00B768FA" w:rsidDel="00974904">
          <w:rPr>
            <w:rFonts w:ascii="Times New Roman" w:hAnsi="Times New Roman" w:cs="Times New Roman"/>
          </w:rPr>
          <w:delText xml:space="preserve"> (P = 0.199042)</w:delText>
        </w:r>
      </w:del>
      <w:r w:rsidR="00B768FA">
        <w:rPr>
          <w:rFonts w:ascii="Times New Roman" w:hAnsi="Times New Roman" w:cs="Times New Roman"/>
        </w:rPr>
        <w:t>.</w:t>
      </w:r>
      <w:commentRangeEnd w:id="4"/>
      <w:r w:rsidR="008C5D36">
        <w:rPr>
          <w:rStyle w:val="CommentReference"/>
        </w:rPr>
        <w:commentReference w:id="4"/>
      </w:r>
      <w:r w:rsidR="00B768FA">
        <w:rPr>
          <w:rFonts w:ascii="Times New Roman" w:hAnsi="Times New Roman" w:cs="Times New Roman"/>
        </w:rPr>
        <w:t xml:space="preserve"> </w:t>
      </w:r>
      <w:r w:rsidRPr="00B768FA">
        <w:rPr>
          <w:rFonts w:ascii="Times New Roman" w:hAnsi="Times New Roman" w:cs="Times New Roman"/>
        </w:rPr>
        <w:t>However</w:t>
      </w:r>
      <w:ins w:id="13" w:author="Anderson, Riley Morgan" w:date="2026-03-06T11:31:00Z" w16du:dateUtc="2026-03-06T16:31:00Z">
        <w:r w:rsidR="00974904">
          <w:rPr>
            <w:rFonts w:ascii="Times New Roman" w:hAnsi="Times New Roman" w:cs="Times New Roman"/>
          </w:rPr>
          <w:t>,</w:t>
        </w:r>
      </w:ins>
      <w:r w:rsidR="00930CFE" w:rsidRPr="00B768FA">
        <w:rPr>
          <w:rFonts w:ascii="Times New Roman" w:hAnsi="Times New Roman" w:cs="Times New Roman"/>
        </w:rPr>
        <w:t xml:space="preserve"> in both instances</w:t>
      </w:r>
      <w:r w:rsidRPr="00B768FA">
        <w:rPr>
          <w:rFonts w:ascii="Times New Roman" w:hAnsi="Times New Roman" w:cs="Times New Roman"/>
        </w:rPr>
        <w:t xml:space="preserve">, eDNA techniques </w:t>
      </w:r>
      <w:del w:id="14" w:author="Anderson, Riley Morgan" w:date="2026-03-06T11:31:00Z" w16du:dateUtc="2026-03-06T16:31:00Z">
        <w:r w:rsidRPr="00B768FA" w:rsidDel="00974904">
          <w:rPr>
            <w:rFonts w:ascii="Times New Roman" w:hAnsi="Times New Roman" w:cs="Times New Roman"/>
          </w:rPr>
          <w:delText>proved more successful</w:delText>
        </w:r>
      </w:del>
      <w:ins w:id="15" w:author="Anderson, Riley Morgan" w:date="2026-03-06T11:31:00Z" w16du:dateUtc="2026-03-06T16:31:00Z">
        <w:r w:rsidR="00974904">
          <w:rPr>
            <w:rFonts w:ascii="Times New Roman" w:hAnsi="Times New Roman" w:cs="Times New Roman"/>
          </w:rPr>
          <w:t>showed incre</w:t>
        </w:r>
      </w:ins>
      <w:ins w:id="16" w:author="Anderson, Riley Morgan" w:date="2026-03-06T11:32:00Z" w16du:dateUtc="2026-03-06T16:32:00Z">
        <w:r w:rsidR="00974904">
          <w:rPr>
            <w:rFonts w:ascii="Times New Roman" w:hAnsi="Times New Roman" w:cs="Times New Roman"/>
          </w:rPr>
          <w:t>ased detection</w:t>
        </w:r>
      </w:ins>
      <w:r w:rsidRPr="00B768FA">
        <w:rPr>
          <w:rFonts w:ascii="Times New Roman" w:hAnsi="Times New Roman" w:cs="Times New Roman"/>
        </w:rPr>
        <w:t xml:space="preserve"> </w:t>
      </w:r>
      <w:r w:rsidR="00CC19DB" w:rsidRPr="00B768FA">
        <w:rPr>
          <w:rFonts w:ascii="Times New Roman" w:hAnsi="Times New Roman" w:cs="Times New Roman"/>
        </w:rPr>
        <w:t>for specific taxa;</w:t>
      </w:r>
      <w:r w:rsidRPr="00B768FA">
        <w:rPr>
          <w:rFonts w:ascii="Times New Roman" w:hAnsi="Times New Roman" w:cs="Times New Roman"/>
        </w:rPr>
        <w:t xml:space="preserve"> </w:t>
      </w:r>
      <w:r w:rsidR="00CC19DB" w:rsidRPr="00B768FA">
        <w:rPr>
          <w:rFonts w:ascii="Times New Roman" w:hAnsi="Times New Roman" w:cs="Times New Roman"/>
        </w:rPr>
        <w:t xml:space="preserve">for paired site comparisons, eDNA </w:t>
      </w:r>
      <w:del w:id="17" w:author="Anderson, Riley Morgan" w:date="2026-03-06T11:32:00Z" w16du:dateUtc="2026-03-06T16:32:00Z">
        <w:r w:rsidR="00CC19DB" w:rsidRPr="00B768FA" w:rsidDel="00974904">
          <w:rPr>
            <w:rFonts w:ascii="Times New Roman" w:hAnsi="Times New Roman" w:cs="Times New Roman"/>
          </w:rPr>
          <w:delText xml:space="preserve">was </w:delText>
        </w:r>
        <w:r w:rsidR="00B768FA" w:rsidRPr="00B768FA" w:rsidDel="00974904">
          <w:rPr>
            <w:rFonts w:ascii="Times New Roman" w:hAnsi="Times New Roman" w:cs="Times New Roman"/>
          </w:rPr>
          <w:delText xml:space="preserve">significantly </w:delText>
        </w:r>
        <w:r w:rsidR="00CC19DB" w:rsidRPr="00B768FA" w:rsidDel="00974904">
          <w:rPr>
            <w:rFonts w:ascii="Times New Roman" w:hAnsi="Times New Roman" w:cs="Times New Roman"/>
          </w:rPr>
          <w:delText>more successful</w:delText>
        </w:r>
      </w:del>
      <w:ins w:id="18" w:author="Anderson, Riley Morgan" w:date="2026-03-06T11:32:00Z" w16du:dateUtc="2026-03-06T16:32:00Z">
        <w:r w:rsidR="00974904">
          <w:rPr>
            <w:rFonts w:ascii="Times New Roman" w:hAnsi="Times New Roman" w:cs="Times New Roman"/>
          </w:rPr>
          <w:t>improved detection</w:t>
        </w:r>
      </w:ins>
      <w:r w:rsidR="00CC19DB" w:rsidRPr="00B768FA">
        <w:rPr>
          <w:rFonts w:ascii="Times New Roman" w:hAnsi="Times New Roman" w:cs="Times New Roman"/>
        </w:rPr>
        <w:t xml:space="preserve"> for </w:t>
      </w:r>
      <w:r w:rsidR="00B768FA" w:rsidRPr="00B768FA">
        <w:rPr>
          <w:rFonts w:ascii="Times New Roman" w:hAnsi="Times New Roman" w:cs="Times New Roman"/>
        </w:rPr>
        <w:t>molluscs, fish, and amphibians</w:t>
      </w:r>
      <w:del w:id="19" w:author="Anderson, Riley Morgan" w:date="2026-03-06T11:32:00Z" w16du:dateUtc="2026-03-06T16:32:00Z">
        <w:r w:rsidR="00B768FA" w:rsidRPr="00B768FA" w:rsidDel="00974904">
          <w:rPr>
            <w:rFonts w:ascii="Times New Roman" w:hAnsi="Times New Roman" w:cs="Times New Roman"/>
          </w:rPr>
          <w:delText xml:space="preserve"> ( P &lt; .05)</w:delText>
        </w:r>
      </w:del>
      <w:r w:rsidR="00B768FA" w:rsidRPr="00B768FA">
        <w:rPr>
          <w:rFonts w:ascii="Times New Roman" w:hAnsi="Times New Roman" w:cs="Times New Roman"/>
        </w:rPr>
        <w:t xml:space="preserve">, </w:t>
      </w:r>
      <w:del w:id="20" w:author="Anderson, Riley Morgan" w:date="2026-03-06T11:33:00Z" w16du:dateUtc="2026-03-06T16:33:00Z">
        <w:r w:rsidR="00CC19DB" w:rsidRPr="00B768FA" w:rsidDel="00974904">
          <w:rPr>
            <w:rFonts w:ascii="Times New Roman" w:hAnsi="Times New Roman" w:cs="Times New Roman"/>
          </w:rPr>
          <w:delText>and for</w:delText>
        </w:r>
      </w:del>
      <w:ins w:id="21" w:author="Anderson, Riley Morgan" w:date="2026-03-06T11:33:00Z" w16du:dateUtc="2026-03-06T16:33:00Z">
        <w:r w:rsidR="00974904">
          <w:rPr>
            <w:rFonts w:ascii="Times New Roman" w:hAnsi="Times New Roman" w:cs="Times New Roman"/>
          </w:rPr>
          <w:t>while</w:t>
        </w:r>
      </w:ins>
      <w:r w:rsidR="00CC19DB" w:rsidRPr="00B768FA">
        <w:rPr>
          <w:rFonts w:ascii="Times New Roman" w:hAnsi="Times New Roman" w:cs="Times New Roman"/>
        </w:rPr>
        <w:t xml:space="preserve"> sample detections at paired sites, </w:t>
      </w:r>
      <w:ins w:id="22" w:author="Anderson, Riley Morgan" w:date="2026-03-06T11:35:00Z" w16du:dateUtc="2026-03-06T16:35:00Z">
        <w:r w:rsidR="00974904">
          <w:rPr>
            <w:rFonts w:ascii="Times New Roman" w:hAnsi="Times New Roman" w:cs="Times New Roman"/>
          </w:rPr>
          <w:t xml:space="preserve">showed improved </w:t>
        </w:r>
      </w:ins>
      <w:r w:rsidR="00CC19DB" w:rsidRPr="00B768FA">
        <w:rPr>
          <w:rFonts w:ascii="Times New Roman" w:hAnsi="Times New Roman" w:cs="Times New Roman"/>
        </w:rPr>
        <w:t>eDN</w:t>
      </w:r>
      <w:r w:rsidR="00B768FA" w:rsidRPr="00B768FA">
        <w:rPr>
          <w:rFonts w:ascii="Times New Roman" w:hAnsi="Times New Roman" w:cs="Times New Roman"/>
        </w:rPr>
        <w:t>A</w:t>
      </w:r>
      <w:ins w:id="23" w:author="Anderson, Riley Morgan" w:date="2026-03-06T11:35:00Z" w16du:dateUtc="2026-03-06T16:35:00Z">
        <w:r w:rsidR="00974904">
          <w:rPr>
            <w:rFonts w:ascii="Times New Roman" w:hAnsi="Times New Roman" w:cs="Times New Roman"/>
          </w:rPr>
          <w:t xml:space="preserve"> detection</w:t>
        </w:r>
      </w:ins>
      <w:r w:rsidR="00CC19DB" w:rsidRPr="00B768FA">
        <w:rPr>
          <w:rFonts w:ascii="Times New Roman" w:hAnsi="Times New Roman" w:cs="Times New Roman"/>
        </w:rPr>
        <w:t xml:space="preserve"> </w:t>
      </w:r>
      <w:del w:id="24" w:author="Anderson, Riley Morgan" w:date="2026-03-06T11:35:00Z" w16du:dateUtc="2026-03-06T16:35:00Z">
        <w:r w:rsidR="00CC19DB" w:rsidRPr="00B768FA" w:rsidDel="00974904">
          <w:rPr>
            <w:rFonts w:ascii="Times New Roman" w:hAnsi="Times New Roman" w:cs="Times New Roman"/>
          </w:rPr>
          <w:delText xml:space="preserve">was more successful </w:delText>
        </w:r>
      </w:del>
      <w:r w:rsidR="00CC19DB" w:rsidRPr="00B768FA">
        <w:rPr>
          <w:rFonts w:ascii="Times New Roman" w:hAnsi="Times New Roman" w:cs="Times New Roman"/>
        </w:rPr>
        <w:t xml:space="preserve">for </w:t>
      </w:r>
      <w:r w:rsidR="00B768FA" w:rsidRPr="00B768FA">
        <w:rPr>
          <w:rFonts w:ascii="Times New Roman" w:hAnsi="Times New Roman" w:cs="Times New Roman"/>
        </w:rPr>
        <w:t>molluscs, mammals, and fish</w:t>
      </w:r>
      <w:del w:id="25" w:author="Anderson, Riley Morgan" w:date="2026-03-06T11:35:00Z" w16du:dateUtc="2026-03-06T16:35:00Z">
        <w:r w:rsidR="00B768FA" w:rsidRPr="00B768FA" w:rsidDel="00974904">
          <w:rPr>
            <w:rFonts w:ascii="Times New Roman" w:hAnsi="Times New Roman" w:cs="Times New Roman"/>
          </w:rPr>
          <w:delText xml:space="preserve"> ( P &lt; .05)</w:delText>
        </w:r>
      </w:del>
      <w:ins w:id="26" w:author="Anderson, Riley Morgan" w:date="2026-03-06T11:35:00Z" w16du:dateUtc="2026-03-06T16:35:00Z">
        <w:r w:rsidR="00974904">
          <w:rPr>
            <w:rFonts w:ascii="Times New Roman" w:hAnsi="Times New Roman" w:cs="Times New Roman"/>
          </w:rPr>
          <w:t>, but weakened</w:t>
        </w:r>
      </w:ins>
      <w:ins w:id="27" w:author="Anderson, Riley Morgan" w:date="2026-03-06T11:36:00Z" w16du:dateUtc="2026-03-06T16:36:00Z">
        <w:r w:rsidR="00974904">
          <w:rPr>
            <w:rFonts w:ascii="Times New Roman" w:hAnsi="Times New Roman" w:cs="Times New Roman"/>
          </w:rPr>
          <w:t xml:space="preserve"> detection for arthopods</w:t>
        </w:r>
      </w:ins>
      <w:r w:rsidR="00B768FA" w:rsidRPr="00B768FA">
        <w:rPr>
          <w:rFonts w:ascii="Times New Roman" w:hAnsi="Times New Roman" w:cs="Times New Roman"/>
        </w:rPr>
        <w:t>.</w:t>
      </w:r>
      <w:ins w:id="28" w:author="Crowder, David William" w:date="2025-08-19T15:17:00Z" w16du:dateUtc="2025-08-19T21:17:00Z">
        <w:r w:rsidR="0026382F" w:rsidRPr="00B768FA">
          <w:rPr>
            <w:rFonts w:ascii="Times New Roman" w:hAnsi="Times New Roman" w:cs="Times New Roman"/>
          </w:rPr>
          <w:t xml:space="preserve"> </w:t>
        </w:r>
      </w:ins>
      <w:r w:rsidRPr="00B768FA">
        <w:rPr>
          <w:rFonts w:ascii="Times New Roman" w:hAnsi="Times New Roman" w:cs="Times New Roman"/>
        </w:rPr>
        <w:t>Our findings suggest that eDNA is a more effective tool for species detection for some taxa, potentially due to abiotic factors contributing to eDNA dispersion and degradation.</w:t>
      </w:r>
      <w:r w:rsidR="0026382F" w:rsidRPr="00B768FA">
        <w:rPr>
          <w:rFonts w:ascii="Times New Roman" w:hAnsi="Times New Roman" w:cs="Times New Roman"/>
        </w:rPr>
        <w:t xml:space="preserve"> More broadly</w:t>
      </w:r>
      <w:r w:rsidRPr="00B768FA">
        <w:rPr>
          <w:rFonts w:ascii="Times New Roman" w:hAnsi="Times New Roman" w:cs="Times New Roman"/>
        </w:rPr>
        <w:t xml:space="preserve"> this meta-analysis </w:t>
      </w:r>
      <w:r w:rsidRPr="00B768FA">
        <w:rPr>
          <w:rFonts w:ascii="Times New Roman" w:hAnsi="Times New Roman" w:cs="Times New Roman"/>
        </w:rPr>
        <w:lastRenderedPageBreak/>
        <w:t xml:space="preserve">illuminates the need for a more diversified </w:t>
      </w:r>
      <w:r w:rsidR="0026382F" w:rsidRPr="00B768FA">
        <w:rPr>
          <w:rFonts w:ascii="Times New Roman" w:hAnsi="Times New Roman" w:cs="Times New Roman"/>
        </w:rPr>
        <w:t xml:space="preserve">assessment of eDNA across a </w:t>
      </w:r>
      <w:r w:rsidRPr="00B768FA">
        <w:rPr>
          <w:rFonts w:ascii="Times New Roman" w:hAnsi="Times New Roman" w:cs="Times New Roman"/>
        </w:rPr>
        <w:t>range of taxa and environments.</w:t>
      </w:r>
    </w:p>
    <w:p w14:paraId="1F2000EE" w14:textId="77777777" w:rsidR="008709E0" w:rsidRDefault="008709E0">
      <w:pPr>
        <w:spacing w:after="160" w:line="278" w:lineRule="auto"/>
        <w:rPr>
          <w:rFonts w:ascii="Times New Roman" w:hAnsi="Times New Roman" w:cs="Times New Roman"/>
        </w:rPr>
      </w:pPr>
      <w:r>
        <w:rPr>
          <w:rFonts w:ascii="Times New Roman" w:hAnsi="Times New Roman" w:cs="Times New Roman"/>
        </w:rPr>
        <w:br w:type="page"/>
      </w:r>
    </w:p>
    <w:p w14:paraId="6594D965" w14:textId="684C7CD3" w:rsidR="003626C7" w:rsidRDefault="008709E0" w:rsidP="008709E0">
      <w:pPr>
        <w:spacing w:line="480" w:lineRule="auto"/>
        <w:contextualSpacing/>
        <w:rPr>
          <w:ins w:id="29" w:author="Macon, Taydin Robert" w:date="2025-10-29T09:27:00Z" w16du:dateUtc="2025-10-29T16:27:00Z"/>
          <w:rFonts w:ascii="Times New Roman" w:hAnsi="Times New Roman" w:cs="Times New Roman"/>
          <w:b/>
          <w:bCs/>
        </w:rPr>
      </w:pPr>
      <w:r>
        <w:rPr>
          <w:rFonts w:ascii="Times New Roman" w:hAnsi="Times New Roman" w:cs="Times New Roman"/>
          <w:b/>
          <w:bCs/>
        </w:rPr>
        <w:lastRenderedPageBreak/>
        <w:t>Introduction</w:t>
      </w:r>
    </w:p>
    <w:p w14:paraId="2E504052" w14:textId="077C6E4D" w:rsidR="003626C7" w:rsidRDefault="003626C7" w:rsidP="00B826E9">
      <w:pPr>
        <w:spacing w:line="480" w:lineRule="auto"/>
        <w:ind w:firstLine="720"/>
        <w:contextualSpacing/>
        <w:rPr>
          <w:ins w:id="30" w:author="Crowder, David William" w:date="2025-08-31T19:57:00Z" w16du:dateUtc="2025-09-01T02:57:00Z"/>
          <w:rFonts w:ascii="Times New Roman" w:hAnsi="Times New Roman" w:cs="Times New Roman"/>
        </w:rPr>
      </w:pPr>
      <w:r w:rsidRPr="008709E0">
        <w:rPr>
          <w:rFonts w:ascii="Times New Roman" w:hAnsi="Times New Roman" w:cs="Times New Roman"/>
        </w:rPr>
        <w:t xml:space="preserve">Monitoring for specific </w:t>
      </w:r>
      <w:r w:rsidR="00D535D5">
        <w:rPr>
          <w:rFonts w:ascii="Times New Roman" w:hAnsi="Times New Roman" w:cs="Times New Roman"/>
        </w:rPr>
        <w:t>taxa in</w:t>
      </w:r>
      <w:r w:rsidRPr="008709E0">
        <w:rPr>
          <w:rFonts w:ascii="Times New Roman" w:hAnsi="Times New Roman" w:cs="Times New Roman"/>
        </w:rPr>
        <w:t xml:space="preserve"> an ecosystem is </w:t>
      </w:r>
      <w:r w:rsidR="00D535D5">
        <w:rPr>
          <w:rFonts w:ascii="Times New Roman" w:hAnsi="Times New Roman" w:cs="Times New Roman"/>
        </w:rPr>
        <w:t>e</w:t>
      </w:r>
      <w:r w:rsidRPr="008709E0">
        <w:rPr>
          <w:rFonts w:ascii="Times New Roman" w:hAnsi="Times New Roman" w:cs="Times New Roman"/>
        </w:rPr>
        <w:t xml:space="preserve">ssential to understand </w:t>
      </w:r>
      <w:r w:rsidR="00AB2046">
        <w:rPr>
          <w:rFonts w:ascii="Times New Roman" w:hAnsi="Times New Roman" w:cs="Times New Roman"/>
        </w:rPr>
        <w:t>the</w:t>
      </w:r>
      <w:r w:rsidRPr="008709E0">
        <w:rPr>
          <w:rFonts w:ascii="Times New Roman" w:hAnsi="Times New Roman" w:cs="Times New Roman"/>
        </w:rPr>
        <w:t xml:space="preserve"> history, current state, and </w:t>
      </w:r>
      <w:r w:rsidR="00EE0451">
        <w:rPr>
          <w:rFonts w:ascii="Times New Roman" w:hAnsi="Times New Roman" w:cs="Times New Roman"/>
        </w:rPr>
        <w:t xml:space="preserve">future </w:t>
      </w:r>
      <w:r w:rsidRPr="008709E0">
        <w:rPr>
          <w:rFonts w:ascii="Times New Roman" w:hAnsi="Times New Roman" w:cs="Times New Roman"/>
        </w:rPr>
        <w:t xml:space="preserve">effects </w:t>
      </w:r>
      <w:r w:rsidR="00AB2046">
        <w:rPr>
          <w:rFonts w:ascii="Times New Roman" w:hAnsi="Times New Roman" w:cs="Times New Roman"/>
        </w:rPr>
        <w:t>the</w:t>
      </w:r>
      <w:r w:rsidR="001129CD">
        <w:rPr>
          <w:rFonts w:ascii="Times New Roman" w:hAnsi="Times New Roman" w:cs="Times New Roman"/>
        </w:rPr>
        <w:t xml:space="preserve"> </w:t>
      </w:r>
      <w:r w:rsidRPr="008709E0">
        <w:rPr>
          <w:rFonts w:ascii="Times New Roman" w:hAnsi="Times New Roman" w:cs="Times New Roman"/>
        </w:rPr>
        <w:t>animal biodiversity</w:t>
      </w:r>
      <w:r w:rsidR="00AB2046">
        <w:rPr>
          <w:rFonts w:ascii="Times New Roman" w:hAnsi="Times New Roman" w:cs="Times New Roman"/>
        </w:rPr>
        <w:t xml:space="preserve"> </w:t>
      </w:r>
      <w:r w:rsidR="001129CD">
        <w:rPr>
          <w:rFonts w:ascii="Times New Roman" w:hAnsi="Times New Roman" w:cs="Times New Roman"/>
        </w:rPr>
        <w:t xml:space="preserve">has </w:t>
      </w:r>
      <w:r w:rsidR="00AB2046">
        <w:rPr>
          <w:rFonts w:ascii="Times New Roman" w:hAnsi="Times New Roman" w:cs="Times New Roman"/>
        </w:rPr>
        <w:t>on the ecosystem</w:t>
      </w:r>
      <w:r w:rsidRPr="008709E0">
        <w:rPr>
          <w:rFonts w:ascii="Times New Roman" w:hAnsi="Times New Roman" w:cs="Times New Roman"/>
        </w:rPr>
        <w:t>.</w:t>
      </w:r>
      <w:r w:rsidR="00EE0451">
        <w:rPr>
          <w:rFonts w:ascii="Times New Roman" w:hAnsi="Times New Roman" w:cs="Times New Roman"/>
        </w:rPr>
        <w:t xml:space="preserve"> There are several methods used for </w:t>
      </w:r>
      <w:r w:rsidR="00B826E9">
        <w:rPr>
          <w:rFonts w:ascii="Times New Roman" w:hAnsi="Times New Roman" w:cs="Times New Roman"/>
        </w:rPr>
        <w:t>biomonitoring;</w:t>
      </w:r>
      <w:r w:rsidR="00EE0451">
        <w:rPr>
          <w:rFonts w:ascii="Times New Roman" w:hAnsi="Times New Roman" w:cs="Times New Roman"/>
        </w:rPr>
        <w:t xml:space="preserve"> however the appropriate practice depends on the taxa in question, animal life history, and the environment itself. Various net types</w:t>
      </w:r>
      <w:r w:rsidR="00AB2046">
        <w:rPr>
          <w:rFonts w:ascii="Times New Roman" w:hAnsi="Times New Roman" w:cs="Times New Roman"/>
        </w:rPr>
        <w:t xml:space="preserve">, </w:t>
      </w:r>
      <w:r w:rsidR="00EE0451">
        <w:rPr>
          <w:rFonts w:ascii="Times New Roman" w:hAnsi="Times New Roman" w:cs="Times New Roman"/>
        </w:rPr>
        <w:t>for example, can be used to capture different aquatic taxa such as fish, amphibians, and even aquatic arthropods</w:t>
      </w:r>
      <w:r w:rsidR="00DE2528">
        <w:rPr>
          <w:rFonts w:ascii="Times New Roman" w:hAnsi="Times New Roman" w:cs="Times New Roman"/>
        </w:rPr>
        <w:t xml:space="preserve"> while </w:t>
      </w:r>
      <w:r w:rsidR="00AB2046">
        <w:rPr>
          <w:rFonts w:ascii="Times New Roman" w:hAnsi="Times New Roman" w:cs="Times New Roman"/>
        </w:rPr>
        <w:t xml:space="preserve">terrestrial species can be detected with traps, visual surveys, or auditory surveys. </w:t>
      </w:r>
      <w:r w:rsidR="00DE2528">
        <w:rPr>
          <w:rFonts w:ascii="Times New Roman" w:hAnsi="Times New Roman" w:cs="Times New Roman"/>
        </w:rPr>
        <w:t xml:space="preserve">Though these techniques have shown detection is possible, </w:t>
      </w:r>
      <w:r w:rsidR="00B826E9">
        <w:rPr>
          <w:rFonts w:ascii="Times New Roman" w:hAnsi="Times New Roman" w:cs="Times New Roman"/>
        </w:rPr>
        <w:t xml:space="preserve">imperfect sampling of rare species leads to underestimated species distributions </w:t>
      </w:r>
      <w:r w:rsidR="00B826E9" w:rsidRPr="00C50861">
        <w:rPr>
          <w:rFonts w:ascii="Times New Roman" w:hAnsi="Times New Roman" w:cs="Times New Roman"/>
          <w:highlight w:val="green"/>
          <w:rPrChange w:id="31" w:author="Macon, Taydin Robert" w:date="2026-02-10T08:52:00Z" w16du:dateUtc="2026-02-10T16:52:00Z">
            <w:rPr>
              <w:rFonts w:ascii="Times New Roman" w:hAnsi="Times New Roman" w:cs="Times New Roman"/>
            </w:rPr>
          </w:rPrChange>
        </w:rPr>
        <w:t>(Belmont</w:t>
      </w:r>
      <w:r w:rsidR="00B826E9">
        <w:rPr>
          <w:rFonts w:ascii="Times New Roman" w:hAnsi="Times New Roman" w:cs="Times New Roman"/>
        </w:rPr>
        <w:t xml:space="preserve"> </w:t>
      </w:r>
      <w:r w:rsidR="00B826E9">
        <w:rPr>
          <w:rFonts w:ascii="Times New Roman" w:hAnsi="Times New Roman" w:cs="Times New Roman"/>
          <w:i/>
          <w:iCs/>
        </w:rPr>
        <w:t xml:space="preserve">et al., </w:t>
      </w:r>
      <w:r w:rsidR="00B826E9">
        <w:rPr>
          <w:rFonts w:ascii="Times New Roman" w:hAnsi="Times New Roman" w:cs="Times New Roman"/>
        </w:rPr>
        <w:t>2022), and overall, sampling can be costly and time consuming (</w:t>
      </w:r>
      <w:r w:rsidR="00B826E9" w:rsidRPr="00C50861">
        <w:rPr>
          <w:rFonts w:ascii="Times New Roman" w:hAnsi="Times New Roman" w:cs="Times New Roman"/>
          <w:highlight w:val="green"/>
          <w:rPrChange w:id="32" w:author="Macon, Taydin Robert" w:date="2026-02-10T08:52:00Z" w16du:dateUtc="2026-02-10T16:52:00Z">
            <w:rPr>
              <w:rFonts w:ascii="Times New Roman" w:hAnsi="Times New Roman" w:cs="Times New Roman"/>
            </w:rPr>
          </w:rPrChange>
        </w:rPr>
        <w:t>Montes</w:t>
      </w:r>
      <w:r w:rsidR="00B826E9">
        <w:rPr>
          <w:rFonts w:ascii="Times New Roman" w:hAnsi="Times New Roman" w:cs="Times New Roman"/>
        </w:rPr>
        <w:t xml:space="preserve"> </w:t>
      </w:r>
      <w:r w:rsidR="00B826E9">
        <w:rPr>
          <w:rFonts w:ascii="Times New Roman" w:hAnsi="Times New Roman" w:cs="Times New Roman"/>
          <w:i/>
          <w:iCs/>
        </w:rPr>
        <w:t xml:space="preserve">et al., </w:t>
      </w:r>
      <w:r w:rsidR="00B826E9">
        <w:rPr>
          <w:rFonts w:ascii="Times New Roman" w:hAnsi="Times New Roman" w:cs="Times New Roman"/>
        </w:rPr>
        <w:t>2021)</w:t>
      </w:r>
      <w:r w:rsidR="001129CD">
        <w:rPr>
          <w:rFonts w:ascii="Times New Roman" w:hAnsi="Times New Roman" w:cs="Times New Roman"/>
        </w:rPr>
        <w:t xml:space="preserve">. Clearly a need exists for more standardized, less </w:t>
      </w:r>
      <w:r w:rsidR="00B826E9">
        <w:rPr>
          <w:rFonts w:ascii="Times New Roman" w:hAnsi="Times New Roman" w:cs="Times New Roman"/>
        </w:rPr>
        <w:t>labor-intensive</w:t>
      </w:r>
      <w:r w:rsidR="001129CD">
        <w:rPr>
          <w:rFonts w:ascii="Times New Roman" w:hAnsi="Times New Roman" w:cs="Times New Roman"/>
        </w:rPr>
        <w:t xml:space="preserve"> biomonitoring schemes to produce accurate and consistent probabilities of detection. </w:t>
      </w:r>
    </w:p>
    <w:p w14:paraId="35A54544" w14:textId="00804B8F" w:rsidR="00B72987" w:rsidRDefault="00AB20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contextualSpacing/>
        <w:rPr>
          <w:rFonts w:ascii="Times New Roman" w:hAnsi="Times New Roman" w:cs="Times New Roman"/>
        </w:rPr>
        <w:pPrChange w:id="33" w:author="Macon, Taydin Robert" w:date="2025-10-29T09:09:00Z" w16du:dateUtc="2025-10-29T16:09: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540"/>
            <w:contextualSpacing/>
          </w:pPr>
        </w:pPrChange>
      </w:pPr>
      <w:r>
        <w:rPr>
          <w:rFonts w:ascii="Times New Roman" w:hAnsi="Times New Roman" w:cs="Times New Roman"/>
          <w:color w:val="000000"/>
          <w:kern w:val="0"/>
        </w:rPr>
        <w:tab/>
      </w:r>
      <w:r w:rsidR="00B72987">
        <w:rPr>
          <w:rFonts w:ascii="Times New Roman" w:hAnsi="Times New Roman" w:cs="Times New Roman"/>
          <w:color w:val="000000"/>
          <w:kern w:val="0"/>
        </w:rPr>
        <w:t xml:space="preserve">To address limitations of standard monitoring methods, </w:t>
      </w:r>
      <w:r w:rsidR="003626C7" w:rsidRPr="008709E0">
        <w:rPr>
          <w:rFonts w:ascii="Times New Roman" w:hAnsi="Times New Roman" w:cs="Times New Roman"/>
        </w:rPr>
        <w:t xml:space="preserve">recent developments in molecular technology have produced environmental DNA (eDNA) as a tool for species monitoring. </w:t>
      </w:r>
      <w:r w:rsidR="003626C7" w:rsidRPr="008709E0">
        <w:rPr>
          <w:rFonts w:ascii="Times New Roman" w:hAnsi="Times New Roman" w:cs="Times New Roman"/>
          <w:color w:val="000000"/>
          <w:kern w:val="0"/>
        </w:rPr>
        <w:t xml:space="preserve">eDNA is DNA </w:t>
      </w:r>
      <w:r w:rsidR="00B72987">
        <w:rPr>
          <w:rFonts w:ascii="Times New Roman" w:hAnsi="Times New Roman" w:cs="Times New Roman"/>
          <w:color w:val="000000"/>
          <w:kern w:val="0"/>
        </w:rPr>
        <w:t xml:space="preserve">shed by an organism that is </w:t>
      </w:r>
      <w:r w:rsidR="003626C7" w:rsidRPr="008709E0">
        <w:rPr>
          <w:rFonts w:ascii="Times New Roman" w:hAnsi="Times New Roman" w:cs="Times New Roman"/>
          <w:color w:val="000000"/>
          <w:kern w:val="0"/>
        </w:rPr>
        <w:t>extracted from an environmental sample</w:t>
      </w:r>
      <w:r w:rsidR="00B72987">
        <w:rPr>
          <w:rFonts w:ascii="Times New Roman" w:hAnsi="Times New Roman" w:cs="Times New Roman"/>
          <w:color w:val="000000"/>
          <w:kern w:val="0"/>
        </w:rPr>
        <w:t>,</w:t>
      </w:r>
      <w:r w:rsidR="003626C7" w:rsidRPr="008709E0">
        <w:rPr>
          <w:rFonts w:ascii="Times New Roman" w:hAnsi="Times New Roman" w:cs="Times New Roman"/>
          <w:color w:val="000000"/>
          <w:kern w:val="0"/>
        </w:rPr>
        <w:t xml:space="preserve"> such as in water, soil, or even air (</w:t>
      </w:r>
      <w:r w:rsidR="003626C7" w:rsidRPr="00C50861">
        <w:rPr>
          <w:rFonts w:ascii="Times New Roman" w:hAnsi="Times New Roman" w:cs="Times New Roman"/>
          <w:color w:val="000000"/>
          <w:kern w:val="0"/>
          <w:highlight w:val="green"/>
          <w:rPrChange w:id="34" w:author="Macon, Taydin Robert" w:date="2026-02-10T08:53:00Z" w16du:dateUtc="2026-02-10T16:53:00Z">
            <w:rPr>
              <w:rFonts w:ascii="Times New Roman" w:hAnsi="Times New Roman" w:cs="Times New Roman"/>
              <w:color w:val="000000"/>
              <w:kern w:val="0"/>
            </w:rPr>
          </w:rPrChange>
        </w:rPr>
        <w:t>Rees</w:t>
      </w:r>
      <w:ins w:id="35" w:author="Macon, Taydin Robert" w:date="2026-02-06T10:30:00Z" w16du:dateUtc="2026-02-06T18:30:00Z">
        <w:r w:rsidR="00C02F2B" w:rsidRPr="00C50861">
          <w:rPr>
            <w:rFonts w:ascii="Times New Roman" w:hAnsi="Times New Roman" w:cs="Times New Roman"/>
            <w:color w:val="000000"/>
            <w:kern w:val="0"/>
            <w:highlight w:val="green"/>
            <w:rPrChange w:id="36" w:author="Macon, Taydin Robert" w:date="2026-02-10T08:53:00Z" w16du:dateUtc="2026-02-10T16:53:00Z">
              <w:rPr>
                <w:rFonts w:ascii="Times New Roman" w:hAnsi="Times New Roman" w:cs="Times New Roman"/>
                <w:color w:val="000000"/>
                <w:kern w:val="0"/>
              </w:rPr>
            </w:rPrChange>
          </w:rPr>
          <w:t>e</w:t>
        </w:r>
      </w:ins>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2014</w:t>
      </w:r>
      <w:r w:rsidR="00B72987">
        <w:rPr>
          <w:rFonts w:ascii="Times New Roman" w:hAnsi="Times New Roman" w:cs="Times New Roman"/>
          <w:color w:val="000000"/>
          <w:kern w:val="0"/>
        </w:rPr>
        <w:t xml:space="preserve">; </w:t>
      </w:r>
      <w:r w:rsidR="00B72987" w:rsidRPr="00C50861">
        <w:rPr>
          <w:rFonts w:ascii="Times New Roman" w:hAnsi="Times New Roman" w:cs="Times New Roman"/>
          <w:color w:val="000000"/>
          <w:kern w:val="0"/>
          <w:highlight w:val="green"/>
          <w:rPrChange w:id="37" w:author="Macon, Taydin Robert" w:date="2026-02-10T08:54:00Z" w16du:dateUtc="2026-02-10T16:54:00Z">
            <w:rPr>
              <w:rFonts w:ascii="Times New Roman" w:hAnsi="Times New Roman" w:cs="Times New Roman"/>
              <w:color w:val="000000"/>
              <w:kern w:val="0"/>
            </w:rPr>
          </w:rPrChange>
        </w:rPr>
        <w:t>Joseph</w:t>
      </w:r>
      <w:r w:rsidR="00B72987">
        <w:rPr>
          <w:rFonts w:ascii="Times New Roman" w:hAnsi="Times New Roman" w:cs="Times New Roman"/>
          <w:color w:val="000000"/>
          <w:kern w:val="0"/>
        </w:rPr>
        <w:t xml:space="preserve"> </w:t>
      </w:r>
      <w:r w:rsidR="00B72987" w:rsidRPr="007401B4">
        <w:rPr>
          <w:rFonts w:ascii="Times New Roman" w:hAnsi="Times New Roman" w:cs="Times New Roman"/>
          <w:i/>
          <w:iCs/>
          <w:color w:val="000000"/>
          <w:kern w:val="0"/>
        </w:rPr>
        <w:t>et al.</w:t>
      </w:r>
      <w:r w:rsidR="00B72987">
        <w:rPr>
          <w:rFonts w:ascii="Times New Roman" w:hAnsi="Times New Roman" w:cs="Times New Roman"/>
          <w:color w:val="000000"/>
          <w:kern w:val="0"/>
        </w:rPr>
        <w:t>, 2022</w:t>
      </w:r>
      <w:r w:rsidR="003626C7" w:rsidRPr="008709E0">
        <w:rPr>
          <w:rFonts w:ascii="Times New Roman" w:hAnsi="Times New Roman" w:cs="Times New Roman"/>
          <w:color w:val="000000"/>
          <w:kern w:val="0"/>
        </w:rPr>
        <w:t>). eDNA studies have consisted largely in the detection of fish, amphibians, and macroinvertebrates in aquatic settings (</w:t>
      </w:r>
      <w:r w:rsidR="003626C7" w:rsidRPr="00C50861">
        <w:rPr>
          <w:rFonts w:ascii="Times New Roman" w:hAnsi="Times New Roman" w:cs="Times New Roman"/>
          <w:color w:val="000000"/>
          <w:kern w:val="0"/>
          <w:highlight w:val="green"/>
          <w:rPrChange w:id="38" w:author="Macon, Taydin Robert" w:date="2026-02-10T08:54:00Z" w16du:dateUtc="2026-02-10T16:54:00Z">
            <w:rPr>
              <w:rFonts w:ascii="Times New Roman" w:hAnsi="Times New Roman" w:cs="Times New Roman"/>
              <w:color w:val="000000"/>
              <w:kern w:val="0"/>
            </w:rPr>
          </w:rPrChange>
        </w:rPr>
        <w:t>Goldberg</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 xml:space="preserve">2015, </w:t>
      </w:r>
      <w:r w:rsidR="003626C7" w:rsidRPr="00C50861">
        <w:rPr>
          <w:rFonts w:ascii="Times New Roman" w:hAnsi="Times New Roman" w:cs="Times New Roman"/>
          <w:color w:val="000000"/>
          <w:kern w:val="0"/>
          <w:highlight w:val="green"/>
          <w:rPrChange w:id="39" w:author="Macon, Taydin Robert" w:date="2026-02-10T08:54:00Z" w16du:dateUtc="2026-02-10T16:54:00Z">
            <w:rPr>
              <w:rFonts w:ascii="Times New Roman" w:hAnsi="Times New Roman" w:cs="Times New Roman"/>
              <w:color w:val="000000"/>
              <w:kern w:val="0"/>
            </w:rPr>
          </w:rPrChange>
        </w:rPr>
        <w:t>Wang</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 xml:space="preserve">2021, </w:t>
      </w:r>
      <w:r w:rsidR="003626C7" w:rsidRPr="00AB5A2C">
        <w:rPr>
          <w:rFonts w:ascii="Times New Roman" w:hAnsi="Times New Roman" w:cs="Times New Roman"/>
          <w:color w:val="000000"/>
          <w:kern w:val="0"/>
          <w:highlight w:val="green"/>
          <w:rPrChange w:id="40" w:author="Macon, Taydin Robert" w:date="2026-02-10T08:59:00Z" w16du:dateUtc="2026-02-10T16:59:00Z">
            <w:rPr>
              <w:rFonts w:ascii="Times New Roman" w:hAnsi="Times New Roman" w:cs="Times New Roman"/>
              <w:color w:val="000000"/>
              <w:kern w:val="0"/>
            </w:rPr>
          </w:rPrChange>
        </w:rPr>
        <w:t>Sun</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 xml:space="preserve">2023, </w:t>
      </w:r>
      <w:r w:rsidR="003626C7" w:rsidRPr="00AB5A2C">
        <w:rPr>
          <w:rFonts w:ascii="Times New Roman" w:hAnsi="Times New Roman" w:cs="Times New Roman"/>
          <w:color w:val="000000"/>
          <w:kern w:val="0"/>
          <w:highlight w:val="green"/>
          <w:rPrChange w:id="41" w:author="Macon, Taydin Robert" w:date="2026-02-10T09:00:00Z" w16du:dateUtc="2026-02-10T17:00:00Z">
            <w:rPr>
              <w:rFonts w:ascii="Times New Roman" w:hAnsi="Times New Roman" w:cs="Times New Roman"/>
              <w:color w:val="000000"/>
              <w:kern w:val="0"/>
            </w:rPr>
          </w:rPrChange>
        </w:rPr>
        <w:t>Poyntz-Wright</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2024) with one of the first major studies</w:t>
      </w:r>
      <w:r w:rsidR="00B72987">
        <w:rPr>
          <w:rFonts w:ascii="Times New Roman" w:hAnsi="Times New Roman" w:cs="Times New Roman"/>
          <w:color w:val="000000"/>
          <w:kern w:val="0"/>
        </w:rPr>
        <w:t xml:space="preserve"> focused on </w:t>
      </w:r>
      <w:r w:rsidR="003626C7" w:rsidRPr="008709E0">
        <w:rPr>
          <w:rFonts w:ascii="Times New Roman" w:hAnsi="Times New Roman" w:cs="Times New Roman"/>
          <w:color w:val="000000"/>
          <w:kern w:val="0"/>
        </w:rPr>
        <w:t xml:space="preserve">detection of the frog </w:t>
      </w:r>
      <w:r w:rsidR="003626C7" w:rsidRPr="008709E0">
        <w:rPr>
          <w:rFonts w:ascii="Times New Roman" w:hAnsi="Times New Roman" w:cs="Times New Roman"/>
          <w:i/>
          <w:iCs/>
          <w:color w:val="000000"/>
          <w:kern w:val="0"/>
        </w:rPr>
        <w:t xml:space="preserve">Rana castebeiana </w:t>
      </w:r>
      <w:r w:rsidR="003626C7" w:rsidRPr="008709E0">
        <w:rPr>
          <w:rFonts w:ascii="Times New Roman" w:hAnsi="Times New Roman" w:cs="Times New Roman"/>
          <w:color w:val="000000"/>
          <w:kern w:val="0"/>
        </w:rPr>
        <w:t>in wetlands in 2008 (</w:t>
      </w:r>
      <w:r w:rsidR="003626C7" w:rsidRPr="00AB5A2C">
        <w:rPr>
          <w:rFonts w:ascii="Times New Roman" w:hAnsi="Times New Roman" w:cs="Times New Roman"/>
          <w:color w:val="000000"/>
          <w:kern w:val="0"/>
          <w:highlight w:val="green"/>
          <w:rPrChange w:id="42" w:author="Macon, Taydin Robert" w:date="2026-02-10T09:00:00Z" w16du:dateUtc="2026-02-10T17:00:00Z">
            <w:rPr>
              <w:rFonts w:ascii="Times New Roman" w:hAnsi="Times New Roman" w:cs="Times New Roman"/>
              <w:color w:val="000000"/>
              <w:kern w:val="0"/>
            </w:rPr>
          </w:rPrChange>
        </w:rPr>
        <w:t>Ficetola</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2008). However, eDNA methods have also been used for detection of terrestrial vertebrates and invertebrates (</w:t>
      </w:r>
      <w:r w:rsidR="003626C7" w:rsidRPr="00AB5A2C">
        <w:rPr>
          <w:rFonts w:ascii="Times New Roman" w:hAnsi="Times New Roman" w:cs="Times New Roman"/>
          <w:color w:val="000000"/>
          <w:kern w:val="0"/>
          <w:highlight w:val="green"/>
          <w:rPrChange w:id="43" w:author="Macon, Taydin Robert" w:date="2026-02-10T09:02:00Z" w16du:dateUtc="2026-02-10T17:02:00Z">
            <w:rPr>
              <w:rFonts w:ascii="Times New Roman" w:hAnsi="Times New Roman" w:cs="Times New Roman"/>
              <w:color w:val="000000"/>
              <w:kern w:val="0"/>
            </w:rPr>
          </w:rPrChange>
        </w:rPr>
        <w:t>Newton</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2025</w:t>
      </w:r>
      <w:r w:rsidR="003626C7" w:rsidRPr="008709E0">
        <w:rPr>
          <w:rFonts w:ascii="Times New Roman" w:hAnsi="Times New Roman" w:cs="Times New Roman"/>
          <w:i/>
          <w:iCs/>
          <w:color w:val="000000"/>
          <w:kern w:val="0"/>
        </w:rPr>
        <w:t xml:space="preserve">, </w:t>
      </w:r>
      <w:r w:rsidR="003626C7" w:rsidRPr="00ED1CDD">
        <w:rPr>
          <w:rFonts w:ascii="Times New Roman" w:hAnsi="Times New Roman" w:cs="Times New Roman"/>
          <w:color w:val="000000"/>
          <w:kern w:val="0"/>
          <w:highlight w:val="green"/>
          <w:rPrChange w:id="44" w:author="Macon, Taydin Robert" w:date="2026-02-10T09:06:00Z" w16du:dateUtc="2026-02-10T17:06:00Z">
            <w:rPr>
              <w:rFonts w:ascii="Times New Roman" w:hAnsi="Times New Roman" w:cs="Times New Roman"/>
              <w:color w:val="000000"/>
              <w:kern w:val="0"/>
            </w:rPr>
          </w:rPrChange>
        </w:rPr>
        <w:t>Leandro</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2024,</w:t>
      </w:r>
      <w:r w:rsidR="003626C7" w:rsidRPr="008709E0">
        <w:rPr>
          <w:rFonts w:ascii="Times New Roman" w:hAnsi="Times New Roman" w:cs="Times New Roman"/>
          <w:i/>
          <w:iCs/>
          <w:color w:val="000000"/>
          <w:kern w:val="0"/>
        </w:rPr>
        <w:t xml:space="preserve"> </w:t>
      </w:r>
      <w:r w:rsidR="003626C7" w:rsidRPr="00ED1CDD">
        <w:rPr>
          <w:rFonts w:ascii="Times New Roman" w:hAnsi="Times New Roman" w:cs="Times New Roman"/>
          <w:color w:val="000000"/>
          <w:kern w:val="0"/>
          <w:highlight w:val="green"/>
          <w:rPrChange w:id="45" w:author="Macon, Taydin Robert" w:date="2026-02-10T09:06:00Z" w16du:dateUtc="2026-02-10T17:06:00Z">
            <w:rPr>
              <w:rFonts w:ascii="Times New Roman" w:hAnsi="Times New Roman" w:cs="Times New Roman"/>
              <w:color w:val="000000"/>
              <w:kern w:val="0"/>
            </w:rPr>
          </w:rPrChange>
        </w:rPr>
        <w:t>Lyet</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 xml:space="preserve">2021, </w:t>
      </w:r>
      <w:r w:rsidR="003626C7" w:rsidRPr="00ED1CDD">
        <w:rPr>
          <w:rFonts w:ascii="Times New Roman" w:hAnsi="Times New Roman" w:cs="Times New Roman"/>
          <w:color w:val="000000"/>
          <w:kern w:val="0"/>
          <w:highlight w:val="green"/>
          <w:rPrChange w:id="46" w:author="Macon, Taydin Robert" w:date="2026-02-10T09:07:00Z" w16du:dateUtc="2026-02-10T17:07:00Z">
            <w:rPr>
              <w:rFonts w:ascii="Times New Roman" w:hAnsi="Times New Roman" w:cs="Times New Roman"/>
              <w:color w:val="000000"/>
              <w:kern w:val="0"/>
            </w:rPr>
          </w:rPrChange>
        </w:rPr>
        <w:t>Thomsen and Sigsgaard</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2019). Despite its continuously increasing use, eDNA tools for species detection still h</w:t>
      </w:r>
      <w:r w:rsidR="00B72987">
        <w:rPr>
          <w:rFonts w:ascii="Times New Roman" w:hAnsi="Times New Roman" w:cs="Times New Roman"/>
          <w:color w:val="000000"/>
          <w:kern w:val="0"/>
        </w:rPr>
        <w:t>as</w:t>
      </w:r>
      <w:r w:rsidR="003626C7" w:rsidRPr="008709E0">
        <w:rPr>
          <w:rFonts w:ascii="Times New Roman" w:hAnsi="Times New Roman" w:cs="Times New Roman"/>
          <w:color w:val="000000"/>
          <w:kern w:val="0"/>
        </w:rPr>
        <w:t xml:space="preserve"> limitations. One such limitation arises the persistence of eDNA</w:t>
      </w:r>
      <w:r w:rsidR="00B72987">
        <w:rPr>
          <w:rFonts w:ascii="Times New Roman" w:hAnsi="Times New Roman" w:cs="Times New Roman"/>
          <w:color w:val="000000"/>
          <w:kern w:val="0"/>
        </w:rPr>
        <w:t xml:space="preserve"> </w:t>
      </w:r>
      <w:r w:rsidR="003626C7" w:rsidRPr="00C50861">
        <w:rPr>
          <w:rFonts w:ascii="Times New Roman" w:hAnsi="Times New Roman" w:cs="Times New Roman"/>
          <w:color w:val="000000"/>
          <w:kern w:val="0"/>
          <w:highlight w:val="green"/>
          <w:rPrChange w:id="47" w:author="Macon, Taydin Robert" w:date="2026-02-10T08:54:00Z" w16du:dateUtc="2026-02-10T16:54:00Z">
            <w:rPr>
              <w:rFonts w:ascii="Times New Roman" w:hAnsi="Times New Roman" w:cs="Times New Roman"/>
              <w:color w:val="000000"/>
              <w:kern w:val="0"/>
            </w:rPr>
          </w:rPrChange>
        </w:rPr>
        <w:t>(Joseph</w:t>
      </w:r>
      <w:r w:rsidR="003626C7" w:rsidRPr="008709E0">
        <w:rPr>
          <w:rFonts w:ascii="Times New Roman" w:hAnsi="Times New Roman" w:cs="Times New Roman"/>
          <w:color w:val="000000"/>
          <w:kern w:val="0"/>
        </w:rPr>
        <w:t xml:space="preserve"> </w:t>
      </w:r>
      <w:r w:rsidR="003626C7" w:rsidRPr="008709E0">
        <w:rPr>
          <w:rFonts w:ascii="Times New Roman" w:hAnsi="Times New Roman" w:cs="Times New Roman"/>
          <w:i/>
          <w:iCs/>
          <w:color w:val="000000"/>
          <w:kern w:val="0"/>
        </w:rPr>
        <w:t xml:space="preserve">et al., </w:t>
      </w:r>
      <w:r w:rsidR="003626C7" w:rsidRPr="008709E0">
        <w:rPr>
          <w:rFonts w:ascii="Times New Roman" w:hAnsi="Times New Roman" w:cs="Times New Roman"/>
          <w:color w:val="000000"/>
          <w:kern w:val="0"/>
        </w:rPr>
        <w:t>2022)</w:t>
      </w:r>
      <w:r w:rsidR="00B72987">
        <w:rPr>
          <w:rFonts w:ascii="Times New Roman" w:hAnsi="Times New Roman" w:cs="Times New Roman"/>
          <w:color w:val="000000"/>
          <w:kern w:val="0"/>
        </w:rPr>
        <w:t xml:space="preserve">, and </w:t>
      </w:r>
      <w:r w:rsidR="003626C7" w:rsidRPr="008709E0">
        <w:rPr>
          <w:rFonts w:ascii="Times New Roman" w:hAnsi="Times New Roman" w:cs="Times New Roman"/>
        </w:rPr>
        <w:t xml:space="preserve">there is no definite consensus for whether eDNA techniques outperform traditional methods. </w:t>
      </w:r>
    </w:p>
    <w:p w14:paraId="49580756" w14:textId="59D393BC" w:rsidR="006B4C2E" w:rsidRPr="008709E0" w:rsidRDefault="00980441" w:rsidP="007401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540"/>
        <w:contextualSpacing/>
        <w:rPr>
          <w:rFonts w:ascii="Times New Roman" w:hAnsi="Times New Roman" w:cs="Times New Roman"/>
        </w:rPr>
      </w:pPr>
      <w:r>
        <w:rPr>
          <w:rFonts w:ascii="Times New Roman" w:hAnsi="Times New Roman" w:cs="Times New Roman"/>
        </w:rPr>
        <w:lastRenderedPageBreak/>
        <w:t xml:space="preserve">To compare the effectiveness of eDNA to traditional methods for species monitoring, meta-analysis could be </w:t>
      </w:r>
      <w:r w:rsidR="006B4C2E">
        <w:rPr>
          <w:rFonts w:ascii="Times New Roman" w:hAnsi="Times New Roman" w:cs="Times New Roman"/>
        </w:rPr>
        <w:t>used, where studies using both methods are assessed</w:t>
      </w:r>
      <w:r>
        <w:rPr>
          <w:rFonts w:ascii="Times New Roman" w:hAnsi="Times New Roman" w:cs="Times New Roman"/>
        </w:rPr>
        <w:t xml:space="preserve">. A prior </w:t>
      </w:r>
      <w:r w:rsidR="006B4C2E">
        <w:rPr>
          <w:rFonts w:ascii="Times New Roman" w:hAnsi="Times New Roman" w:cs="Times New Roman"/>
        </w:rPr>
        <w:t xml:space="preserve">2021 </w:t>
      </w:r>
      <w:r>
        <w:rPr>
          <w:rFonts w:ascii="Times New Roman" w:hAnsi="Times New Roman" w:cs="Times New Roman"/>
        </w:rPr>
        <w:t>started to address th</w:t>
      </w:r>
      <w:r w:rsidR="006B4C2E">
        <w:rPr>
          <w:rFonts w:ascii="Times New Roman" w:hAnsi="Times New Roman" w:cs="Times New Roman"/>
        </w:rPr>
        <w:t>is</w:t>
      </w:r>
      <w:del w:id="48" w:author="Macon, Taydin Robert" w:date="2026-02-10T09:13:00Z" w16du:dateUtc="2026-02-10T17:13:00Z">
        <w:r w:rsidDel="00ED1CDD">
          <w:rPr>
            <w:rFonts w:ascii="Times New Roman" w:hAnsi="Times New Roman" w:cs="Times New Roman"/>
          </w:rPr>
          <w:delText>,</w:delText>
        </w:r>
      </w:del>
      <w:r>
        <w:rPr>
          <w:rFonts w:ascii="Times New Roman" w:hAnsi="Times New Roman" w:cs="Times New Roman"/>
        </w:rPr>
        <w:t xml:space="preserve"> </w:t>
      </w:r>
      <w:r w:rsidR="003626C7" w:rsidRPr="008709E0">
        <w:rPr>
          <w:rFonts w:ascii="Times New Roman" w:hAnsi="Times New Roman" w:cs="Times New Roman"/>
        </w:rPr>
        <w:t xml:space="preserve">and </w:t>
      </w:r>
      <w:r w:rsidR="006B4C2E">
        <w:rPr>
          <w:rFonts w:ascii="Times New Roman" w:hAnsi="Times New Roman" w:cs="Times New Roman"/>
        </w:rPr>
        <w:t>showed</w:t>
      </w:r>
      <w:r w:rsidR="003626C7" w:rsidRPr="008709E0">
        <w:rPr>
          <w:rFonts w:ascii="Times New Roman" w:hAnsi="Times New Roman" w:cs="Times New Roman"/>
        </w:rPr>
        <w:t xml:space="preserve"> eDNA had a higher detection median</w:t>
      </w:r>
      <w:r>
        <w:rPr>
          <w:rFonts w:ascii="Times New Roman" w:hAnsi="Times New Roman" w:cs="Times New Roman"/>
        </w:rPr>
        <w:t xml:space="preserve"> </w:t>
      </w:r>
      <w:r w:rsidRPr="008709E0">
        <w:rPr>
          <w:rFonts w:ascii="Times New Roman" w:hAnsi="Times New Roman" w:cs="Times New Roman"/>
        </w:rPr>
        <w:t>(</w:t>
      </w:r>
      <w:r w:rsidRPr="00ED1CDD">
        <w:rPr>
          <w:rFonts w:ascii="Times New Roman" w:hAnsi="Times New Roman" w:cs="Times New Roman"/>
          <w:highlight w:val="green"/>
          <w:rPrChange w:id="49" w:author="Macon, Taydin Robert" w:date="2026-02-10T09:13:00Z" w16du:dateUtc="2026-02-10T17:13:00Z">
            <w:rPr>
              <w:rFonts w:ascii="Times New Roman" w:hAnsi="Times New Roman" w:cs="Times New Roman"/>
            </w:rPr>
          </w:rPrChange>
        </w:rPr>
        <w:t>Fediajevaite</w:t>
      </w:r>
      <w:r w:rsidRPr="008709E0">
        <w:rPr>
          <w:rFonts w:ascii="Times New Roman" w:hAnsi="Times New Roman" w:cs="Times New Roman"/>
        </w:rPr>
        <w:t xml:space="preserve"> </w:t>
      </w:r>
      <w:r w:rsidRPr="008709E0">
        <w:rPr>
          <w:rFonts w:ascii="Times New Roman" w:hAnsi="Times New Roman" w:cs="Times New Roman"/>
          <w:i/>
          <w:iCs/>
        </w:rPr>
        <w:t xml:space="preserve">et al., </w:t>
      </w:r>
      <w:r w:rsidRPr="008709E0">
        <w:rPr>
          <w:rFonts w:ascii="Times New Roman" w:hAnsi="Times New Roman" w:cs="Times New Roman"/>
        </w:rPr>
        <w:t>2021)</w:t>
      </w:r>
      <w:r w:rsidR="003626C7" w:rsidRPr="008709E0">
        <w:rPr>
          <w:rFonts w:ascii="Times New Roman" w:hAnsi="Times New Roman" w:cs="Times New Roman"/>
        </w:rPr>
        <w:t xml:space="preserve">. </w:t>
      </w:r>
      <w:r w:rsidR="006B4C2E">
        <w:rPr>
          <w:rFonts w:ascii="Times New Roman" w:hAnsi="Times New Roman" w:cs="Times New Roman"/>
        </w:rPr>
        <w:t>While t</w:t>
      </w:r>
      <w:r w:rsidR="006B4C2E" w:rsidRPr="008709E0">
        <w:rPr>
          <w:rFonts w:ascii="Times New Roman" w:hAnsi="Times New Roman" w:cs="Times New Roman"/>
        </w:rPr>
        <w:t xml:space="preserve">his </w:t>
      </w:r>
      <w:r>
        <w:rPr>
          <w:rFonts w:ascii="Times New Roman" w:hAnsi="Times New Roman" w:cs="Times New Roman"/>
        </w:rPr>
        <w:t xml:space="preserve">study </w:t>
      </w:r>
      <w:r w:rsidR="003626C7" w:rsidRPr="008709E0">
        <w:rPr>
          <w:rFonts w:ascii="Times New Roman" w:hAnsi="Times New Roman" w:cs="Times New Roman"/>
        </w:rPr>
        <w:t>provide</w:t>
      </w:r>
      <w:r>
        <w:rPr>
          <w:rFonts w:ascii="Times New Roman" w:hAnsi="Times New Roman" w:cs="Times New Roman"/>
        </w:rPr>
        <w:t>d</w:t>
      </w:r>
      <w:r w:rsidR="003626C7" w:rsidRPr="008709E0">
        <w:rPr>
          <w:rFonts w:ascii="Times New Roman" w:hAnsi="Times New Roman" w:cs="Times New Roman"/>
        </w:rPr>
        <w:t xml:space="preserve"> insight into detection comparisons</w:t>
      </w:r>
      <w:r>
        <w:rPr>
          <w:rFonts w:ascii="Times New Roman" w:hAnsi="Times New Roman" w:cs="Times New Roman"/>
        </w:rPr>
        <w:t xml:space="preserve">, it </w:t>
      </w:r>
      <w:r w:rsidR="00B8144F">
        <w:rPr>
          <w:rFonts w:ascii="Times New Roman" w:hAnsi="Times New Roman" w:cs="Times New Roman"/>
        </w:rPr>
        <w:t xml:space="preserve">used a </w:t>
      </w:r>
      <w:r>
        <w:rPr>
          <w:rFonts w:ascii="Times New Roman" w:hAnsi="Times New Roman" w:cs="Times New Roman"/>
        </w:rPr>
        <w:t xml:space="preserve">‘vote-counting’ </w:t>
      </w:r>
      <w:r w:rsidR="00B8144F">
        <w:rPr>
          <w:rFonts w:ascii="Times New Roman" w:hAnsi="Times New Roman" w:cs="Times New Roman"/>
        </w:rPr>
        <w:t xml:space="preserve">methodology to </w:t>
      </w:r>
      <w:r w:rsidR="006B4C2E">
        <w:rPr>
          <w:rFonts w:ascii="Times New Roman" w:hAnsi="Times New Roman" w:cs="Times New Roman"/>
        </w:rPr>
        <w:t xml:space="preserve">assess </w:t>
      </w:r>
      <w:r>
        <w:rPr>
          <w:rFonts w:ascii="Times New Roman" w:hAnsi="Times New Roman" w:cs="Times New Roman"/>
        </w:rPr>
        <w:t xml:space="preserve">the number of studies that </w:t>
      </w:r>
      <w:r w:rsidR="00B8144F">
        <w:rPr>
          <w:rFonts w:ascii="Times New Roman" w:hAnsi="Times New Roman" w:cs="Times New Roman"/>
        </w:rPr>
        <w:t xml:space="preserve">were </w:t>
      </w:r>
      <w:r>
        <w:rPr>
          <w:rFonts w:ascii="Times New Roman" w:hAnsi="Times New Roman" w:cs="Times New Roman"/>
        </w:rPr>
        <w:t xml:space="preserve">‘significant’ </w:t>
      </w:r>
      <w:r w:rsidR="00B8144F">
        <w:rPr>
          <w:rFonts w:ascii="Times New Roman" w:hAnsi="Times New Roman" w:cs="Times New Roman"/>
        </w:rPr>
        <w:t xml:space="preserve">or </w:t>
      </w:r>
      <w:r>
        <w:rPr>
          <w:rFonts w:ascii="Times New Roman" w:hAnsi="Times New Roman" w:cs="Times New Roman"/>
        </w:rPr>
        <w:t xml:space="preserve">‘non-significant’, without quantifying </w:t>
      </w:r>
      <w:r w:rsidR="006B4C2E">
        <w:rPr>
          <w:rFonts w:ascii="Times New Roman" w:hAnsi="Times New Roman" w:cs="Times New Roman"/>
        </w:rPr>
        <w:t xml:space="preserve">the magnitude of </w:t>
      </w:r>
      <w:r w:rsidR="00B8144F">
        <w:rPr>
          <w:rFonts w:ascii="Times New Roman" w:hAnsi="Times New Roman" w:cs="Times New Roman"/>
        </w:rPr>
        <w:t xml:space="preserve">differences between </w:t>
      </w:r>
      <w:r>
        <w:rPr>
          <w:rFonts w:ascii="Times New Roman" w:hAnsi="Times New Roman" w:cs="Times New Roman"/>
        </w:rPr>
        <w:t xml:space="preserve">eDNA and traditional sampling </w:t>
      </w:r>
      <w:r w:rsidRPr="008709E0">
        <w:rPr>
          <w:rFonts w:ascii="Times New Roman" w:hAnsi="Times New Roman" w:cs="Times New Roman"/>
        </w:rPr>
        <w:t>(</w:t>
      </w:r>
      <w:r w:rsidRPr="00ED1CDD">
        <w:rPr>
          <w:rFonts w:ascii="Times New Roman" w:hAnsi="Times New Roman" w:cs="Times New Roman"/>
          <w:highlight w:val="green"/>
          <w:rPrChange w:id="50" w:author="Macon, Taydin Robert" w:date="2026-02-10T09:13:00Z" w16du:dateUtc="2026-02-10T17:13:00Z">
            <w:rPr>
              <w:rFonts w:ascii="Times New Roman" w:hAnsi="Times New Roman" w:cs="Times New Roman"/>
            </w:rPr>
          </w:rPrChange>
        </w:rPr>
        <w:t>Fediajevaite</w:t>
      </w:r>
      <w:r w:rsidRPr="008709E0">
        <w:rPr>
          <w:rFonts w:ascii="Times New Roman" w:hAnsi="Times New Roman" w:cs="Times New Roman"/>
        </w:rPr>
        <w:t xml:space="preserve"> </w:t>
      </w:r>
      <w:r w:rsidRPr="008709E0">
        <w:rPr>
          <w:rFonts w:ascii="Times New Roman" w:hAnsi="Times New Roman" w:cs="Times New Roman"/>
          <w:i/>
          <w:iCs/>
        </w:rPr>
        <w:t xml:space="preserve">et al., </w:t>
      </w:r>
      <w:r w:rsidRPr="008709E0">
        <w:rPr>
          <w:rFonts w:ascii="Times New Roman" w:hAnsi="Times New Roman" w:cs="Times New Roman"/>
        </w:rPr>
        <w:t>2021)</w:t>
      </w:r>
      <w:r w:rsidR="003626C7" w:rsidRPr="008709E0">
        <w:rPr>
          <w:rFonts w:ascii="Times New Roman" w:hAnsi="Times New Roman" w:cs="Times New Roman"/>
        </w:rPr>
        <w:t xml:space="preserve">. </w:t>
      </w:r>
      <w:r w:rsidR="00CC19DB">
        <w:rPr>
          <w:rFonts w:ascii="Times New Roman" w:hAnsi="Times New Roman" w:cs="Times New Roman"/>
        </w:rPr>
        <w:t xml:space="preserve">Its qualitative analysis also used probabilities of detection generated from various data types </w:t>
      </w:r>
      <w:r w:rsidR="00CC19DB" w:rsidRPr="007401B4">
        <w:rPr>
          <w:rFonts w:ascii="Times New Roman" w:hAnsi="Times New Roman" w:cs="Times New Roman"/>
          <w:highlight w:val="yellow"/>
          <w:rPrChange w:id="51" w:author="Macon, Taydin Robert" w:date="2025-10-28T13:06:00Z" w16du:dateUtc="2025-10-28T20:06:00Z">
            <w:rPr>
              <w:rFonts w:ascii="Times New Roman" w:hAnsi="Times New Roman" w:cs="Times New Roman"/>
            </w:rPr>
          </w:rPrChange>
        </w:rPr>
        <w:t>(</w:t>
      </w:r>
      <w:r w:rsidR="007401B4" w:rsidRPr="007401B4">
        <w:rPr>
          <w:rFonts w:ascii="Times New Roman" w:hAnsi="Times New Roman" w:cs="Times New Roman"/>
          <w:highlight w:val="yellow"/>
          <w:rPrChange w:id="52" w:author="Macon, Taydin Robert" w:date="2025-10-28T13:06:00Z" w16du:dateUtc="2025-10-28T20:06:00Z">
            <w:rPr>
              <w:rFonts w:ascii="Times New Roman" w:hAnsi="Times New Roman" w:cs="Times New Roman"/>
            </w:rPr>
          </w:rPrChange>
        </w:rPr>
        <w:t>“</w:t>
      </w:r>
      <w:r w:rsidR="007401B4" w:rsidRPr="007401B4">
        <w:rPr>
          <w:rFonts w:ascii="Times New Roman" w:hAnsi="Times New Roman" w:cs="Times New Roman"/>
          <w:color w:val="000000"/>
          <w:highlight w:val="yellow"/>
          <w:shd w:val="clear" w:color="auto" w:fill="FFFFFF"/>
          <w:rPrChange w:id="53" w:author="Macon, Taydin Robert" w:date="2025-10-28T13:06:00Z" w16du:dateUtc="2025-10-28T20:06:00Z">
            <w:rPr>
              <w:rFonts w:ascii="Times New Roman" w:hAnsi="Times New Roman" w:cs="Times New Roman"/>
              <w:color w:val="000000"/>
              <w:shd w:val="clear" w:color="auto" w:fill="FFFFFF"/>
            </w:rPr>
          </w:rPrChange>
        </w:rPr>
        <w:t xml:space="preserve">species </w:t>
      </w:r>
      <w:r w:rsidR="007401B4" w:rsidRPr="007401B4">
        <w:rPr>
          <w:rFonts w:ascii="Times New Roman" w:hAnsi="Times New Roman" w:cs="Times New Roman"/>
          <w:color w:val="000000"/>
          <w:highlight w:val="yellow"/>
          <w:shd w:val="clear" w:color="auto" w:fill="FFFFFF"/>
        </w:rPr>
        <w:t>occupancy models [</w:t>
      </w:r>
      <w:r w:rsidR="007401B4" w:rsidRPr="00ED1CDD">
        <w:rPr>
          <w:rFonts w:ascii="Times New Roman" w:hAnsi="Times New Roman" w:cs="Times New Roman"/>
          <w:color w:val="000000"/>
          <w:highlight w:val="green"/>
          <w:shd w:val="clear" w:color="auto" w:fill="FFFFFF"/>
          <w:rPrChange w:id="54" w:author="Macon, Taydin Robert" w:date="2026-02-10T09:14:00Z" w16du:dateUtc="2026-02-10T17:14:00Z">
            <w:rPr>
              <w:rFonts w:ascii="Times New Roman" w:hAnsi="Times New Roman" w:cs="Times New Roman"/>
              <w:color w:val="000000"/>
              <w:highlight w:val="yellow"/>
              <w:shd w:val="clear" w:color="auto" w:fill="FFFFFF"/>
            </w:rPr>
          </w:rPrChange>
        </w:rPr>
        <w:t>Dougherty</w:t>
      </w:r>
      <w:r w:rsidR="007401B4" w:rsidRPr="007401B4">
        <w:rPr>
          <w:rFonts w:ascii="Times New Roman" w:hAnsi="Times New Roman" w:cs="Times New Roman"/>
          <w:color w:val="000000"/>
          <w:highlight w:val="yellow"/>
          <w:shd w:val="clear" w:color="auto" w:fill="FFFFFF"/>
        </w:rPr>
        <w:t xml:space="preserve"> et al., </w:t>
      </w:r>
      <w:hyperlink r:id="rId9" w:anchor="ece37382-bib-0032" w:history="1">
        <w:r w:rsidR="007401B4" w:rsidRPr="007401B4">
          <w:rPr>
            <w:rStyle w:val="Hyperlink"/>
            <w:rFonts w:ascii="Times New Roman" w:hAnsi="Times New Roman" w:cs="Times New Roman"/>
            <w:highlight w:val="yellow"/>
          </w:rPr>
          <w:t>2016</w:t>
        </w:r>
      </w:hyperlink>
      <w:r w:rsidR="007401B4" w:rsidRPr="007401B4">
        <w:rPr>
          <w:rFonts w:ascii="Times New Roman" w:hAnsi="Times New Roman" w:cs="Times New Roman"/>
          <w:color w:val="000000"/>
          <w:highlight w:val="yellow"/>
          <w:shd w:val="clear" w:color="auto" w:fill="FFFFFF"/>
        </w:rPr>
        <w:t xml:space="preserve">; </w:t>
      </w:r>
      <w:r w:rsidR="007401B4" w:rsidRPr="00ED1CDD">
        <w:rPr>
          <w:rFonts w:ascii="Times New Roman" w:hAnsi="Times New Roman" w:cs="Times New Roman"/>
          <w:color w:val="000000"/>
          <w:highlight w:val="green"/>
          <w:shd w:val="clear" w:color="auto" w:fill="FFFFFF"/>
          <w:rPrChange w:id="55" w:author="Macon, Taydin Robert" w:date="2026-02-10T09:14:00Z" w16du:dateUtc="2026-02-10T17:14:00Z">
            <w:rPr>
              <w:rFonts w:ascii="Times New Roman" w:hAnsi="Times New Roman" w:cs="Times New Roman"/>
              <w:color w:val="000000"/>
              <w:highlight w:val="yellow"/>
              <w:shd w:val="clear" w:color="auto" w:fill="FFFFFF"/>
            </w:rPr>
          </w:rPrChange>
        </w:rPr>
        <w:t>Rose</w:t>
      </w:r>
      <w:r w:rsidR="007401B4" w:rsidRPr="007401B4">
        <w:rPr>
          <w:rFonts w:ascii="Times New Roman" w:hAnsi="Times New Roman" w:cs="Times New Roman"/>
          <w:color w:val="000000"/>
          <w:highlight w:val="yellow"/>
          <w:shd w:val="clear" w:color="auto" w:fill="FFFFFF"/>
        </w:rPr>
        <w:t xml:space="preserve"> et al., </w:t>
      </w:r>
      <w:hyperlink r:id="rId10" w:anchor="ece37382-bib-0098" w:history="1">
        <w:r w:rsidR="007401B4" w:rsidRPr="007401B4">
          <w:rPr>
            <w:rStyle w:val="Hyperlink"/>
            <w:rFonts w:ascii="Times New Roman" w:hAnsi="Times New Roman" w:cs="Times New Roman"/>
            <w:highlight w:val="yellow"/>
          </w:rPr>
          <w:t>2019</w:t>
        </w:r>
      </w:hyperlink>
      <w:r w:rsidR="007401B4" w:rsidRPr="007401B4">
        <w:rPr>
          <w:rFonts w:ascii="Times New Roman" w:hAnsi="Times New Roman" w:cs="Times New Roman"/>
          <w:color w:val="000000"/>
          <w:highlight w:val="yellow"/>
          <w:shd w:val="clear" w:color="auto" w:fill="FFFFFF"/>
        </w:rPr>
        <w:t>], where the presence or absence of the species is described as the Bernoulli trial [</w:t>
      </w:r>
      <w:r w:rsidR="007401B4" w:rsidRPr="000111DA">
        <w:rPr>
          <w:rFonts w:ascii="Times New Roman" w:hAnsi="Times New Roman" w:cs="Times New Roman"/>
          <w:color w:val="000000"/>
          <w:highlight w:val="green"/>
          <w:shd w:val="clear" w:color="auto" w:fill="FFFFFF"/>
          <w:rPrChange w:id="56" w:author="Macon, Taydin Robert" w:date="2026-02-10T09:16:00Z" w16du:dateUtc="2026-02-10T17:16:00Z">
            <w:rPr>
              <w:rFonts w:ascii="Times New Roman" w:hAnsi="Times New Roman" w:cs="Times New Roman"/>
              <w:color w:val="000000"/>
              <w:highlight w:val="yellow"/>
              <w:shd w:val="clear" w:color="auto" w:fill="FFFFFF"/>
            </w:rPr>
          </w:rPrChange>
        </w:rPr>
        <w:t>Schmidt</w:t>
      </w:r>
      <w:r w:rsidR="007401B4" w:rsidRPr="007401B4">
        <w:rPr>
          <w:rFonts w:ascii="Times New Roman" w:hAnsi="Times New Roman" w:cs="Times New Roman"/>
          <w:color w:val="000000"/>
          <w:highlight w:val="yellow"/>
          <w:shd w:val="clear" w:color="auto" w:fill="FFFFFF"/>
        </w:rPr>
        <w:t xml:space="preserve"> et al., </w:t>
      </w:r>
      <w:hyperlink r:id="rId11" w:anchor="ece37382-bib-0102" w:history="1">
        <w:r w:rsidR="007401B4" w:rsidRPr="007401B4">
          <w:rPr>
            <w:rStyle w:val="Hyperlink"/>
            <w:rFonts w:ascii="Times New Roman" w:hAnsi="Times New Roman" w:cs="Times New Roman"/>
            <w:highlight w:val="yellow"/>
          </w:rPr>
          <w:t>2013</w:t>
        </w:r>
      </w:hyperlink>
      <w:r w:rsidR="007401B4" w:rsidRPr="007401B4">
        <w:rPr>
          <w:rFonts w:ascii="Times New Roman" w:hAnsi="Times New Roman" w:cs="Times New Roman"/>
          <w:color w:val="000000"/>
          <w:highlight w:val="yellow"/>
          <w:shd w:val="clear" w:color="auto" w:fill="FFFFFF"/>
        </w:rPr>
        <w:t xml:space="preserve">], the N-mixture models of population abundance </w:t>
      </w:r>
      <w:r w:rsidR="007401B4" w:rsidRPr="000111DA">
        <w:rPr>
          <w:rFonts w:ascii="Times New Roman" w:hAnsi="Times New Roman" w:cs="Times New Roman"/>
          <w:color w:val="000000"/>
          <w:highlight w:val="green"/>
          <w:shd w:val="clear" w:color="auto" w:fill="FFFFFF"/>
          <w:rPrChange w:id="57" w:author="Macon, Taydin Robert" w:date="2026-02-10T09:21:00Z" w16du:dateUtc="2026-02-10T17:21:00Z">
            <w:rPr>
              <w:rFonts w:ascii="Times New Roman" w:hAnsi="Times New Roman" w:cs="Times New Roman"/>
              <w:color w:val="000000"/>
              <w:highlight w:val="yellow"/>
              <w:shd w:val="clear" w:color="auto" w:fill="FFFFFF"/>
            </w:rPr>
          </w:rPrChange>
        </w:rPr>
        <w:t>[Kéry</w:t>
      </w:r>
      <w:r w:rsidR="007401B4" w:rsidRPr="007401B4">
        <w:rPr>
          <w:rFonts w:ascii="Times New Roman" w:hAnsi="Times New Roman" w:cs="Times New Roman"/>
          <w:color w:val="000000"/>
          <w:highlight w:val="yellow"/>
          <w:shd w:val="clear" w:color="auto" w:fill="FFFFFF"/>
        </w:rPr>
        <w:t>, </w:t>
      </w:r>
      <w:hyperlink r:id="rId12" w:anchor="ece37382-bib-0066" w:history="1">
        <w:r w:rsidR="007401B4" w:rsidRPr="007401B4">
          <w:rPr>
            <w:rStyle w:val="Hyperlink"/>
            <w:rFonts w:ascii="Times New Roman" w:hAnsi="Times New Roman" w:cs="Times New Roman"/>
            <w:highlight w:val="yellow"/>
          </w:rPr>
          <w:t>2018</w:t>
        </w:r>
      </w:hyperlink>
      <w:r w:rsidR="007401B4" w:rsidRPr="007401B4">
        <w:rPr>
          <w:rFonts w:ascii="Times New Roman" w:hAnsi="Times New Roman" w:cs="Times New Roman"/>
          <w:color w:val="000000"/>
          <w:highlight w:val="yellow"/>
          <w:shd w:val="clear" w:color="auto" w:fill="FFFFFF"/>
        </w:rPr>
        <w:t>], or as a number of positive observations/replicates divided by a total amount of trials/samples collected</w:t>
      </w:r>
      <w:r w:rsidR="007401B4" w:rsidRPr="007401B4">
        <w:rPr>
          <w:rStyle w:val="apple-converted-space"/>
          <w:rFonts w:ascii="Open Sans" w:hAnsi="Open Sans" w:cs="Open Sans"/>
          <w:color w:val="000000"/>
          <w:highlight w:val="yellow"/>
          <w:shd w:val="clear" w:color="auto" w:fill="FFFFFF"/>
        </w:rPr>
        <w:t xml:space="preserve">”, </w:t>
      </w:r>
      <w:r w:rsidR="007401B4" w:rsidRPr="007401B4">
        <w:rPr>
          <w:rFonts w:ascii="Times New Roman" w:hAnsi="Times New Roman" w:cs="Times New Roman"/>
          <w:highlight w:val="yellow"/>
        </w:rPr>
        <w:t>[</w:t>
      </w:r>
      <w:r w:rsidR="007401B4" w:rsidRPr="00ED1CDD">
        <w:rPr>
          <w:rFonts w:ascii="Times New Roman" w:hAnsi="Times New Roman" w:cs="Times New Roman"/>
          <w:highlight w:val="green"/>
          <w:rPrChange w:id="58" w:author="Macon, Taydin Robert" w:date="2026-02-10T09:15:00Z" w16du:dateUtc="2026-02-10T17:15:00Z">
            <w:rPr>
              <w:rFonts w:ascii="Times New Roman" w:hAnsi="Times New Roman" w:cs="Times New Roman"/>
              <w:highlight w:val="yellow"/>
            </w:rPr>
          </w:rPrChange>
        </w:rPr>
        <w:t>Fediajevaite</w:t>
      </w:r>
      <w:r w:rsidR="007401B4" w:rsidRPr="007401B4">
        <w:rPr>
          <w:rFonts w:ascii="Times New Roman" w:hAnsi="Times New Roman" w:cs="Times New Roman"/>
          <w:highlight w:val="yellow"/>
        </w:rPr>
        <w:t xml:space="preserve"> </w:t>
      </w:r>
      <w:r w:rsidR="007401B4" w:rsidRPr="007401B4">
        <w:rPr>
          <w:rFonts w:ascii="Times New Roman" w:hAnsi="Times New Roman" w:cs="Times New Roman"/>
          <w:i/>
          <w:iCs/>
          <w:highlight w:val="yellow"/>
        </w:rPr>
        <w:t xml:space="preserve">et al., </w:t>
      </w:r>
      <w:r w:rsidR="007401B4" w:rsidRPr="007401B4">
        <w:rPr>
          <w:rFonts w:ascii="Times New Roman" w:hAnsi="Times New Roman" w:cs="Times New Roman"/>
          <w:highlight w:val="yellow"/>
        </w:rPr>
        <w:t>2021]</w:t>
      </w:r>
      <w:r w:rsidR="00CC19DB" w:rsidRPr="007401B4">
        <w:rPr>
          <w:rFonts w:ascii="Times New Roman" w:hAnsi="Times New Roman" w:cs="Times New Roman"/>
          <w:highlight w:val="yellow"/>
        </w:rPr>
        <w:t>)</w:t>
      </w:r>
      <w:r w:rsidR="00CC19DB">
        <w:rPr>
          <w:rFonts w:ascii="Times New Roman" w:hAnsi="Times New Roman" w:cs="Times New Roman"/>
        </w:rPr>
        <w:t xml:space="preserve"> within the same Wilcoxon’s Signed Rank Test. </w:t>
      </w:r>
      <w:r w:rsidR="007401B4">
        <w:rPr>
          <w:rFonts w:ascii="Times New Roman" w:hAnsi="Times New Roman" w:cs="Times New Roman"/>
        </w:rPr>
        <w:t>In addition, this statistic is not very informative.</w:t>
      </w:r>
      <w:r>
        <w:rPr>
          <w:rFonts w:ascii="Times New Roman" w:hAnsi="Times New Roman" w:cs="Times New Roman"/>
        </w:rPr>
        <w:t xml:space="preserve"> </w:t>
      </w:r>
      <w:r w:rsidR="007401B4">
        <w:rPr>
          <w:rFonts w:ascii="Times New Roman" w:hAnsi="Times New Roman" w:cs="Times New Roman"/>
        </w:rPr>
        <w:t xml:space="preserve">A </w:t>
      </w:r>
      <w:r>
        <w:rPr>
          <w:rFonts w:ascii="Times New Roman" w:hAnsi="Times New Roman" w:cs="Times New Roman"/>
        </w:rPr>
        <w:t xml:space="preserve">more recent </w:t>
      </w:r>
      <w:r w:rsidR="003E7261" w:rsidRPr="008709E0">
        <w:rPr>
          <w:rFonts w:ascii="Times New Roman" w:hAnsi="Times New Roman" w:cs="Times New Roman"/>
        </w:rPr>
        <w:t xml:space="preserve">analysis </w:t>
      </w:r>
      <w:r w:rsidR="00B8144F">
        <w:rPr>
          <w:rFonts w:ascii="Times New Roman" w:hAnsi="Times New Roman" w:cs="Times New Roman"/>
        </w:rPr>
        <w:t xml:space="preserve">also </w:t>
      </w:r>
      <w:r>
        <w:rPr>
          <w:rFonts w:ascii="Times New Roman" w:hAnsi="Times New Roman" w:cs="Times New Roman"/>
        </w:rPr>
        <w:t>assesse</w:t>
      </w:r>
      <w:r w:rsidRPr="008709E0">
        <w:rPr>
          <w:rFonts w:ascii="Times New Roman" w:hAnsi="Times New Roman" w:cs="Times New Roman"/>
        </w:rPr>
        <w:t xml:space="preserve">d </w:t>
      </w:r>
      <w:r w:rsidR="00AB2172" w:rsidRPr="008709E0">
        <w:rPr>
          <w:rFonts w:ascii="Times New Roman" w:hAnsi="Times New Roman" w:cs="Times New Roman"/>
        </w:rPr>
        <w:t>performance of eDNA relative to conventional methods</w:t>
      </w:r>
      <w:r w:rsidR="006B4C2E">
        <w:rPr>
          <w:rFonts w:ascii="Times New Roman" w:hAnsi="Times New Roman" w:cs="Times New Roman"/>
        </w:rPr>
        <w:t xml:space="preserve"> </w:t>
      </w:r>
      <w:r w:rsidR="00B8144F">
        <w:rPr>
          <w:rFonts w:ascii="Times New Roman" w:hAnsi="Times New Roman" w:cs="Times New Roman"/>
        </w:rPr>
        <w:t>with</w:t>
      </w:r>
      <w:r w:rsidR="00AB2172" w:rsidRPr="008709E0">
        <w:rPr>
          <w:rFonts w:ascii="Times New Roman" w:hAnsi="Times New Roman" w:cs="Times New Roman"/>
        </w:rPr>
        <w:t xml:space="preserve">11 metrics </w:t>
      </w:r>
      <w:r w:rsidR="00B8144F">
        <w:rPr>
          <w:rFonts w:ascii="Times New Roman" w:hAnsi="Times New Roman" w:cs="Times New Roman"/>
        </w:rPr>
        <w:t>including</w:t>
      </w:r>
      <w:r>
        <w:rPr>
          <w:rFonts w:ascii="Times New Roman" w:hAnsi="Times New Roman" w:cs="Times New Roman"/>
        </w:rPr>
        <w:t xml:space="preserve"> species richness, detection probability, and cost</w:t>
      </w:r>
      <w:r w:rsidRPr="008709E0">
        <w:rPr>
          <w:rFonts w:ascii="Times New Roman" w:hAnsi="Times New Roman" w:cs="Times New Roman"/>
        </w:rPr>
        <w:t xml:space="preserve"> (</w:t>
      </w:r>
      <w:r w:rsidRPr="00482665">
        <w:rPr>
          <w:rFonts w:ascii="Times New Roman" w:hAnsi="Times New Roman" w:cs="Times New Roman"/>
          <w:highlight w:val="green"/>
          <w:rPrChange w:id="59" w:author="Macon, Taydin Robert" w:date="2026-02-10T09:30:00Z" w16du:dateUtc="2026-02-10T17:30:00Z">
            <w:rPr>
              <w:rFonts w:ascii="Times New Roman" w:hAnsi="Times New Roman" w:cs="Times New Roman"/>
            </w:rPr>
          </w:rPrChange>
        </w:rPr>
        <w:t>Iacaruso</w:t>
      </w:r>
      <w:r w:rsidRPr="008709E0">
        <w:rPr>
          <w:rFonts w:ascii="Times New Roman" w:hAnsi="Times New Roman" w:cs="Times New Roman"/>
        </w:rPr>
        <w:t xml:space="preserve"> </w:t>
      </w:r>
      <w:r w:rsidRPr="008709E0">
        <w:rPr>
          <w:rFonts w:ascii="Times New Roman" w:hAnsi="Times New Roman" w:cs="Times New Roman"/>
          <w:i/>
          <w:iCs/>
        </w:rPr>
        <w:t xml:space="preserve">et al., </w:t>
      </w:r>
      <w:r w:rsidRPr="008709E0">
        <w:rPr>
          <w:rFonts w:ascii="Times New Roman" w:hAnsi="Times New Roman" w:cs="Times New Roman"/>
        </w:rPr>
        <w:t>2025)</w:t>
      </w:r>
      <w:r w:rsidR="00AB2172" w:rsidRPr="008709E0">
        <w:rPr>
          <w:rFonts w:ascii="Times New Roman" w:hAnsi="Times New Roman" w:cs="Times New Roman"/>
        </w:rPr>
        <w:t xml:space="preserve">. </w:t>
      </w:r>
      <w:r>
        <w:rPr>
          <w:rFonts w:ascii="Times New Roman" w:hAnsi="Times New Roman" w:cs="Times New Roman"/>
        </w:rPr>
        <w:t>However, thi</w:t>
      </w:r>
      <w:r w:rsidR="00B8144F">
        <w:rPr>
          <w:rFonts w:ascii="Times New Roman" w:hAnsi="Times New Roman" w:cs="Times New Roman"/>
        </w:rPr>
        <w:t>s</w:t>
      </w:r>
      <w:r>
        <w:rPr>
          <w:rFonts w:ascii="Times New Roman" w:hAnsi="Times New Roman" w:cs="Times New Roman"/>
        </w:rPr>
        <w:t xml:space="preserve"> </w:t>
      </w:r>
      <w:r w:rsidR="00B8144F">
        <w:rPr>
          <w:rFonts w:ascii="Times New Roman" w:hAnsi="Times New Roman" w:cs="Times New Roman"/>
        </w:rPr>
        <w:t xml:space="preserve">study </w:t>
      </w:r>
      <w:r>
        <w:rPr>
          <w:rFonts w:ascii="Times New Roman" w:hAnsi="Times New Roman" w:cs="Times New Roman"/>
        </w:rPr>
        <w:t>also used a ‘point system</w:t>
      </w:r>
      <w:r w:rsidR="00B8144F">
        <w:rPr>
          <w:rFonts w:ascii="Times New Roman" w:hAnsi="Times New Roman" w:cs="Times New Roman"/>
        </w:rPr>
        <w:t>’</w:t>
      </w:r>
      <w:r>
        <w:rPr>
          <w:rFonts w:ascii="Times New Roman" w:hAnsi="Times New Roman" w:cs="Times New Roman"/>
        </w:rPr>
        <w:t xml:space="preserve"> to </w:t>
      </w:r>
      <w:r w:rsidR="00B8144F">
        <w:rPr>
          <w:rFonts w:ascii="Times New Roman" w:hAnsi="Times New Roman" w:cs="Times New Roman"/>
        </w:rPr>
        <w:t>test</w:t>
      </w:r>
      <w:r>
        <w:rPr>
          <w:rFonts w:ascii="Times New Roman" w:hAnsi="Times New Roman" w:cs="Times New Roman"/>
        </w:rPr>
        <w:t xml:space="preserve"> </w:t>
      </w:r>
      <w:r w:rsidR="00B8144F">
        <w:rPr>
          <w:rFonts w:ascii="Times New Roman" w:hAnsi="Times New Roman" w:cs="Times New Roman"/>
        </w:rPr>
        <w:t>if</w:t>
      </w:r>
      <w:r>
        <w:rPr>
          <w:rFonts w:ascii="Times New Roman" w:hAnsi="Times New Roman" w:cs="Times New Roman"/>
        </w:rPr>
        <w:t xml:space="preserve"> more studies were significant than no</w:t>
      </w:r>
      <w:r w:rsidR="006B4C2E">
        <w:rPr>
          <w:rFonts w:ascii="Times New Roman" w:hAnsi="Times New Roman" w:cs="Times New Roman"/>
        </w:rPr>
        <w:t>t, and did not calculate the magnitude of differences</w:t>
      </w:r>
      <w:r>
        <w:rPr>
          <w:rFonts w:ascii="Times New Roman" w:hAnsi="Times New Roman" w:cs="Times New Roman"/>
        </w:rPr>
        <w:t>. For these reasons</w:t>
      </w:r>
      <w:r w:rsidR="00B8144F">
        <w:rPr>
          <w:rFonts w:ascii="Times New Roman" w:hAnsi="Times New Roman" w:cs="Times New Roman"/>
        </w:rPr>
        <w:t>,</w:t>
      </w:r>
      <w:r>
        <w:rPr>
          <w:rFonts w:ascii="Times New Roman" w:hAnsi="Times New Roman" w:cs="Times New Roman"/>
        </w:rPr>
        <w:t xml:space="preserve"> a meta-analysis to estimate </w:t>
      </w:r>
      <w:r w:rsidR="00B8144F">
        <w:rPr>
          <w:rFonts w:ascii="Times New Roman" w:hAnsi="Times New Roman" w:cs="Times New Roman"/>
        </w:rPr>
        <w:t xml:space="preserve">the </w:t>
      </w:r>
      <w:r>
        <w:rPr>
          <w:rFonts w:ascii="Times New Roman" w:hAnsi="Times New Roman" w:cs="Times New Roman"/>
        </w:rPr>
        <w:t xml:space="preserve">quantitative </w:t>
      </w:r>
      <w:r w:rsidR="00B8144F">
        <w:rPr>
          <w:rFonts w:ascii="Times New Roman" w:hAnsi="Times New Roman" w:cs="Times New Roman"/>
        </w:rPr>
        <w:t xml:space="preserve">differences between </w:t>
      </w:r>
      <w:r>
        <w:rPr>
          <w:rFonts w:ascii="Times New Roman" w:hAnsi="Times New Roman" w:cs="Times New Roman"/>
        </w:rPr>
        <w:t xml:space="preserve">eDNA </w:t>
      </w:r>
      <w:r w:rsidR="00B8144F">
        <w:rPr>
          <w:rFonts w:ascii="Times New Roman" w:hAnsi="Times New Roman" w:cs="Times New Roman"/>
        </w:rPr>
        <w:t>and</w:t>
      </w:r>
      <w:r>
        <w:rPr>
          <w:rFonts w:ascii="Times New Roman" w:hAnsi="Times New Roman" w:cs="Times New Roman"/>
        </w:rPr>
        <w:t xml:space="preserve"> conventional methods </w:t>
      </w:r>
      <w:r w:rsidR="006B4C2E">
        <w:rPr>
          <w:rFonts w:ascii="Times New Roman" w:hAnsi="Times New Roman" w:cs="Times New Roman"/>
        </w:rPr>
        <w:t>across</w:t>
      </w:r>
      <w:r>
        <w:rPr>
          <w:rFonts w:ascii="Times New Roman" w:hAnsi="Times New Roman" w:cs="Times New Roman"/>
        </w:rPr>
        <w:t xml:space="preserve"> taxa is still needed.</w:t>
      </w:r>
    </w:p>
    <w:p w14:paraId="35AFD7A5" w14:textId="66FBADD2" w:rsidR="003626C7" w:rsidRPr="008709E0" w:rsidRDefault="006B4C2E" w:rsidP="007401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540"/>
        <w:contextualSpacing/>
        <w:rPr>
          <w:rFonts w:ascii="Times New Roman" w:hAnsi="Times New Roman" w:cs="Times New Roman"/>
          <w:color w:val="000000"/>
          <w:kern w:val="0"/>
        </w:rPr>
      </w:pPr>
      <w:r w:rsidRPr="005A12A7">
        <w:rPr>
          <w:rFonts w:ascii="Times New Roman" w:hAnsi="Times New Roman" w:cs="Times New Roman"/>
          <w:color w:val="000000"/>
          <w:kern w:val="0"/>
        </w:rPr>
        <w:t xml:space="preserve">Here, </w:t>
      </w:r>
      <w:r w:rsidR="00B8144F" w:rsidRPr="005A12A7">
        <w:rPr>
          <w:rFonts w:ascii="Times New Roman" w:hAnsi="Times New Roman" w:cs="Times New Roman"/>
          <w:color w:val="000000"/>
          <w:kern w:val="0"/>
        </w:rPr>
        <w:t xml:space="preserve">we used </w:t>
      </w:r>
      <w:r w:rsidRPr="005A12A7">
        <w:rPr>
          <w:rFonts w:ascii="Times New Roman" w:hAnsi="Times New Roman" w:cs="Times New Roman"/>
          <w:color w:val="000000"/>
          <w:kern w:val="0"/>
        </w:rPr>
        <w:t xml:space="preserve">meta-analysis </w:t>
      </w:r>
      <w:r w:rsidR="00B8144F" w:rsidRPr="005A12A7">
        <w:rPr>
          <w:rFonts w:ascii="Times New Roman" w:hAnsi="Times New Roman" w:cs="Times New Roman"/>
          <w:color w:val="000000"/>
          <w:kern w:val="0"/>
        </w:rPr>
        <w:t xml:space="preserve">to quantify </w:t>
      </w:r>
      <w:r w:rsidRPr="005A12A7">
        <w:rPr>
          <w:rFonts w:ascii="Times New Roman" w:hAnsi="Times New Roman" w:cs="Times New Roman"/>
          <w:color w:val="000000"/>
          <w:kern w:val="0"/>
        </w:rPr>
        <w:t>the magnitude of differences between</w:t>
      </w:r>
      <w:ins w:id="60" w:author="Macon, Taydin Robert" w:date="2025-12-11T14:06:00Z" w16du:dateUtc="2025-12-11T22:06:00Z">
        <w:r w:rsidR="00312341">
          <w:rPr>
            <w:rFonts w:ascii="Times New Roman" w:hAnsi="Times New Roman" w:cs="Times New Roman"/>
            <w:color w:val="000000"/>
            <w:kern w:val="0"/>
          </w:rPr>
          <w:t xml:space="preserve"> non-metabarcoding</w:t>
        </w:r>
      </w:ins>
      <w:r w:rsidRPr="005A12A7">
        <w:rPr>
          <w:rFonts w:ascii="Times New Roman" w:hAnsi="Times New Roman" w:cs="Times New Roman"/>
          <w:color w:val="000000"/>
          <w:kern w:val="0"/>
        </w:rPr>
        <w:t xml:space="preserve"> eDNA and conventional sampling methodologies</w:t>
      </w:r>
      <w:ins w:id="61" w:author="Macon, Taydin Robert" w:date="2025-12-11T14:07:00Z" w16du:dateUtc="2025-12-11T22:07:00Z">
        <w:r w:rsidR="00312341">
          <w:rPr>
            <w:rFonts w:ascii="Times New Roman" w:hAnsi="Times New Roman" w:cs="Times New Roman"/>
            <w:color w:val="000000"/>
            <w:kern w:val="0"/>
          </w:rPr>
          <w:t xml:space="preserve"> for specific species identifitcaion</w:t>
        </w:r>
      </w:ins>
      <w:r w:rsidRPr="005A12A7">
        <w:rPr>
          <w:rFonts w:ascii="Times New Roman" w:hAnsi="Times New Roman" w:cs="Times New Roman"/>
          <w:color w:val="000000"/>
          <w:kern w:val="0"/>
        </w:rPr>
        <w:t>. We us</w:t>
      </w:r>
      <w:r w:rsidR="00B8144F" w:rsidRPr="005A12A7">
        <w:rPr>
          <w:rFonts w:ascii="Times New Roman" w:hAnsi="Times New Roman" w:cs="Times New Roman"/>
          <w:color w:val="000000"/>
          <w:kern w:val="0"/>
        </w:rPr>
        <w:t>ed</w:t>
      </w:r>
      <w:r w:rsidRPr="005A12A7">
        <w:rPr>
          <w:rFonts w:ascii="Times New Roman" w:hAnsi="Times New Roman" w:cs="Times New Roman"/>
          <w:color w:val="000000"/>
          <w:kern w:val="0"/>
        </w:rPr>
        <w:t xml:space="preserve"> the stud</w:t>
      </w:r>
      <w:r w:rsidR="00B8144F" w:rsidRPr="005A12A7">
        <w:rPr>
          <w:rFonts w:ascii="Times New Roman" w:hAnsi="Times New Roman" w:cs="Times New Roman"/>
          <w:color w:val="000000"/>
          <w:kern w:val="0"/>
        </w:rPr>
        <w:t xml:space="preserve">ies </w:t>
      </w:r>
      <w:r w:rsidRPr="005A12A7">
        <w:rPr>
          <w:rFonts w:ascii="Times New Roman" w:hAnsi="Times New Roman" w:cs="Times New Roman"/>
          <w:color w:val="000000"/>
          <w:kern w:val="0"/>
        </w:rPr>
        <w:t xml:space="preserve">from </w:t>
      </w:r>
      <w:r w:rsidR="003626C7" w:rsidRPr="000111DA">
        <w:rPr>
          <w:rFonts w:ascii="Times New Roman" w:hAnsi="Times New Roman" w:cs="Times New Roman"/>
          <w:highlight w:val="green"/>
          <w:rPrChange w:id="62" w:author="Macon, Taydin Robert" w:date="2026-02-10T09:21:00Z" w16du:dateUtc="2026-02-10T17:21:00Z">
            <w:rPr>
              <w:rFonts w:ascii="Times New Roman" w:hAnsi="Times New Roman" w:cs="Times New Roman"/>
            </w:rPr>
          </w:rPrChange>
        </w:rPr>
        <w:t>Fediajevaite</w:t>
      </w:r>
      <w:r w:rsidR="003626C7" w:rsidRPr="005A12A7">
        <w:rPr>
          <w:rFonts w:ascii="Times New Roman" w:hAnsi="Times New Roman" w:cs="Times New Roman"/>
        </w:rPr>
        <w:t xml:space="preserve"> </w:t>
      </w:r>
      <w:r w:rsidR="003626C7" w:rsidRPr="005A12A7">
        <w:rPr>
          <w:rFonts w:ascii="Times New Roman" w:hAnsi="Times New Roman" w:cs="Times New Roman"/>
          <w:i/>
          <w:iCs/>
        </w:rPr>
        <w:t>et al</w:t>
      </w:r>
      <w:r w:rsidRPr="005A12A7">
        <w:rPr>
          <w:rFonts w:ascii="Times New Roman" w:hAnsi="Times New Roman" w:cs="Times New Roman"/>
          <w:i/>
          <w:iCs/>
        </w:rPr>
        <w:t>.</w:t>
      </w:r>
      <w:r w:rsidR="003626C7" w:rsidRPr="005A12A7">
        <w:rPr>
          <w:rFonts w:ascii="Times New Roman" w:hAnsi="Times New Roman" w:cs="Times New Roman"/>
          <w:i/>
          <w:iCs/>
        </w:rPr>
        <w:t xml:space="preserve"> </w:t>
      </w:r>
      <w:r w:rsidRPr="005A12A7">
        <w:rPr>
          <w:rFonts w:ascii="Times New Roman" w:hAnsi="Times New Roman" w:cs="Times New Roman"/>
        </w:rPr>
        <w:t>(</w:t>
      </w:r>
      <w:r w:rsidR="003626C7" w:rsidRPr="005A12A7">
        <w:rPr>
          <w:rFonts w:ascii="Times New Roman" w:hAnsi="Times New Roman" w:cs="Times New Roman"/>
        </w:rPr>
        <w:t>2021</w:t>
      </w:r>
      <w:r w:rsidRPr="005A12A7">
        <w:rPr>
          <w:rFonts w:ascii="Times New Roman" w:hAnsi="Times New Roman" w:cs="Times New Roman"/>
        </w:rPr>
        <w:t xml:space="preserve">) and </w:t>
      </w:r>
      <w:r w:rsidRPr="00482665">
        <w:rPr>
          <w:rFonts w:ascii="Times New Roman" w:hAnsi="Times New Roman" w:cs="Times New Roman"/>
          <w:highlight w:val="green"/>
          <w:rPrChange w:id="63" w:author="Macon, Taydin Robert" w:date="2026-02-10T09:33:00Z" w16du:dateUtc="2026-02-10T17:33:00Z">
            <w:rPr>
              <w:rFonts w:ascii="Times New Roman" w:hAnsi="Times New Roman" w:cs="Times New Roman"/>
            </w:rPr>
          </w:rPrChange>
        </w:rPr>
        <w:t>Iacaruso</w:t>
      </w:r>
      <w:r w:rsidRPr="005A12A7">
        <w:rPr>
          <w:rFonts w:ascii="Times New Roman" w:hAnsi="Times New Roman" w:cs="Times New Roman"/>
        </w:rPr>
        <w:t xml:space="preserve"> </w:t>
      </w:r>
      <w:r w:rsidRPr="005A12A7">
        <w:rPr>
          <w:rFonts w:ascii="Times New Roman" w:hAnsi="Times New Roman" w:cs="Times New Roman"/>
          <w:i/>
          <w:iCs/>
        </w:rPr>
        <w:t>et al.</w:t>
      </w:r>
      <w:r w:rsidRPr="005A12A7">
        <w:rPr>
          <w:rFonts w:ascii="Times New Roman" w:hAnsi="Times New Roman" w:cs="Times New Roman"/>
        </w:rPr>
        <w:t xml:space="preserve"> (2025) a</w:t>
      </w:r>
      <w:r w:rsidR="00B8144F" w:rsidRPr="005A12A7">
        <w:rPr>
          <w:rFonts w:ascii="Times New Roman" w:hAnsi="Times New Roman" w:cs="Times New Roman"/>
        </w:rPr>
        <w:t xml:space="preserve">long with an </w:t>
      </w:r>
      <w:r w:rsidRPr="005A12A7">
        <w:rPr>
          <w:rFonts w:ascii="Times New Roman" w:hAnsi="Times New Roman" w:cs="Times New Roman"/>
        </w:rPr>
        <w:t xml:space="preserve">extensive literature search, and then we conducted analysis to compare </w:t>
      </w:r>
      <w:r w:rsidR="003626C7" w:rsidRPr="005A12A7">
        <w:rPr>
          <w:rFonts w:ascii="Times New Roman" w:hAnsi="Times New Roman" w:cs="Times New Roman"/>
        </w:rPr>
        <w:t xml:space="preserve">probabilities of eDNA and traditional methods for </w:t>
      </w:r>
      <w:r w:rsidR="00B8144F" w:rsidRPr="005A12A7">
        <w:rPr>
          <w:rFonts w:ascii="Times New Roman" w:hAnsi="Times New Roman" w:cs="Times New Roman"/>
        </w:rPr>
        <w:t xml:space="preserve">species </w:t>
      </w:r>
      <w:r w:rsidR="003626C7" w:rsidRPr="005A12A7">
        <w:rPr>
          <w:rFonts w:ascii="Times New Roman" w:hAnsi="Times New Roman" w:cs="Times New Roman"/>
        </w:rPr>
        <w:t>detection</w:t>
      </w:r>
      <w:ins w:id="64" w:author="Macon, Taydin Robert" w:date="2025-10-29T10:31:00Z" w16du:dateUtc="2025-10-29T17:31:00Z">
        <w:r w:rsidR="007819E2" w:rsidRPr="005A12A7">
          <w:rPr>
            <w:rFonts w:ascii="Times New Roman" w:hAnsi="Times New Roman" w:cs="Times New Roman"/>
            <w:rPrChange w:id="65" w:author="Macon, Taydin Robert" w:date="2025-10-29T10:32:00Z" w16du:dateUtc="2025-10-29T17:32:00Z">
              <w:rPr>
                <w:rFonts w:ascii="Times New Roman" w:hAnsi="Times New Roman" w:cs="Times New Roman"/>
                <w:highlight w:val="red"/>
              </w:rPr>
            </w:rPrChange>
          </w:rPr>
          <w:t xml:space="preserve"> between </w:t>
        </w:r>
      </w:ins>
      <w:ins w:id="66" w:author="Macon, Taydin Robert" w:date="2025-12-11T14:07:00Z" w16du:dateUtc="2025-12-11T22:07:00Z">
        <w:r w:rsidR="00312341" w:rsidRPr="00312341">
          <w:rPr>
            <w:rFonts w:ascii="Times New Roman" w:hAnsi="Times New Roman" w:cs="Times New Roman"/>
          </w:rPr>
          <w:t>paired</w:t>
        </w:r>
      </w:ins>
      <w:ins w:id="67" w:author="Macon, Taydin Robert" w:date="2025-10-29T10:31:00Z" w16du:dateUtc="2025-10-29T17:31:00Z">
        <w:r w:rsidR="007819E2" w:rsidRPr="005A12A7">
          <w:rPr>
            <w:rFonts w:ascii="Times New Roman" w:hAnsi="Times New Roman" w:cs="Times New Roman"/>
            <w:rPrChange w:id="68" w:author="Macon, Taydin Robert" w:date="2025-10-29T10:32:00Z" w16du:dateUtc="2025-10-29T17:32:00Z">
              <w:rPr>
                <w:rFonts w:ascii="Times New Roman" w:hAnsi="Times New Roman" w:cs="Times New Roman"/>
                <w:highlight w:val="red"/>
              </w:rPr>
            </w:rPrChange>
          </w:rPr>
          <w:t xml:space="preserve"> sites and </w:t>
        </w:r>
        <w:r w:rsidR="005A12A7" w:rsidRPr="005A12A7">
          <w:rPr>
            <w:rFonts w:ascii="Times New Roman" w:hAnsi="Times New Roman" w:cs="Times New Roman"/>
            <w:rPrChange w:id="69" w:author="Macon, Taydin Robert" w:date="2025-10-29T10:32:00Z" w16du:dateUtc="2025-10-29T17:32:00Z">
              <w:rPr>
                <w:rFonts w:ascii="Times New Roman" w:hAnsi="Times New Roman" w:cs="Times New Roman"/>
                <w:highlight w:val="red"/>
              </w:rPr>
            </w:rPrChange>
          </w:rPr>
          <w:t>samples at paired sites</w:t>
        </w:r>
      </w:ins>
      <w:r w:rsidR="003626C7" w:rsidRPr="005A12A7">
        <w:rPr>
          <w:rFonts w:ascii="Times New Roman" w:hAnsi="Times New Roman" w:cs="Times New Roman"/>
        </w:rPr>
        <w:t xml:space="preserve">. We calculated the </w:t>
      </w:r>
      <w:r w:rsidRPr="005A12A7">
        <w:rPr>
          <w:rFonts w:ascii="Times New Roman" w:hAnsi="Times New Roman" w:cs="Times New Roman"/>
        </w:rPr>
        <w:t>l</w:t>
      </w:r>
      <w:r w:rsidR="003626C7" w:rsidRPr="005A12A7">
        <w:rPr>
          <w:rFonts w:ascii="Times New Roman" w:hAnsi="Times New Roman" w:cs="Times New Roman"/>
        </w:rPr>
        <w:t xml:space="preserve">og </w:t>
      </w:r>
      <w:r w:rsidRPr="005A12A7">
        <w:rPr>
          <w:rFonts w:ascii="Times New Roman" w:hAnsi="Times New Roman" w:cs="Times New Roman"/>
        </w:rPr>
        <w:t xml:space="preserve">response ratio </w:t>
      </w:r>
      <w:r w:rsidR="003626C7" w:rsidRPr="005A12A7">
        <w:rPr>
          <w:rFonts w:ascii="Times New Roman" w:hAnsi="Times New Roman" w:cs="Times New Roman"/>
        </w:rPr>
        <w:t>for each study</w:t>
      </w:r>
      <w:r w:rsidRPr="005A12A7">
        <w:rPr>
          <w:rFonts w:ascii="Times New Roman" w:hAnsi="Times New Roman" w:cs="Times New Roman"/>
        </w:rPr>
        <w:t>, and then used meta-</w:t>
      </w:r>
      <w:r w:rsidRPr="005A12A7">
        <w:rPr>
          <w:rFonts w:ascii="Times New Roman" w:hAnsi="Times New Roman" w:cs="Times New Roman"/>
        </w:rPr>
        <w:lastRenderedPageBreak/>
        <w:t>regression to assess how response ratios vari</w:t>
      </w:r>
      <w:ins w:id="70" w:author="Macon, Taydin Robert" w:date="2025-10-29T10:05:00Z" w16du:dateUtc="2025-10-29T17:05:00Z">
        <w:r w:rsidR="00B26785" w:rsidRPr="005A12A7">
          <w:rPr>
            <w:rFonts w:ascii="Times New Roman" w:hAnsi="Times New Roman" w:cs="Times New Roman"/>
            <w:rPrChange w:id="71" w:author="Macon, Taydin Robert" w:date="2025-10-29T10:32:00Z" w16du:dateUtc="2025-10-29T17:32:00Z">
              <w:rPr>
                <w:rFonts w:ascii="Times New Roman" w:hAnsi="Times New Roman" w:cs="Times New Roman"/>
                <w:highlight w:val="red"/>
              </w:rPr>
            </w:rPrChange>
          </w:rPr>
          <w:t>ed</w:t>
        </w:r>
      </w:ins>
      <w:del w:id="72" w:author="Macon, Taydin Robert" w:date="2025-10-29T10:05:00Z" w16du:dateUtc="2025-10-29T17:05:00Z">
        <w:r w:rsidRPr="005A12A7" w:rsidDel="00B26785">
          <w:rPr>
            <w:rFonts w:ascii="Times New Roman" w:hAnsi="Times New Roman" w:cs="Times New Roman"/>
          </w:rPr>
          <w:delText>ous</w:delText>
        </w:r>
      </w:del>
      <w:r w:rsidRPr="005A12A7">
        <w:rPr>
          <w:rFonts w:ascii="Times New Roman" w:hAnsi="Times New Roman" w:cs="Times New Roman"/>
        </w:rPr>
        <w:t xml:space="preserve"> across taxa</w:t>
      </w:r>
      <w:ins w:id="73" w:author="Macon, Taydin Robert" w:date="2025-10-29T10:05:00Z" w16du:dateUtc="2025-10-29T17:05:00Z">
        <w:r w:rsidR="00B26785" w:rsidRPr="005A12A7">
          <w:rPr>
            <w:rFonts w:ascii="Times New Roman" w:hAnsi="Times New Roman" w:cs="Times New Roman"/>
            <w:rPrChange w:id="74" w:author="Macon, Taydin Robert" w:date="2025-10-29T10:32:00Z" w16du:dateUtc="2025-10-29T17:32:00Z">
              <w:rPr>
                <w:rFonts w:ascii="Times New Roman" w:hAnsi="Times New Roman" w:cs="Times New Roman"/>
                <w:highlight w:val="red"/>
              </w:rPr>
            </w:rPrChange>
          </w:rPr>
          <w:t xml:space="preserve"> and </w:t>
        </w:r>
      </w:ins>
      <w:ins w:id="75" w:author="Macon, Taydin Robert" w:date="2025-10-29T10:06:00Z" w16du:dateUtc="2025-10-29T17:06:00Z">
        <w:r w:rsidR="00B26785" w:rsidRPr="005A12A7">
          <w:rPr>
            <w:rFonts w:ascii="Times New Roman" w:hAnsi="Times New Roman" w:cs="Times New Roman"/>
            <w:rPrChange w:id="76" w:author="Macon, Taydin Robert" w:date="2025-10-29T10:32:00Z" w16du:dateUtc="2025-10-29T17:32:00Z">
              <w:rPr>
                <w:rFonts w:ascii="Times New Roman" w:hAnsi="Times New Roman" w:cs="Times New Roman"/>
                <w:highlight w:val="red"/>
              </w:rPr>
            </w:rPrChange>
          </w:rPr>
          <w:t>between site detections and sample detections</w:t>
        </w:r>
      </w:ins>
      <w:del w:id="77" w:author="Macon, Taydin Robert" w:date="2025-10-29T10:05:00Z" w16du:dateUtc="2025-10-29T17:05:00Z">
        <w:r w:rsidRPr="005A12A7" w:rsidDel="00B26785">
          <w:rPr>
            <w:rFonts w:ascii="Times New Roman" w:hAnsi="Times New Roman" w:cs="Times New Roman"/>
          </w:rPr>
          <w:delText xml:space="preserve"> and the type of genetic markers used</w:delText>
        </w:r>
      </w:del>
      <w:r w:rsidRPr="005A12A7">
        <w:rPr>
          <w:rFonts w:ascii="Times New Roman" w:hAnsi="Times New Roman" w:cs="Times New Roman"/>
        </w:rPr>
        <w:t>. Specifically, we assessed</w:t>
      </w:r>
      <w:del w:id="78" w:author="Macon, Taydin Robert" w:date="2025-12-04T11:44:00Z" w16du:dateUtc="2025-12-04T19:44:00Z">
        <w:r w:rsidRPr="005A12A7" w:rsidDel="00120073">
          <w:rPr>
            <w:rFonts w:ascii="Times New Roman" w:hAnsi="Times New Roman" w:cs="Times New Roman"/>
          </w:rPr>
          <w:delText xml:space="preserve"> the</w:delText>
        </w:r>
      </w:del>
      <w:r w:rsidRPr="005A12A7">
        <w:rPr>
          <w:rFonts w:ascii="Times New Roman" w:hAnsi="Times New Roman" w:cs="Times New Roman"/>
        </w:rPr>
        <w:t xml:space="preserve"> </w:t>
      </w:r>
      <w:r w:rsidR="00B8144F" w:rsidRPr="005A12A7">
        <w:rPr>
          <w:rFonts w:ascii="Times New Roman" w:hAnsi="Times New Roman" w:cs="Times New Roman"/>
        </w:rPr>
        <w:t>taxa such as fish, insects, reptiles, amphibians, and mammals</w:t>
      </w:r>
      <w:ins w:id="79" w:author="Macon, Taydin Robert" w:date="2025-12-11T14:07:00Z" w16du:dateUtc="2025-12-11T22:07:00Z">
        <w:r w:rsidR="00312341">
          <w:rPr>
            <w:rFonts w:ascii="Times New Roman" w:hAnsi="Times New Roman" w:cs="Times New Roman"/>
          </w:rPr>
          <w:t>.</w:t>
        </w:r>
      </w:ins>
      <w:del w:id="80" w:author="Macon, Taydin Robert" w:date="2025-10-29T10:06:00Z" w16du:dateUtc="2025-10-29T17:06:00Z">
        <w:r w:rsidR="00B8144F" w:rsidRPr="005A12A7" w:rsidDel="00B26785">
          <w:rPr>
            <w:rFonts w:ascii="Times New Roman" w:hAnsi="Times New Roman" w:cs="Times New Roman"/>
          </w:rPr>
          <w:delText>, as well as studies that used the 28s or COI sequencing.</w:delText>
        </w:r>
      </w:del>
      <w:r w:rsidR="00B8144F" w:rsidRPr="005A12A7">
        <w:rPr>
          <w:rFonts w:ascii="Times New Roman" w:hAnsi="Times New Roman" w:cs="Times New Roman"/>
        </w:rPr>
        <w:t xml:space="preserve"> </w:t>
      </w:r>
      <w:r w:rsidR="003626C7" w:rsidRPr="005A12A7">
        <w:rPr>
          <w:rFonts w:ascii="Times New Roman" w:hAnsi="Times New Roman" w:cs="Times New Roman"/>
        </w:rPr>
        <w:t>We hypothesize</w:t>
      </w:r>
      <w:r w:rsidRPr="005A12A7">
        <w:rPr>
          <w:rFonts w:ascii="Times New Roman" w:hAnsi="Times New Roman" w:cs="Times New Roman"/>
        </w:rPr>
        <w:t>d</w:t>
      </w:r>
      <w:r w:rsidR="003626C7" w:rsidRPr="005A12A7">
        <w:rPr>
          <w:rFonts w:ascii="Times New Roman" w:hAnsi="Times New Roman" w:cs="Times New Roman"/>
        </w:rPr>
        <w:t xml:space="preserve"> that </w:t>
      </w:r>
      <w:ins w:id="81" w:author="Macon, Taydin Robert" w:date="2025-12-11T14:08:00Z" w16du:dateUtc="2025-12-11T22:08:00Z">
        <w:r w:rsidR="00312341">
          <w:rPr>
            <w:rFonts w:ascii="Times New Roman" w:hAnsi="Times New Roman" w:cs="Times New Roman"/>
          </w:rPr>
          <w:t xml:space="preserve">non-metabarcoding </w:t>
        </w:r>
      </w:ins>
      <w:r w:rsidR="003626C7" w:rsidRPr="005A12A7">
        <w:rPr>
          <w:rFonts w:ascii="Times New Roman" w:hAnsi="Times New Roman" w:cs="Times New Roman"/>
        </w:rPr>
        <w:t>eDNA w</w:t>
      </w:r>
      <w:r w:rsidRPr="005A12A7">
        <w:rPr>
          <w:rFonts w:ascii="Times New Roman" w:hAnsi="Times New Roman" w:cs="Times New Roman"/>
        </w:rPr>
        <w:t>ould</w:t>
      </w:r>
      <w:r w:rsidR="003626C7" w:rsidRPr="005A12A7">
        <w:rPr>
          <w:rFonts w:ascii="Times New Roman" w:hAnsi="Times New Roman" w:cs="Times New Roman"/>
        </w:rPr>
        <w:t xml:space="preserve"> have a higher detection probability compared to traditional methods</w:t>
      </w:r>
      <w:r w:rsidR="00B8144F" w:rsidRPr="005A12A7">
        <w:rPr>
          <w:rFonts w:ascii="Times New Roman" w:hAnsi="Times New Roman" w:cs="Times New Roman"/>
        </w:rPr>
        <w:t xml:space="preserve"> overall</w:t>
      </w:r>
      <w:r w:rsidR="003626C7" w:rsidRPr="005A12A7">
        <w:rPr>
          <w:rFonts w:ascii="Times New Roman" w:hAnsi="Times New Roman" w:cs="Times New Roman"/>
        </w:rPr>
        <w:t xml:space="preserve">, as </w:t>
      </w:r>
      <w:r w:rsidR="00B8144F" w:rsidRPr="005A12A7">
        <w:rPr>
          <w:rFonts w:ascii="Times New Roman" w:hAnsi="Times New Roman" w:cs="Times New Roman"/>
        </w:rPr>
        <w:t xml:space="preserve">in </w:t>
      </w:r>
      <w:r w:rsidRPr="005A12A7">
        <w:rPr>
          <w:rFonts w:ascii="Times New Roman" w:hAnsi="Times New Roman" w:cs="Times New Roman"/>
        </w:rPr>
        <w:t xml:space="preserve">prior studies, </w:t>
      </w:r>
      <w:r w:rsidR="003626C7" w:rsidRPr="005A12A7">
        <w:rPr>
          <w:rFonts w:ascii="Times New Roman" w:hAnsi="Times New Roman" w:cs="Times New Roman"/>
        </w:rPr>
        <w:t>but there would be variation in th</w:t>
      </w:r>
      <w:r w:rsidR="00B8144F" w:rsidRPr="005A12A7">
        <w:rPr>
          <w:rFonts w:ascii="Times New Roman" w:hAnsi="Times New Roman" w:cs="Times New Roman"/>
        </w:rPr>
        <w:t>e</w:t>
      </w:r>
      <w:r w:rsidR="003626C7" w:rsidRPr="005A12A7">
        <w:rPr>
          <w:rFonts w:ascii="Times New Roman" w:hAnsi="Times New Roman" w:cs="Times New Roman"/>
        </w:rPr>
        <w:t xml:space="preserve"> </w:t>
      </w:r>
      <w:r w:rsidRPr="005A12A7">
        <w:rPr>
          <w:rFonts w:ascii="Times New Roman" w:hAnsi="Times New Roman" w:cs="Times New Roman"/>
        </w:rPr>
        <w:t xml:space="preserve">magnitude of this effect based on </w:t>
      </w:r>
      <w:r w:rsidR="003626C7" w:rsidRPr="005A12A7">
        <w:rPr>
          <w:rFonts w:ascii="Times New Roman" w:hAnsi="Times New Roman" w:cs="Times New Roman"/>
        </w:rPr>
        <w:t>taxa and genetic markers used.</w:t>
      </w:r>
      <w:r w:rsidRPr="005A12A7">
        <w:rPr>
          <w:rFonts w:ascii="Times New Roman" w:hAnsi="Times New Roman" w:cs="Times New Roman"/>
        </w:rPr>
        <w:t xml:space="preserve"> Our study adds to our understanding of the effectiveness of eDNA as a complement, or replacement, to traditional monitoring methods.</w:t>
      </w:r>
    </w:p>
    <w:p w14:paraId="2B852B1B" w14:textId="77777777" w:rsidR="00C85239" w:rsidRPr="008709E0" w:rsidRDefault="00C85239" w:rsidP="008709E0">
      <w:pPr>
        <w:spacing w:line="480" w:lineRule="auto"/>
        <w:contextualSpacing/>
        <w:rPr>
          <w:rFonts w:ascii="Times New Roman" w:hAnsi="Times New Roman" w:cs="Times New Roman"/>
        </w:rPr>
      </w:pPr>
    </w:p>
    <w:p w14:paraId="7FEF0E16" w14:textId="77777777" w:rsidR="00A335E2" w:rsidRPr="008709E0" w:rsidRDefault="00A335E2" w:rsidP="008709E0">
      <w:pPr>
        <w:spacing w:line="480" w:lineRule="auto"/>
        <w:contextualSpacing/>
        <w:rPr>
          <w:rFonts w:ascii="Times New Roman" w:hAnsi="Times New Roman" w:cs="Times New Roman"/>
          <w:b/>
          <w:bCs/>
        </w:rPr>
      </w:pPr>
      <w:r w:rsidRPr="008709E0">
        <w:rPr>
          <w:rFonts w:ascii="Times New Roman" w:hAnsi="Times New Roman" w:cs="Times New Roman"/>
          <w:b/>
          <w:bCs/>
        </w:rPr>
        <w:t>Methods</w:t>
      </w:r>
    </w:p>
    <w:p w14:paraId="70AD0F7E" w14:textId="014C50B5" w:rsidR="00882ED0" w:rsidRPr="00C1110E" w:rsidRDefault="00882ED0" w:rsidP="008709E0">
      <w:pPr>
        <w:spacing w:line="480" w:lineRule="auto"/>
        <w:contextualSpacing/>
        <w:rPr>
          <w:ins w:id="82" w:author="Crowder, David William" w:date="2025-08-31T21:02:00Z" w16du:dateUtc="2025-09-01T04:02:00Z"/>
          <w:rFonts w:ascii="Times New Roman" w:hAnsi="Times New Roman" w:cs="Times New Roman"/>
          <w:b/>
          <w:bCs/>
          <w:i/>
          <w:iCs/>
        </w:rPr>
      </w:pPr>
      <w:ins w:id="83" w:author="Crowder, David William" w:date="2025-08-31T21:02:00Z" w16du:dateUtc="2025-09-01T04:02:00Z">
        <w:r>
          <w:rPr>
            <w:rFonts w:ascii="Times New Roman" w:hAnsi="Times New Roman" w:cs="Times New Roman"/>
            <w:b/>
            <w:bCs/>
            <w:i/>
            <w:iCs/>
          </w:rPr>
          <w:t>Literature search</w:t>
        </w:r>
      </w:ins>
    </w:p>
    <w:p w14:paraId="679A54FF" w14:textId="3AC8D20D" w:rsidR="00882ED0" w:rsidRDefault="00A335E2">
      <w:pPr>
        <w:spacing w:line="480" w:lineRule="auto"/>
        <w:ind w:firstLine="540"/>
        <w:contextualSpacing/>
        <w:rPr>
          <w:ins w:id="84" w:author="Crowder, David William" w:date="2025-08-31T21:09:00Z" w16du:dateUtc="2025-09-01T04:09:00Z"/>
          <w:rFonts w:ascii="Times New Roman" w:hAnsi="Times New Roman" w:cs="Times New Roman"/>
        </w:rPr>
        <w:pPrChange w:id="85" w:author="Macon, Taydin Robert" w:date="2025-12-09T11:29:00Z" w16du:dateUtc="2025-12-09T19:29:00Z">
          <w:pPr>
            <w:spacing w:line="480" w:lineRule="auto"/>
            <w:contextualSpacing/>
          </w:pPr>
        </w:pPrChange>
      </w:pPr>
      <w:r w:rsidRPr="008709E0">
        <w:rPr>
          <w:rFonts w:ascii="Times New Roman" w:hAnsi="Times New Roman" w:cs="Times New Roman"/>
        </w:rPr>
        <w:t xml:space="preserve">We used Web of Science to search for papers pertaining to “eDNA” or “environmental DNA”  from </w:t>
      </w:r>
      <w:r w:rsidR="00882ED0">
        <w:rPr>
          <w:rFonts w:ascii="Times New Roman" w:hAnsi="Times New Roman" w:cs="Times New Roman"/>
        </w:rPr>
        <w:t xml:space="preserve">1 January 1970 </w:t>
      </w:r>
      <w:r w:rsidRPr="008709E0">
        <w:rPr>
          <w:rFonts w:ascii="Times New Roman" w:hAnsi="Times New Roman" w:cs="Times New Roman"/>
        </w:rPr>
        <w:t xml:space="preserve">until </w:t>
      </w:r>
      <w:r w:rsidR="00882ED0">
        <w:rPr>
          <w:rFonts w:ascii="Times New Roman" w:hAnsi="Times New Roman" w:cs="Times New Roman"/>
        </w:rPr>
        <w:t xml:space="preserve">31 </w:t>
      </w:r>
      <w:r w:rsidRPr="008709E0">
        <w:rPr>
          <w:rFonts w:ascii="Times New Roman" w:hAnsi="Times New Roman" w:cs="Times New Roman"/>
        </w:rPr>
        <w:t xml:space="preserve">December 2024. This </w:t>
      </w:r>
      <w:r w:rsidR="00882ED0">
        <w:rPr>
          <w:rFonts w:ascii="Times New Roman" w:hAnsi="Times New Roman" w:cs="Times New Roman"/>
        </w:rPr>
        <w:t>search obtained 7,031 papers</w:t>
      </w:r>
      <w:ins w:id="86" w:author="Macon, Taydin Robert" w:date="2025-12-04T11:47:00Z" w16du:dateUtc="2025-12-04T19:47:00Z">
        <w:r w:rsidR="00554E64">
          <w:rPr>
            <w:rFonts w:ascii="Times New Roman" w:hAnsi="Times New Roman" w:cs="Times New Roman"/>
          </w:rPr>
          <w:t xml:space="preserve">. </w:t>
        </w:r>
        <w:r w:rsidR="00554E64" w:rsidRPr="00554E64">
          <w:rPr>
            <w:rFonts w:ascii="Times New Roman" w:hAnsi="Times New Roman" w:cs="Times New Roman"/>
            <w:rPrChange w:id="87" w:author="Macon, Taydin Robert" w:date="2025-12-04T11:47:00Z" w16du:dateUtc="2025-12-04T19:47:00Z">
              <w:rPr/>
            </w:rPrChange>
          </w:rPr>
          <w:t>To further refine the search, the following 4 strings were added separately to the base criteria:  (</w:t>
        </w:r>
        <w:r w:rsidR="00554E64" w:rsidRPr="00554E64">
          <w:rPr>
            <w:rFonts w:ascii="Times New Roman" w:hAnsi="Times New Roman" w:cs="Times New Roman"/>
            <w:i/>
            <w:iCs/>
            <w:rPrChange w:id="88" w:author="Macon, Taydin Robert" w:date="2025-12-04T11:47:00Z" w16du:dateUtc="2025-12-04T19:47:00Z">
              <w:rPr>
                <w:i/>
                <w:iCs/>
              </w:rPr>
            </w:rPrChange>
          </w:rPr>
          <w:t>i</w:t>
        </w:r>
        <w:r w:rsidR="00554E64" w:rsidRPr="00554E64">
          <w:rPr>
            <w:rFonts w:ascii="Times New Roman" w:hAnsi="Times New Roman" w:cs="Times New Roman"/>
            <w:rPrChange w:id="89" w:author="Macon, Taydin Robert" w:date="2025-12-04T11:47:00Z" w16du:dateUtc="2025-12-04T19:47:00Z">
              <w:rPr/>
            </w:rPrChange>
          </w:rPr>
          <w:t>) “probability of detection” or “detection probability” or “probability of occurrence” or “occurrence probability” with comparison or versus or relative as a third string , (</w:t>
        </w:r>
        <w:r w:rsidR="00554E64" w:rsidRPr="00554E64">
          <w:rPr>
            <w:rFonts w:ascii="Times New Roman" w:hAnsi="Times New Roman" w:cs="Times New Roman"/>
            <w:i/>
            <w:iCs/>
            <w:rPrChange w:id="90" w:author="Macon, Taydin Robert" w:date="2025-12-04T11:47:00Z" w16du:dateUtc="2025-12-04T19:47:00Z">
              <w:rPr>
                <w:i/>
                <w:iCs/>
              </w:rPr>
            </w:rPrChange>
          </w:rPr>
          <w:t>ii</w:t>
        </w:r>
        <w:r w:rsidR="00554E64" w:rsidRPr="00554E64">
          <w:rPr>
            <w:rFonts w:ascii="Times New Roman" w:hAnsi="Times New Roman" w:cs="Times New Roman"/>
            <w:rPrChange w:id="91" w:author="Macon, Taydin Robert" w:date="2025-12-04T11:47:00Z" w16du:dateUtc="2025-12-04T19:47:00Z">
              <w:rPr/>
            </w:rPrChange>
          </w:rPr>
          <w:t>) “species diversity” or “species richness” with “comparison” or “versus” or “relative” as a third string, (</w:t>
        </w:r>
        <w:r w:rsidR="00554E64" w:rsidRPr="00554E64">
          <w:rPr>
            <w:rFonts w:ascii="Times New Roman" w:hAnsi="Times New Roman" w:cs="Times New Roman"/>
            <w:i/>
            <w:iCs/>
            <w:rPrChange w:id="92" w:author="Macon, Taydin Robert" w:date="2025-12-04T11:47:00Z" w16du:dateUtc="2025-12-04T19:47:00Z">
              <w:rPr>
                <w:i/>
                <w:iCs/>
              </w:rPr>
            </w:rPrChange>
          </w:rPr>
          <w:t>iii</w:t>
        </w:r>
        <w:r w:rsidR="00554E64" w:rsidRPr="00554E64">
          <w:rPr>
            <w:rFonts w:ascii="Times New Roman" w:hAnsi="Times New Roman" w:cs="Times New Roman"/>
            <w:rPrChange w:id="93" w:author="Macon, Taydin Robert" w:date="2025-12-04T11:47:00Z" w16du:dateUtc="2025-12-04T19:47:00Z">
              <w:rPr/>
            </w:rPrChange>
          </w:rPr>
          <w:t>) “cost” or “cost effectiveness” with “comparison” or “versus” or “relative” as a third string, and (</w:t>
        </w:r>
        <w:r w:rsidR="00554E64" w:rsidRPr="00554E64">
          <w:rPr>
            <w:rFonts w:ascii="Times New Roman" w:hAnsi="Times New Roman" w:cs="Times New Roman"/>
            <w:i/>
            <w:iCs/>
            <w:rPrChange w:id="94" w:author="Macon, Taydin Robert" w:date="2025-12-04T11:47:00Z" w16du:dateUtc="2025-12-04T19:47:00Z">
              <w:rPr>
                <w:i/>
                <w:iCs/>
              </w:rPr>
            </w:rPrChange>
          </w:rPr>
          <w:t>iv</w:t>
        </w:r>
        <w:r w:rsidR="00554E64" w:rsidRPr="00554E64">
          <w:rPr>
            <w:rFonts w:ascii="Times New Roman" w:hAnsi="Times New Roman" w:cs="Times New Roman"/>
            <w:rPrChange w:id="95" w:author="Macon, Taydin Robert" w:date="2025-12-04T11:47:00Z" w16du:dateUtc="2025-12-04T19:47:00Z">
              <w:rPr/>
            </w:rPrChange>
          </w:rPr>
          <w:t xml:space="preserve">)  “abundance” or “density” with “comparison” or “versus” or “relative” as a third string. Search </w:t>
        </w:r>
        <w:r w:rsidR="00554E64" w:rsidRPr="00554E64">
          <w:rPr>
            <w:rFonts w:ascii="Times New Roman" w:hAnsi="Times New Roman" w:cs="Times New Roman"/>
            <w:i/>
            <w:iCs/>
            <w:rPrChange w:id="96" w:author="Macon, Taydin Robert" w:date="2025-12-04T11:47:00Z" w16du:dateUtc="2025-12-04T19:47:00Z">
              <w:rPr>
                <w:i/>
                <w:iCs/>
              </w:rPr>
            </w:rPrChange>
          </w:rPr>
          <w:t>i</w:t>
        </w:r>
        <w:r w:rsidR="00554E64" w:rsidRPr="00554E64">
          <w:rPr>
            <w:rFonts w:ascii="Times New Roman" w:hAnsi="Times New Roman" w:cs="Times New Roman"/>
            <w:rPrChange w:id="97" w:author="Macon, Taydin Robert" w:date="2025-12-04T11:47:00Z" w16du:dateUtc="2025-12-04T19:47:00Z">
              <w:rPr/>
            </w:rPrChange>
          </w:rPr>
          <w:t xml:space="preserve"> resulted in 42 papers, search </w:t>
        </w:r>
        <w:r w:rsidR="00554E64" w:rsidRPr="00554E64">
          <w:rPr>
            <w:rFonts w:ascii="Times New Roman" w:hAnsi="Times New Roman" w:cs="Times New Roman"/>
            <w:i/>
            <w:iCs/>
            <w:rPrChange w:id="98" w:author="Macon, Taydin Robert" w:date="2025-12-04T11:47:00Z" w16du:dateUtc="2025-12-04T19:47:00Z">
              <w:rPr>
                <w:i/>
                <w:iCs/>
              </w:rPr>
            </w:rPrChange>
          </w:rPr>
          <w:t>ii</w:t>
        </w:r>
        <w:r w:rsidR="00554E64" w:rsidRPr="00554E64">
          <w:rPr>
            <w:rFonts w:ascii="Times New Roman" w:hAnsi="Times New Roman" w:cs="Times New Roman"/>
            <w:rPrChange w:id="99" w:author="Macon, Taydin Robert" w:date="2025-12-04T11:47:00Z" w16du:dateUtc="2025-12-04T19:47:00Z">
              <w:rPr/>
            </w:rPrChange>
          </w:rPr>
          <w:t xml:space="preserve"> with 108, search </w:t>
        </w:r>
        <w:r w:rsidR="00554E64" w:rsidRPr="00554E64">
          <w:rPr>
            <w:rFonts w:ascii="Times New Roman" w:hAnsi="Times New Roman" w:cs="Times New Roman"/>
            <w:i/>
            <w:iCs/>
            <w:rPrChange w:id="100" w:author="Macon, Taydin Robert" w:date="2025-12-04T11:47:00Z" w16du:dateUtc="2025-12-04T19:47:00Z">
              <w:rPr>
                <w:i/>
                <w:iCs/>
              </w:rPr>
            </w:rPrChange>
          </w:rPr>
          <w:t>iii</w:t>
        </w:r>
        <w:r w:rsidR="00554E64" w:rsidRPr="00554E64">
          <w:rPr>
            <w:rFonts w:ascii="Times New Roman" w:hAnsi="Times New Roman" w:cs="Times New Roman"/>
            <w:rPrChange w:id="101" w:author="Macon, Taydin Robert" w:date="2025-12-04T11:47:00Z" w16du:dateUtc="2025-12-04T19:47:00Z">
              <w:rPr/>
            </w:rPrChange>
          </w:rPr>
          <w:t xml:space="preserve"> with 115, and search </w:t>
        </w:r>
        <w:r w:rsidR="00554E64" w:rsidRPr="00554E64">
          <w:rPr>
            <w:rFonts w:ascii="Times New Roman" w:hAnsi="Times New Roman" w:cs="Times New Roman"/>
            <w:i/>
            <w:iCs/>
            <w:rPrChange w:id="102" w:author="Macon, Taydin Robert" w:date="2025-12-04T11:47:00Z" w16du:dateUtc="2025-12-04T19:47:00Z">
              <w:rPr>
                <w:i/>
                <w:iCs/>
              </w:rPr>
            </w:rPrChange>
          </w:rPr>
          <w:t>iv</w:t>
        </w:r>
        <w:r w:rsidR="00554E64" w:rsidRPr="00554E64">
          <w:rPr>
            <w:rFonts w:ascii="Times New Roman" w:hAnsi="Times New Roman" w:cs="Times New Roman"/>
            <w:rPrChange w:id="103" w:author="Macon, Taydin Robert" w:date="2025-12-04T11:47:00Z" w16du:dateUtc="2025-12-04T19:47:00Z">
              <w:rPr/>
            </w:rPrChange>
          </w:rPr>
          <w:t xml:space="preserve"> with 515.</w:t>
        </w:r>
      </w:ins>
      <w:del w:id="104" w:author="Macon, Taydin Robert" w:date="2025-12-04T11:47:00Z" w16du:dateUtc="2025-12-04T19:47:00Z">
        <w:r w:rsidR="00882ED0" w:rsidRPr="00554E64" w:rsidDel="00554E64">
          <w:rPr>
            <w:rFonts w:ascii="Times New Roman" w:hAnsi="Times New Roman" w:cs="Times New Roman"/>
          </w:rPr>
          <w:delText>,</w:delText>
        </w:r>
      </w:del>
      <w:r w:rsidR="00882ED0">
        <w:rPr>
          <w:rFonts w:ascii="Times New Roman" w:hAnsi="Times New Roman" w:cs="Times New Roman"/>
        </w:rPr>
        <w:t xml:space="preserve"> </w:t>
      </w:r>
      <w:ins w:id="105" w:author="Macon, Taydin Robert" w:date="2025-12-04T11:48:00Z" w16du:dateUtc="2025-12-04T19:48:00Z">
        <w:r w:rsidR="00127FD3">
          <w:rPr>
            <w:rFonts w:ascii="Times New Roman" w:hAnsi="Times New Roman" w:cs="Times New Roman"/>
          </w:rPr>
          <w:t xml:space="preserve">We </w:t>
        </w:r>
      </w:ins>
      <w:del w:id="106" w:author="Macon, Taydin Robert" w:date="2025-12-04T11:48:00Z" w16du:dateUtc="2025-12-04T19:48:00Z">
        <w:r w:rsidR="00882ED0" w:rsidDel="00127FD3">
          <w:rPr>
            <w:rFonts w:ascii="Times New Roman" w:hAnsi="Times New Roman" w:cs="Times New Roman"/>
          </w:rPr>
          <w:delText>which were</w:delText>
        </w:r>
      </w:del>
      <w:r w:rsidR="00882ED0">
        <w:rPr>
          <w:rFonts w:ascii="Times New Roman" w:hAnsi="Times New Roman" w:cs="Times New Roman"/>
        </w:rPr>
        <w:t xml:space="preserve"> further screened </w:t>
      </w:r>
      <w:ins w:id="107" w:author="Macon, Taydin Robert" w:date="2025-12-04T11:48:00Z" w16du:dateUtc="2025-12-04T19:48:00Z">
        <w:r w:rsidR="00127FD3">
          <w:rPr>
            <w:rFonts w:ascii="Times New Roman" w:hAnsi="Times New Roman" w:cs="Times New Roman"/>
          </w:rPr>
          <w:t xml:space="preserve">papers </w:t>
        </w:r>
      </w:ins>
      <w:r w:rsidR="00882ED0">
        <w:rPr>
          <w:rFonts w:ascii="Times New Roman" w:hAnsi="Times New Roman" w:cs="Times New Roman"/>
        </w:rPr>
        <w:t xml:space="preserve">based on titles and abstracts to determine if they included a comparison between eDNA and a conventional sampling method; this resulted in 780 papers. These papers were read to assess whether they included </w:t>
      </w:r>
      <w:r w:rsidRPr="008709E0">
        <w:rPr>
          <w:rFonts w:ascii="Times New Roman" w:hAnsi="Times New Roman" w:cs="Times New Roman"/>
        </w:rPr>
        <w:t xml:space="preserve">empirical and </w:t>
      </w:r>
      <w:r w:rsidRPr="008709E0">
        <w:rPr>
          <w:rFonts w:ascii="Times New Roman" w:hAnsi="Times New Roman" w:cs="Times New Roman"/>
          <w:i/>
          <w:iCs/>
        </w:rPr>
        <w:t>in situ</w:t>
      </w:r>
      <w:r w:rsidRPr="008709E0">
        <w:rPr>
          <w:rFonts w:ascii="Times New Roman" w:hAnsi="Times New Roman" w:cs="Times New Roman"/>
        </w:rPr>
        <w:t xml:space="preserve"> comparisons </w:t>
      </w:r>
      <w:r w:rsidRPr="008709E0">
        <w:rPr>
          <w:rFonts w:ascii="Times New Roman" w:hAnsi="Times New Roman" w:cs="Times New Roman"/>
        </w:rPr>
        <w:lastRenderedPageBreak/>
        <w:t>between eDNA and traditional methods for species detection</w:t>
      </w:r>
      <w:r w:rsidR="00882ED0">
        <w:rPr>
          <w:rFonts w:ascii="Times New Roman" w:hAnsi="Times New Roman" w:cs="Times New Roman"/>
        </w:rPr>
        <w:t>, which excluded all but 202 papers</w:t>
      </w:r>
      <w:r w:rsidRPr="008709E0">
        <w:rPr>
          <w:rFonts w:ascii="Times New Roman" w:hAnsi="Times New Roman" w:cs="Times New Roman"/>
        </w:rPr>
        <w:t xml:space="preserve">. For a final screening, the 202 papers plus those from Fediajevaite </w:t>
      </w:r>
      <w:r w:rsidRPr="008709E0">
        <w:rPr>
          <w:rFonts w:ascii="Times New Roman" w:hAnsi="Times New Roman" w:cs="Times New Roman"/>
          <w:i/>
          <w:iCs/>
        </w:rPr>
        <w:t>et al</w:t>
      </w:r>
      <w:r w:rsidRPr="008709E0">
        <w:rPr>
          <w:rFonts w:ascii="Times New Roman" w:hAnsi="Times New Roman" w:cs="Times New Roman"/>
        </w:rPr>
        <w:t xml:space="preserve"> 2021 </w:t>
      </w:r>
      <w:ins w:id="108" w:author="Crowder, David William" w:date="2025-08-31T21:09:00Z" w16du:dateUtc="2025-09-01T04:09:00Z">
        <w:r w:rsidR="00882ED0">
          <w:rPr>
            <w:rFonts w:ascii="Times New Roman" w:hAnsi="Times New Roman" w:cs="Times New Roman"/>
          </w:rPr>
          <w:t>AND THE 2025 PAPER? HOW MANY PAPERS IN FEDIAJEVAITE OR THE 2025 STUDY WERE NOT IN YOUR 20</w:t>
        </w:r>
      </w:ins>
      <w:ins w:id="109" w:author="Crowder, David William" w:date="2025-08-31T21:10:00Z" w16du:dateUtc="2025-09-01T04:10:00Z">
        <w:r w:rsidR="00882ED0">
          <w:rPr>
            <w:rFonts w:ascii="Times New Roman" w:hAnsi="Times New Roman" w:cs="Times New Roman"/>
          </w:rPr>
          <w:t>2 PAPERS?</w:t>
        </w:r>
      </w:ins>
      <w:r w:rsidRPr="008709E0">
        <w:rPr>
          <w:rFonts w:ascii="Times New Roman" w:hAnsi="Times New Roman" w:cs="Times New Roman"/>
        </w:rPr>
        <w:t xml:space="preserve"> </w:t>
      </w:r>
    </w:p>
    <w:p w14:paraId="33CFEF31" w14:textId="0B62A596" w:rsidR="006049FA" w:rsidRPr="008709E0" w:rsidRDefault="00A335E2">
      <w:pPr>
        <w:spacing w:line="480" w:lineRule="auto"/>
        <w:ind w:firstLine="540"/>
        <w:rPr>
          <w:rFonts w:ascii="Times New Roman" w:hAnsi="Times New Roman" w:cs="Times New Roman"/>
        </w:rPr>
        <w:pPrChange w:id="110" w:author="Anderson, Riley Morgan" w:date="2025-11-25T16:53:00Z">
          <w:pPr>
            <w:spacing w:line="480" w:lineRule="auto"/>
            <w:ind w:firstLine="540"/>
            <w:contextualSpacing/>
          </w:pPr>
        </w:pPrChange>
      </w:pPr>
      <w:r w:rsidRPr="16D6BCFF">
        <w:rPr>
          <w:rFonts w:ascii="Times New Roman" w:hAnsi="Times New Roman" w:cs="Times New Roman"/>
        </w:rPr>
        <w:t>To be included in the final meta-analysis, papers must directly compare probabilities of detection between eDNA and a traditional sampling method, and detection methods must be used during overlapping time periods.</w:t>
      </w:r>
      <w:r w:rsidR="006A3097" w:rsidRPr="16D6BCFF">
        <w:rPr>
          <w:rFonts w:ascii="Times New Roman" w:hAnsi="Times New Roman" w:cs="Times New Roman"/>
        </w:rPr>
        <w:t xml:space="preserve"> If a paper included a combination of paired and unpaired sites, the unpaired sites were not used in the analysis.</w:t>
      </w:r>
      <w:r w:rsidRPr="16D6BCFF">
        <w:rPr>
          <w:rFonts w:ascii="Times New Roman" w:hAnsi="Times New Roman" w:cs="Times New Roman"/>
        </w:rPr>
        <w:t xml:space="preserve"> In addition, papers that used metabarcoding for </w:t>
      </w:r>
      <w:del w:id="111" w:author="Anderson, Riley Morgan" w:date="2025-11-25T16:53:00Z">
        <w:r w:rsidRPr="16D6BCFF" w:rsidDel="00A335E2">
          <w:rPr>
            <w:rFonts w:ascii="Times New Roman" w:hAnsi="Times New Roman" w:cs="Times New Roman"/>
          </w:rPr>
          <w:delText>board</w:delText>
        </w:r>
      </w:del>
      <w:ins w:id="112" w:author="Anderson, Riley Morgan" w:date="2025-11-25T16:53:00Z">
        <w:del w:id="113" w:author="Macon, Taydin Robert" w:date="2025-12-12T14:35:00Z" w16du:dateUtc="2025-12-12T22:35:00Z">
          <w:r w:rsidR="0D4780FB" w:rsidRPr="16D6BCFF" w:rsidDel="00312341">
            <w:rPr>
              <w:rFonts w:ascii="Times New Roman" w:hAnsi="Times New Roman" w:cs="Times New Roman"/>
            </w:rPr>
            <w:delText>broad</w:delText>
          </w:r>
        </w:del>
      </w:ins>
      <w:del w:id="114" w:author="Macon, Taydin Robert" w:date="2025-12-12T14:35:00Z" w16du:dateUtc="2025-12-12T22:35:00Z">
        <w:r w:rsidRPr="16D6BCFF" w:rsidDel="00312341">
          <w:rPr>
            <w:rFonts w:ascii="Times New Roman" w:hAnsi="Times New Roman" w:cs="Times New Roman"/>
          </w:rPr>
          <w:delText xml:space="preserve">, </w:delText>
        </w:r>
      </w:del>
      <w:r w:rsidRPr="16D6BCFF">
        <w:rPr>
          <w:rFonts w:ascii="Times New Roman" w:hAnsi="Times New Roman" w:cs="Times New Roman"/>
        </w:rPr>
        <w:t xml:space="preserve">non-specific </w:t>
      </w:r>
      <w:ins w:id="115" w:author="Macon, Taydin Robert" w:date="2025-12-12T14:35:00Z" w16du:dateUtc="2025-12-12T22:35:00Z">
        <w:r w:rsidR="00312341">
          <w:rPr>
            <w:rFonts w:ascii="Times New Roman" w:hAnsi="Times New Roman" w:cs="Times New Roman"/>
          </w:rPr>
          <w:t xml:space="preserve">or specific </w:t>
        </w:r>
      </w:ins>
      <w:r w:rsidRPr="16D6BCFF">
        <w:rPr>
          <w:rFonts w:ascii="Times New Roman" w:hAnsi="Times New Roman" w:cs="Times New Roman"/>
        </w:rPr>
        <w:t>species detection were excluded</w:t>
      </w:r>
      <w:ins w:id="116" w:author="Macon, Taydin Robert" w:date="2025-12-12T14:37:00Z" w16du:dateUtc="2025-12-12T22:37:00Z">
        <w:r w:rsidR="00312341">
          <w:rPr>
            <w:rFonts w:ascii="Times New Roman" w:hAnsi="Times New Roman" w:cs="Times New Roman"/>
          </w:rPr>
          <w:t>; this exclusion</w:t>
        </w:r>
      </w:ins>
      <w:del w:id="117" w:author="Macon, Taydin Robert" w:date="2025-12-12T14:35:00Z" w16du:dateUtc="2025-12-12T22:35:00Z">
        <w:r w:rsidR="00B64AB7" w:rsidRPr="16D6BCFF" w:rsidDel="00312341">
          <w:rPr>
            <w:rFonts w:ascii="Times New Roman" w:hAnsi="Times New Roman" w:cs="Times New Roman"/>
          </w:rPr>
          <w:delText>;</w:delText>
        </w:r>
      </w:del>
      <w:del w:id="118" w:author="Macon, Taydin Robert" w:date="2025-12-12T14:37:00Z" w16du:dateUtc="2025-12-12T22:37:00Z">
        <w:r w:rsidR="00B64AB7" w:rsidRPr="16D6BCFF" w:rsidDel="00312341">
          <w:rPr>
            <w:rFonts w:ascii="Times New Roman" w:hAnsi="Times New Roman" w:cs="Times New Roman"/>
          </w:rPr>
          <w:delText xml:space="preserve"> </w:delText>
        </w:r>
      </w:del>
      <w:del w:id="119" w:author="Macon, Taydin Robert" w:date="2025-12-12T14:36:00Z" w16du:dateUtc="2025-12-12T22:36:00Z">
        <w:r w:rsidR="00B64AB7" w:rsidRPr="16D6BCFF" w:rsidDel="00312341">
          <w:rPr>
            <w:rFonts w:ascii="Times New Roman" w:hAnsi="Times New Roman" w:cs="Times New Roman"/>
          </w:rPr>
          <w:delText>t</w:delText>
        </w:r>
      </w:del>
      <w:del w:id="120" w:author="Macon, Taydin Robert" w:date="2025-12-12T14:37:00Z" w16du:dateUtc="2025-12-12T22:37:00Z">
        <w:r w:rsidR="00B64AB7" w:rsidRPr="16D6BCFF" w:rsidDel="00312341">
          <w:rPr>
            <w:rFonts w:ascii="Times New Roman" w:hAnsi="Times New Roman" w:cs="Times New Roman"/>
          </w:rPr>
          <w:delText xml:space="preserve">his exclusion </w:delText>
        </w:r>
      </w:del>
      <w:ins w:id="121" w:author="Macon, Taydin Robert" w:date="2025-12-12T14:36:00Z" w16du:dateUtc="2025-12-12T22:36:00Z">
        <w:r w:rsidR="00312341">
          <w:rPr>
            <w:rFonts w:ascii="Times New Roman" w:hAnsi="Times New Roman" w:cs="Times New Roman"/>
          </w:rPr>
          <w:t xml:space="preserve"> </w:t>
        </w:r>
      </w:ins>
      <w:r w:rsidR="00B64AB7" w:rsidRPr="16D6BCFF">
        <w:rPr>
          <w:rFonts w:ascii="Times New Roman" w:hAnsi="Times New Roman" w:cs="Times New Roman"/>
        </w:rPr>
        <w:t>was not conducted in prior meta-analyses</w:t>
      </w:r>
      <w:ins w:id="122" w:author="Anderson, Riley Morgan" w:date="2025-11-25T16:53:00Z">
        <w:r w:rsidR="101B9364" w:rsidRPr="16D6BCFF">
          <w:rPr>
            <w:rFonts w:ascii="Times New Roman" w:hAnsi="Times New Roman" w:cs="Times New Roman"/>
          </w:rPr>
          <w:t xml:space="preserve"> (</w:t>
        </w:r>
      </w:ins>
      <w:ins w:id="123" w:author="Anderson, Riley Morgan" w:date="2025-11-25T16:54:00Z">
        <w:r w:rsidR="101B9364" w:rsidRPr="000111DA">
          <w:rPr>
            <w:rFonts w:ascii="Times New Roman" w:hAnsi="Times New Roman" w:cs="Times New Roman"/>
            <w:highlight w:val="green"/>
            <w:rPrChange w:id="124" w:author="Macon, Taydin Robert" w:date="2026-02-10T09:20:00Z" w16du:dateUtc="2026-02-10T17:20:00Z">
              <w:rPr>
                <w:rFonts w:ascii="Times New Roman" w:hAnsi="Times New Roman" w:cs="Times New Roman"/>
              </w:rPr>
            </w:rPrChange>
          </w:rPr>
          <w:t>Fediajevaite</w:t>
        </w:r>
        <w:r w:rsidR="101B9364" w:rsidRPr="16D6BCFF">
          <w:rPr>
            <w:rFonts w:ascii="Times New Roman" w:hAnsi="Times New Roman" w:cs="Times New Roman"/>
          </w:rPr>
          <w:t xml:space="preserve"> et al. 2021)</w:t>
        </w:r>
      </w:ins>
      <w:r w:rsidR="00B64AB7" w:rsidRPr="16D6BCFF">
        <w:rPr>
          <w:rFonts w:ascii="Times New Roman" w:hAnsi="Times New Roman" w:cs="Times New Roman"/>
        </w:rPr>
        <w:t>.</w:t>
      </w:r>
      <w:r w:rsidRPr="16D6BCFF">
        <w:rPr>
          <w:rFonts w:ascii="Times New Roman" w:hAnsi="Times New Roman" w:cs="Times New Roman"/>
        </w:rPr>
        <w:t xml:space="preserve"> </w:t>
      </w:r>
      <w:commentRangeStart w:id="125"/>
      <w:r w:rsidRPr="16D6BCFF">
        <w:rPr>
          <w:rFonts w:ascii="Times New Roman" w:hAnsi="Times New Roman" w:cs="Times New Roman"/>
        </w:rPr>
        <w:t>Th</w:t>
      </w:r>
      <w:r w:rsidR="00B64AB7" w:rsidRPr="16D6BCFF">
        <w:rPr>
          <w:rFonts w:ascii="Times New Roman" w:hAnsi="Times New Roman" w:cs="Times New Roman"/>
        </w:rPr>
        <w:t>e</w:t>
      </w:r>
      <w:r w:rsidRPr="16D6BCFF">
        <w:rPr>
          <w:rFonts w:ascii="Times New Roman" w:hAnsi="Times New Roman" w:cs="Times New Roman"/>
        </w:rPr>
        <w:t xml:space="preserve"> final screening resulted in only </w:t>
      </w:r>
      <w:r w:rsidR="006A3097" w:rsidRPr="16D6BCFF">
        <w:rPr>
          <w:rFonts w:ascii="Times New Roman" w:hAnsi="Times New Roman" w:cs="Times New Roman"/>
        </w:rPr>
        <w:t>32</w:t>
      </w:r>
      <w:r w:rsidRPr="16D6BCFF">
        <w:rPr>
          <w:rFonts w:ascii="Times New Roman" w:hAnsi="Times New Roman" w:cs="Times New Roman"/>
        </w:rPr>
        <w:t xml:space="preserve"> studies fitting our strict inclusion criteria. </w:t>
      </w:r>
      <w:commentRangeEnd w:id="125"/>
      <w:r w:rsidRPr="16D6BCFF">
        <w:rPr>
          <w:rStyle w:val="CommentReference"/>
          <w:rFonts w:ascii="Times New Roman" w:hAnsi="Times New Roman" w:cs="Times New Roman"/>
          <w:sz w:val="24"/>
          <w:szCs w:val="24"/>
        </w:rPr>
        <w:commentReference w:id="125"/>
      </w:r>
      <w:r w:rsidRPr="16D6BCFF">
        <w:rPr>
          <w:rFonts w:ascii="Times New Roman" w:hAnsi="Times New Roman" w:cs="Times New Roman"/>
        </w:rPr>
        <w:t>However, several of these studies attempted to detect multiple species and sometimes multiple detection methods. If a study used eDNA and two or more traditional methods for species detection, then we counted that study as having multiple detection comparisons. The same applies</w:t>
      </w:r>
      <w:del w:id="126" w:author="Anderson, Riley Morgan" w:date="2025-11-25T16:54:00Z">
        <w:r w:rsidRPr="16D6BCFF" w:rsidDel="00A335E2">
          <w:rPr>
            <w:rFonts w:ascii="Times New Roman" w:hAnsi="Times New Roman" w:cs="Times New Roman"/>
          </w:rPr>
          <w:delText xml:space="preserve"> for</w:delText>
        </w:r>
      </w:del>
      <w:r w:rsidRPr="16D6BCFF">
        <w:rPr>
          <w:rFonts w:ascii="Times New Roman" w:hAnsi="Times New Roman" w:cs="Times New Roman"/>
        </w:rPr>
        <w:t xml:space="preserve"> if a study had multiple eDNA methods of detection. </w:t>
      </w:r>
      <w:commentRangeStart w:id="127"/>
      <w:r w:rsidRPr="16D6BCFF">
        <w:rPr>
          <w:rFonts w:ascii="Times New Roman" w:hAnsi="Times New Roman" w:cs="Times New Roman"/>
        </w:rPr>
        <w:t xml:space="preserve">This resulted in </w:t>
      </w:r>
      <w:ins w:id="128" w:author="Macon, Taydin Robert" w:date="2025-10-28T14:18:00Z">
        <w:r w:rsidR="006A3097" w:rsidRPr="16D6BCFF">
          <w:rPr>
            <w:rFonts w:ascii="Times New Roman" w:hAnsi="Times New Roman" w:cs="Times New Roman"/>
          </w:rPr>
          <w:t>229</w:t>
        </w:r>
      </w:ins>
      <w:r w:rsidRPr="16D6BCFF">
        <w:rPr>
          <w:rFonts w:ascii="Times New Roman" w:hAnsi="Times New Roman" w:cs="Times New Roman"/>
        </w:rPr>
        <w:t xml:space="preserve"> detection comparisons from the </w:t>
      </w:r>
      <w:ins w:id="129" w:author="Macon, Taydin Robert" w:date="2025-10-28T14:18:00Z">
        <w:r w:rsidR="006A3097" w:rsidRPr="16D6BCFF">
          <w:rPr>
            <w:rFonts w:ascii="Times New Roman" w:hAnsi="Times New Roman" w:cs="Times New Roman"/>
          </w:rPr>
          <w:t>32</w:t>
        </w:r>
      </w:ins>
      <w:r w:rsidRPr="16D6BCFF">
        <w:rPr>
          <w:rFonts w:ascii="Times New Roman" w:hAnsi="Times New Roman" w:cs="Times New Roman"/>
        </w:rPr>
        <w:t xml:space="preserve"> studies. </w:t>
      </w:r>
      <w:commentRangeEnd w:id="127"/>
      <w:r w:rsidRPr="008709E0">
        <w:rPr>
          <w:rStyle w:val="CommentReference"/>
          <w:rFonts w:ascii="Times New Roman" w:hAnsi="Times New Roman" w:cs="Times New Roman"/>
          <w:sz w:val="24"/>
          <w:szCs w:val="24"/>
        </w:rPr>
        <w:commentReference w:id="127"/>
      </w:r>
    </w:p>
    <w:p w14:paraId="1EAA2235" w14:textId="3D102079" w:rsidR="00A335E2" w:rsidRDefault="00A335E2" w:rsidP="008709E0">
      <w:pPr>
        <w:spacing w:line="480" w:lineRule="auto"/>
        <w:ind w:firstLine="540"/>
        <w:contextualSpacing/>
        <w:rPr>
          <w:ins w:id="130" w:author="Crowder, David William" w:date="2025-08-31T21:11:00Z" w16du:dateUtc="2025-09-01T04:11:00Z"/>
          <w:rFonts w:ascii="Times New Roman" w:hAnsi="Times New Roman" w:cs="Times New Roman"/>
        </w:rPr>
      </w:pPr>
      <w:r w:rsidRPr="008709E0">
        <w:rPr>
          <w:rFonts w:ascii="Times New Roman" w:hAnsi="Times New Roman" w:cs="Times New Roman"/>
        </w:rPr>
        <w:t xml:space="preserve">Data abstracted </w:t>
      </w:r>
      <w:del w:id="131" w:author="Anderson, Riley Morgan" w:date="2025-12-01T19:40:00Z">
        <w:r w:rsidRPr="008709E0">
          <w:rPr>
            <w:rFonts w:ascii="Times New Roman" w:hAnsi="Times New Roman" w:cs="Times New Roman"/>
          </w:rPr>
          <w:delText xml:space="preserve">from these </w:delText>
        </w:r>
      </w:del>
      <w:r w:rsidRPr="008709E0">
        <w:rPr>
          <w:rFonts w:ascii="Times New Roman" w:hAnsi="Times New Roman" w:cs="Times New Roman"/>
        </w:rPr>
        <w:t>include number of study sites, positive eDNA detections</w:t>
      </w:r>
      <w:r w:rsidR="006A3097">
        <w:rPr>
          <w:rFonts w:ascii="Times New Roman" w:hAnsi="Times New Roman" w:cs="Times New Roman"/>
        </w:rPr>
        <w:t xml:space="preserve"> by site</w:t>
      </w:r>
      <w:r w:rsidRPr="008709E0">
        <w:rPr>
          <w:rFonts w:ascii="Times New Roman" w:hAnsi="Times New Roman" w:cs="Times New Roman"/>
        </w:rPr>
        <w:t xml:space="preserve">, </w:t>
      </w:r>
      <w:r w:rsidR="006A3097" w:rsidRPr="008709E0">
        <w:rPr>
          <w:rFonts w:ascii="Times New Roman" w:hAnsi="Times New Roman" w:cs="Times New Roman"/>
        </w:rPr>
        <w:t>positive eDNA detections</w:t>
      </w:r>
      <w:r w:rsidR="006A3097">
        <w:rPr>
          <w:rFonts w:ascii="Times New Roman" w:hAnsi="Times New Roman" w:cs="Times New Roman"/>
        </w:rPr>
        <w:t xml:space="preserve"> by sample, </w:t>
      </w:r>
      <w:r w:rsidRPr="008709E0">
        <w:rPr>
          <w:rFonts w:ascii="Times New Roman" w:hAnsi="Times New Roman" w:cs="Times New Roman"/>
        </w:rPr>
        <w:t>positive traditional detections</w:t>
      </w:r>
      <w:r w:rsidR="006A3097">
        <w:rPr>
          <w:rFonts w:ascii="Times New Roman" w:hAnsi="Times New Roman" w:cs="Times New Roman"/>
        </w:rPr>
        <w:t xml:space="preserve"> by site</w:t>
      </w:r>
      <w:r w:rsidRPr="008709E0">
        <w:rPr>
          <w:rFonts w:ascii="Times New Roman" w:hAnsi="Times New Roman" w:cs="Times New Roman"/>
        </w:rPr>
        <w:t xml:space="preserve">, </w:t>
      </w:r>
      <w:r w:rsidR="006A3097" w:rsidRPr="008709E0">
        <w:rPr>
          <w:rFonts w:ascii="Times New Roman" w:hAnsi="Times New Roman" w:cs="Times New Roman"/>
        </w:rPr>
        <w:t>positive traditional detections</w:t>
      </w:r>
      <w:r w:rsidR="006A3097">
        <w:rPr>
          <w:rFonts w:ascii="Times New Roman" w:hAnsi="Times New Roman" w:cs="Times New Roman"/>
        </w:rPr>
        <w:t xml:space="preserve"> by sample, </w:t>
      </w:r>
      <w:r w:rsidRPr="008709E0">
        <w:rPr>
          <w:rFonts w:ascii="Times New Roman" w:hAnsi="Times New Roman" w:cs="Times New Roman"/>
        </w:rPr>
        <w:t xml:space="preserve">genetic markers used for eDNA, collection methods for eDNA and traditional sampling, </w:t>
      </w:r>
      <w:r w:rsidR="006A3097">
        <w:rPr>
          <w:rFonts w:ascii="Times New Roman" w:hAnsi="Times New Roman" w:cs="Times New Roman"/>
        </w:rPr>
        <w:t xml:space="preserve">and </w:t>
      </w:r>
      <w:r w:rsidRPr="008709E0">
        <w:rPr>
          <w:rFonts w:ascii="Times New Roman" w:hAnsi="Times New Roman" w:cs="Times New Roman"/>
        </w:rPr>
        <w:t xml:space="preserve">organism type. If there was a point in the study where only eDNA was collected or only traditional methods of detection were used, then those data were excluded. </w:t>
      </w:r>
      <w:r w:rsidR="00C1110E" w:rsidRPr="008709E0">
        <w:rPr>
          <w:rFonts w:ascii="Times New Roman" w:hAnsi="Times New Roman" w:cs="Times New Roman"/>
        </w:rPr>
        <w:t xml:space="preserve">If multiple eDNA samples were taken at one study site, then only one positive PCR hit was </w:t>
      </w:r>
      <w:del w:id="132" w:author="Anderson, Riley Morgan" w:date="2025-12-01T19:41:00Z">
        <w:r w:rsidR="00C1110E" w:rsidRPr="008709E0">
          <w:rPr>
            <w:rFonts w:ascii="Times New Roman" w:hAnsi="Times New Roman" w:cs="Times New Roman"/>
          </w:rPr>
          <w:delText xml:space="preserve">required to </w:delText>
        </w:r>
      </w:del>
      <w:r w:rsidR="00C1110E" w:rsidRPr="0396228E">
        <w:rPr>
          <w:rFonts w:ascii="Times New Roman" w:hAnsi="Times New Roman" w:cs="Times New Roman"/>
        </w:rPr>
        <w:t>consider</w:t>
      </w:r>
      <w:ins w:id="133" w:author="Anderson, Riley Morgan" w:date="2025-12-01T19:41:00Z">
        <w:r w:rsidR="5F769348" w:rsidRPr="0396228E">
          <w:rPr>
            <w:rFonts w:ascii="Times New Roman" w:hAnsi="Times New Roman" w:cs="Times New Roman"/>
          </w:rPr>
          <w:t>ed</w:t>
        </w:r>
      </w:ins>
      <w:r w:rsidR="00C1110E" w:rsidRPr="008709E0">
        <w:rPr>
          <w:rFonts w:ascii="Times New Roman" w:hAnsi="Times New Roman" w:cs="Times New Roman"/>
        </w:rPr>
        <w:t xml:space="preserve"> </w:t>
      </w:r>
      <w:del w:id="134" w:author="Anderson, Riley Morgan" w:date="2025-12-01T19:41:00Z">
        <w:r w:rsidR="00C1110E" w:rsidRPr="008709E0">
          <w:rPr>
            <w:rFonts w:ascii="Times New Roman" w:hAnsi="Times New Roman" w:cs="Times New Roman"/>
          </w:rPr>
          <w:delText xml:space="preserve">that </w:delText>
        </w:r>
      </w:del>
      <w:r w:rsidR="00C1110E" w:rsidRPr="008709E0">
        <w:rPr>
          <w:rFonts w:ascii="Times New Roman" w:hAnsi="Times New Roman" w:cs="Times New Roman"/>
        </w:rPr>
        <w:t>a positive detection for the</w:t>
      </w:r>
      <w:del w:id="135" w:author="Anderson, Riley Morgan" w:date="2025-12-01T19:42:00Z">
        <w:r w:rsidR="00C1110E" w:rsidRPr="008709E0">
          <w:rPr>
            <w:rFonts w:ascii="Times New Roman" w:hAnsi="Times New Roman" w:cs="Times New Roman"/>
          </w:rPr>
          <w:delText xml:space="preserve"> </w:delText>
        </w:r>
        <w:r w:rsidR="00C1110E">
          <w:rPr>
            <w:rFonts w:ascii="Times New Roman" w:hAnsi="Times New Roman" w:cs="Times New Roman"/>
          </w:rPr>
          <w:delText>paper</w:delText>
        </w:r>
      </w:del>
      <w:r w:rsidR="00C1110E">
        <w:rPr>
          <w:rFonts w:ascii="Times New Roman" w:hAnsi="Times New Roman" w:cs="Times New Roman"/>
        </w:rPr>
        <w:t xml:space="preserve"> analysis (detection probability by site). </w:t>
      </w:r>
      <w:r w:rsidR="006A3097">
        <w:rPr>
          <w:rFonts w:ascii="Times New Roman" w:hAnsi="Times New Roman" w:cs="Times New Roman"/>
        </w:rPr>
        <w:t xml:space="preserve">If a paper did not explicitly include positive detections by sample, authors were </w:t>
      </w:r>
      <w:r w:rsidR="00C1110E">
        <w:rPr>
          <w:rFonts w:ascii="Times New Roman" w:hAnsi="Times New Roman" w:cs="Times New Roman"/>
        </w:rPr>
        <w:t xml:space="preserve">contacted, </w:t>
      </w:r>
      <w:r w:rsidR="00C1110E">
        <w:rPr>
          <w:rFonts w:ascii="Times New Roman" w:hAnsi="Times New Roman" w:cs="Times New Roman"/>
        </w:rPr>
        <w:lastRenderedPageBreak/>
        <w:t>and data was received from them. If authors did not respond or did not have the data, then those papers were excluded for the study wide analysis (detection probability by sample).</w:t>
      </w:r>
      <w:r w:rsidRPr="008709E0">
        <w:rPr>
          <w:rFonts w:ascii="Times New Roman" w:hAnsi="Times New Roman" w:cs="Times New Roman"/>
        </w:rPr>
        <w:t xml:space="preserve"> Lastly, only raw data was collected- no probabilities of detection generated by study models were used to generate probabilities of detection for this meta-analysis. Probabilities of detection were calculated by dividing the number of positive sites by the total number of study sites</w:t>
      </w:r>
      <w:r w:rsidR="00C1110E">
        <w:rPr>
          <w:rFonts w:ascii="Times New Roman" w:hAnsi="Times New Roman" w:cs="Times New Roman"/>
        </w:rPr>
        <w:t xml:space="preserve"> and by dividing the number or positive samples by the total number of samples taken</w:t>
      </w:r>
      <w:r w:rsidRPr="008709E0">
        <w:rPr>
          <w:rFonts w:ascii="Times New Roman" w:hAnsi="Times New Roman" w:cs="Times New Roman"/>
        </w:rPr>
        <w:t>.</w:t>
      </w:r>
      <w:ins w:id="136" w:author="Macon, Taydin Robert" w:date="2025-10-28T14:30:00Z" w16du:dateUtc="2025-10-28T21:30:00Z">
        <w:r w:rsidR="00C1110E">
          <w:rPr>
            <w:rFonts w:ascii="Times New Roman" w:hAnsi="Times New Roman" w:cs="Times New Roman"/>
          </w:rPr>
          <w:t xml:space="preserve"> </w:t>
        </w:r>
      </w:ins>
    </w:p>
    <w:p w14:paraId="3C309F20" w14:textId="77777777" w:rsidR="00543782" w:rsidRDefault="00543782" w:rsidP="008709E0">
      <w:pPr>
        <w:spacing w:line="480" w:lineRule="auto"/>
        <w:ind w:firstLine="540"/>
        <w:contextualSpacing/>
        <w:rPr>
          <w:ins w:id="137" w:author="Crowder, David William" w:date="2025-08-31T21:11:00Z" w16du:dateUtc="2025-09-01T04:11:00Z"/>
          <w:rFonts w:ascii="Times New Roman" w:hAnsi="Times New Roman" w:cs="Times New Roman"/>
        </w:rPr>
      </w:pPr>
    </w:p>
    <w:p w14:paraId="61C86347" w14:textId="6D50ACB6" w:rsidR="00543782" w:rsidRPr="008709E0" w:rsidRDefault="00543782" w:rsidP="008709E0">
      <w:pPr>
        <w:spacing w:line="480" w:lineRule="auto"/>
        <w:ind w:firstLine="540"/>
        <w:contextualSpacing/>
        <w:rPr>
          <w:ins w:id="138" w:author="Anderson, Riley Morgan" w:date="2025-12-01T19:52:00Z" w16du:dateUtc="2025-12-01T19:52:57Z"/>
          <w:rFonts w:ascii="Times New Roman" w:hAnsi="Times New Roman" w:cs="Times New Roman"/>
        </w:rPr>
      </w:pPr>
      <w:ins w:id="139" w:author="Crowder, David William" w:date="2025-08-31T21:11:00Z" w16du:dateUtc="2025-09-01T04:11:00Z">
        <w:r>
          <w:rPr>
            <w:rFonts w:ascii="Times New Roman" w:hAnsi="Times New Roman" w:cs="Times New Roman"/>
          </w:rPr>
          <w:t>DATA ANALYSIS</w:t>
        </w:r>
        <w:del w:id="140" w:author="Macon, Taydin Robert" w:date="2025-10-29T14:04:00Z" w16du:dateUtc="2025-10-29T21:04:00Z">
          <w:r w:rsidDel="00BB1E7F">
            <w:rPr>
              <w:rFonts w:ascii="Times New Roman" w:hAnsi="Times New Roman" w:cs="Times New Roman"/>
            </w:rPr>
            <w:delText>?</w:delText>
          </w:r>
        </w:del>
      </w:ins>
    </w:p>
    <w:p w14:paraId="34664834" w14:textId="4ED0C653" w:rsidR="0CB90E42" w:rsidRDefault="0CB90E42" w:rsidP="0396228E">
      <w:pPr>
        <w:spacing w:line="480" w:lineRule="auto"/>
        <w:ind w:firstLine="540"/>
        <w:contextualSpacing/>
        <w:rPr>
          <w:ins w:id="141" w:author="Anderson, Riley Morgan" w:date="2025-12-01T21:47:00Z" w16du:dateUtc="2025-12-01T21:47:00Z"/>
          <w:rFonts w:ascii="Times New Roman" w:hAnsi="Times New Roman" w:cs="Times New Roman"/>
        </w:rPr>
      </w:pPr>
      <w:ins w:id="142" w:author="Anderson, Riley Morgan" w:date="2025-12-01T19:53:00Z">
        <w:r w:rsidRPr="0396228E">
          <w:rPr>
            <w:rFonts w:ascii="Times New Roman" w:hAnsi="Times New Roman" w:cs="Times New Roman"/>
          </w:rPr>
          <w:t xml:space="preserve">We compared the detection probabilities of traditional detection and eDNA methods with a </w:t>
        </w:r>
      </w:ins>
      <w:ins w:id="143" w:author="Anderson, Riley Morgan" w:date="2025-12-01T19:54:00Z">
        <w:r w:rsidR="55817E4F" w:rsidRPr="0396228E">
          <w:rPr>
            <w:rFonts w:ascii="Times New Roman" w:hAnsi="Times New Roman" w:cs="Times New Roman"/>
          </w:rPr>
          <w:t xml:space="preserve">binomial generalized linear mixed model (GLMM). </w:t>
        </w:r>
      </w:ins>
      <w:ins w:id="144" w:author="Anderson, Riley Morgan" w:date="2025-12-01T19:55:00Z">
        <w:r w:rsidR="55817E4F" w:rsidRPr="0396228E">
          <w:rPr>
            <w:rFonts w:ascii="Times New Roman" w:hAnsi="Times New Roman" w:cs="Times New Roman"/>
          </w:rPr>
          <w:t>Detection probabilit</w:t>
        </w:r>
        <w:r w:rsidR="7A0ADD92" w:rsidRPr="0396228E">
          <w:rPr>
            <w:rFonts w:ascii="Times New Roman" w:hAnsi="Times New Roman" w:cs="Times New Roman"/>
          </w:rPr>
          <w:t>y was modeled as a function of method (eDNA vs. traditional)</w:t>
        </w:r>
      </w:ins>
      <w:ins w:id="145" w:author="Anderson, Riley Morgan" w:date="2025-12-01T19:56:00Z">
        <w:r w:rsidR="79CB7359" w:rsidRPr="0396228E">
          <w:rPr>
            <w:rFonts w:ascii="Times New Roman" w:hAnsi="Times New Roman" w:cs="Times New Roman"/>
          </w:rPr>
          <w:t xml:space="preserve">, organism type, and their two-way interaction as fixed effects. </w:t>
        </w:r>
      </w:ins>
      <w:ins w:id="146" w:author="Anderson, Riley Morgan" w:date="2025-12-01T21:10:00Z">
        <w:r w:rsidR="7D69CE48" w:rsidRPr="0396228E">
          <w:rPr>
            <w:rFonts w:ascii="Times New Roman" w:hAnsi="Times New Roman" w:cs="Times New Roman"/>
          </w:rPr>
          <w:t xml:space="preserve">In </w:t>
        </w:r>
      </w:ins>
      <w:ins w:id="147" w:author="Anderson, Riley Morgan" w:date="2025-12-01T21:11:00Z">
        <w:r w:rsidR="7D69CE48" w:rsidRPr="0396228E">
          <w:rPr>
            <w:rFonts w:ascii="Times New Roman" w:hAnsi="Times New Roman" w:cs="Times New Roman"/>
          </w:rPr>
          <w:t>meta-analysis, heterogeneity is often nested within each paper and nested again within</w:t>
        </w:r>
        <w:r w:rsidR="4FBA4F0C" w:rsidRPr="0396228E">
          <w:rPr>
            <w:rFonts w:ascii="Times New Roman" w:hAnsi="Times New Roman" w:cs="Times New Roman"/>
          </w:rPr>
          <w:t xml:space="preserve"> </w:t>
        </w:r>
      </w:ins>
      <w:ins w:id="148" w:author="Anderson, Riley Morgan" w:date="2025-12-01T21:12:00Z">
        <w:r w:rsidR="4FBA4F0C" w:rsidRPr="0396228E">
          <w:rPr>
            <w:rFonts w:ascii="Times New Roman" w:hAnsi="Times New Roman" w:cs="Times New Roman"/>
          </w:rPr>
          <w:t xml:space="preserve">each study or experiment in each paper. To capture this hierarchical structure, we modeled </w:t>
        </w:r>
      </w:ins>
      <w:ins w:id="149" w:author="Anderson, Riley Morgan" w:date="2025-12-01T21:13:00Z">
        <w:r w:rsidR="52CDCC68" w:rsidRPr="0396228E">
          <w:rPr>
            <w:rFonts w:ascii="Times New Roman" w:hAnsi="Times New Roman" w:cs="Times New Roman"/>
          </w:rPr>
          <w:t xml:space="preserve">the within-paper studies nested within each paper as a </w:t>
        </w:r>
      </w:ins>
      <w:ins w:id="150" w:author="Anderson, Riley Morgan" w:date="2025-12-01T21:14:00Z">
        <w:r w:rsidR="3D6D25B4" w:rsidRPr="0396228E">
          <w:rPr>
            <w:rFonts w:ascii="Times New Roman" w:hAnsi="Times New Roman" w:cs="Times New Roman"/>
          </w:rPr>
          <w:t xml:space="preserve">normally distributed </w:t>
        </w:r>
      </w:ins>
      <w:ins w:id="151" w:author="Anderson, Riley Morgan" w:date="2025-12-01T21:13:00Z">
        <w:r w:rsidR="52CDCC68" w:rsidRPr="0396228E">
          <w:rPr>
            <w:rFonts w:ascii="Times New Roman" w:hAnsi="Times New Roman" w:cs="Times New Roman"/>
          </w:rPr>
          <w:t>random intercept.</w:t>
        </w:r>
      </w:ins>
      <w:ins w:id="152" w:author="Anderson, Riley Morgan" w:date="2025-12-01T21:14:00Z">
        <w:r w:rsidR="72CDD5E4" w:rsidRPr="0396228E">
          <w:rPr>
            <w:rFonts w:ascii="Times New Roman" w:hAnsi="Times New Roman" w:cs="Times New Roman"/>
          </w:rPr>
          <w:t xml:space="preserve"> We also</w:t>
        </w:r>
      </w:ins>
      <w:ins w:id="153" w:author="Anderson, Riley Morgan" w:date="2025-12-01T21:15:00Z">
        <w:r w:rsidR="72CDD5E4" w:rsidRPr="0396228E">
          <w:rPr>
            <w:rFonts w:ascii="Times New Roman" w:hAnsi="Times New Roman" w:cs="Times New Roman"/>
          </w:rPr>
          <w:t xml:space="preserve"> allowed the effect of detection method (eDNA vs. traditional) to vary for each study as a random slope</w:t>
        </w:r>
        <w:r w:rsidR="3570CE98" w:rsidRPr="0396228E">
          <w:rPr>
            <w:rFonts w:ascii="Times New Roman" w:hAnsi="Times New Roman" w:cs="Times New Roman"/>
          </w:rPr>
          <w:t xml:space="preserve"> term.</w:t>
        </w:r>
      </w:ins>
      <w:ins w:id="154" w:author="Anderson, Riley Morgan" w:date="2025-12-01T21:21:00Z">
        <w:r w:rsidR="621F4F94" w:rsidRPr="0396228E">
          <w:rPr>
            <w:rFonts w:ascii="Times New Roman" w:hAnsi="Times New Roman" w:cs="Times New Roman"/>
          </w:rPr>
          <w:t xml:space="preserve"> </w:t>
        </w:r>
      </w:ins>
      <w:ins w:id="155" w:author="Anderson, Riley Morgan" w:date="2025-12-01T21:46:00Z">
        <w:r w:rsidR="65CB5F92" w:rsidRPr="0396228E">
          <w:rPr>
            <w:rFonts w:ascii="Times New Roman" w:hAnsi="Times New Roman" w:cs="Times New Roman"/>
          </w:rPr>
          <w:t xml:space="preserve">This approach was implemented for comparisons at the paper level and the sample level. </w:t>
        </w:r>
      </w:ins>
    </w:p>
    <w:p w14:paraId="1307E8B5" w14:textId="31A5CE2F" w:rsidR="621F4F94" w:rsidRDefault="621F4F94" w:rsidP="3C655707">
      <w:pPr>
        <w:spacing w:line="480" w:lineRule="auto"/>
        <w:ind w:firstLine="540"/>
        <w:contextualSpacing/>
        <w:rPr>
          <w:rFonts w:ascii="Times New Roman" w:hAnsi="Times New Roman" w:cs="Times New Roman"/>
        </w:rPr>
      </w:pPr>
      <w:ins w:id="156" w:author="Anderson, Riley Morgan" w:date="2025-12-01T21:21:00Z">
        <w:r w:rsidRPr="3C655707">
          <w:rPr>
            <w:rFonts w:ascii="Times New Roman" w:hAnsi="Times New Roman" w:cs="Times New Roman"/>
          </w:rPr>
          <w:t>Mixed-effects meta-regression models were intent</w:t>
        </w:r>
      </w:ins>
      <w:ins w:id="157" w:author="Anderson, Riley Morgan" w:date="2025-12-01T21:22:00Z">
        <w:r w:rsidR="35773EFD" w:rsidRPr="3C655707">
          <w:rPr>
            <w:rFonts w:ascii="Times New Roman" w:hAnsi="Times New Roman" w:cs="Times New Roman"/>
          </w:rPr>
          <w:t>ional</w:t>
        </w:r>
      </w:ins>
      <w:ins w:id="158" w:author="Anderson, Riley Morgan" w:date="2025-12-01T21:21:00Z">
        <w:r w:rsidRPr="3C655707">
          <w:rPr>
            <w:rFonts w:ascii="Times New Roman" w:hAnsi="Times New Roman" w:cs="Times New Roman"/>
          </w:rPr>
          <w:t>ly avoided</w:t>
        </w:r>
      </w:ins>
      <w:ins w:id="159" w:author="Anderson, Riley Morgan" w:date="2025-12-01T21:22:00Z">
        <w:r w:rsidR="4F7B63C6" w:rsidRPr="3C655707">
          <w:rPr>
            <w:rFonts w:ascii="Times New Roman" w:hAnsi="Times New Roman" w:cs="Times New Roman"/>
          </w:rPr>
          <w:t xml:space="preserve"> for t</w:t>
        </w:r>
      </w:ins>
      <w:ins w:id="160" w:author="Anderson, Riley Morgan" w:date="2025-12-01T21:28:00Z">
        <w:r w:rsidR="24C2DF44" w:rsidRPr="3C655707">
          <w:rPr>
            <w:rFonts w:ascii="Times New Roman" w:hAnsi="Times New Roman" w:cs="Times New Roman"/>
          </w:rPr>
          <w:t>hree</w:t>
        </w:r>
      </w:ins>
      <w:ins w:id="161" w:author="Anderson, Riley Morgan" w:date="2025-12-01T21:22:00Z">
        <w:r w:rsidR="4F7B63C6" w:rsidRPr="3C655707">
          <w:rPr>
            <w:rFonts w:ascii="Times New Roman" w:hAnsi="Times New Roman" w:cs="Times New Roman"/>
          </w:rPr>
          <w:t xml:space="preserve"> reasons; 1) the data analyzed are the raw counts of detections and</w:t>
        </w:r>
      </w:ins>
      <w:ins w:id="162" w:author="Anderson, Riley Morgan" w:date="2025-12-01T21:26:00Z">
        <w:r w:rsidR="661A404B" w:rsidRPr="3C655707">
          <w:rPr>
            <w:rFonts w:ascii="Times New Roman" w:hAnsi="Times New Roman" w:cs="Times New Roman"/>
          </w:rPr>
          <w:t xml:space="preserve"> binomial regression models the exact binomial likelihood as opposed to a normal a</w:t>
        </w:r>
      </w:ins>
      <w:ins w:id="163" w:author="Anderson, Riley Morgan" w:date="2025-12-01T21:27:00Z">
        <w:r w:rsidR="661A404B" w:rsidRPr="3C655707">
          <w:rPr>
            <w:rFonts w:ascii="Times New Roman" w:hAnsi="Times New Roman" w:cs="Times New Roman"/>
          </w:rPr>
          <w:t>p</w:t>
        </w:r>
      </w:ins>
      <w:ins w:id="164" w:author="Anderson, Riley Morgan" w:date="2025-12-01T21:26:00Z">
        <w:r w:rsidR="661A404B" w:rsidRPr="3C655707">
          <w:rPr>
            <w:rFonts w:ascii="Times New Roman" w:hAnsi="Times New Roman" w:cs="Times New Roman"/>
          </w:rPr>
          <w:t xml:space="preserve">proximation with </w:t>
        </w:r>
      </w:ins>
      <w:ins w:id="165" w:author="Anderson, Riley Morgan" w:date="2025-12-01T21:27:00Z">
        <w:r w:rsidR="661A404B" w:rsidRPr="3C655707">
          <w:rPr>
            <w:rFonts w:ascii="Times New Roman" w:hAnsi="Times New Roman" w:cs="Times New Roman"/>
          </w:rPr>
          <w:t>meta-regression</w:t>
        </w:r>
      </w:ins>
      <w:ins w:id="166" w:author="Anderson, Riley Morgan" w:date="2025-12-01T21:40:00Z">
        <w:r w:rsidR="4F68EEE5" w:rsidRPr="3C655707">
          <w:rPr>
            <w:rFonts w:ascii="Times New Roman" w:hAnsi="Times New Roman" w:cs="Times New Roman"/>
          </w:rPr>
          <w:t>,</w:t>
        </w:r>
      </w:ins>
      <w:ins w:id="167" w:author="Anderson, Riley Morgan" w:date="2025-12-01T21:27:00Z">
        <w:r w:rsidR="44405A7B" w:rsidRPr="3C655707">
          <w:rPr>
            <w:rFonts w:ascii="Times New Roman" w:hAnsi="Times New Roman" w:cs="Times New Roman"/>
          </w:rPr>
          <w:t xml:space="preserve"> 2)</w:t>
        </w:r>
      </w:ins>
      <w:ins w:id="168" w:author="Anderson, Riley Morgan" w:date="2025-12-01T21:28:00Z">
        <w:r w:rsidR="44405A7B" w:rsidRPr="3C655707">
          <w:rPr>
            <w:rFonts w:ascii="Times New Roman" w:hAnsi="Times New Roman" w:cs="Times New Roman"/>
          </w:rPr>
          <w:t xml:space="preserve"> binomial regression automatically accounts for sample size via the bino</w:t>
        </w:r>
        <w:r w:rsidR="13FC2F04" w:rsidRPr="3C655707">
          <w:rPr>
            <w:rFonts w:ascii="Times New Roman" w:hAnsi="Times New Roman" w:cs="Times New Roman"/>
          </w:rPr>
          <w:t>mial variance</w:t>
        </w:r>
      </w:ins>
      <w:ins w:id="169" w:author="Anderson, Riley Morgan" w:date="2025-12-01T21:39:00Z">
        <w:r w:rsidR="18B2346E" w:rsidRPr="3C655707">
          <w:rPr>
            <w:rFonts w:ascii="Times New Roman" w:hAnsi="Times New Roman" w:cs="Times New Roman"/>
          </w:rPr>
          <w:t xml:space="preserve"> (Zuur et al. 2009)</w:t>
        </w:r>
      </w:ins>
      <w:ins w:id="170" w:author="Anderson, Riley Morgan" w:date="2025-12-01T21:28:00Z">
        <w:r w:rsidR="13FC2F04" w:rsidRPr="3C655707">
          <w:rPr>
            <w:rFonts w:ascii="Times New Roman" w:hAnsi="Times New Roman" w:cs="Times New Roman"/>
          </w:rPr>
          <w:t>, and 3)</w:t>
        </w:r>
      </w:ins>
      <w:ins w:id="171" w:author="Anderson, Riley Morgan" w:date="2025-12-01T21:22:00Z">
        <w:r w:rsidR="4F7B63C6" w:rsidRPr="3C655707">
          <w:rPr>
            <w:rFonts w:ascii="Times New Roman" w:hAnsi="Times New Roman" w:cs="Times New Roman"/>
          </w:rPr>
          <w:t xml:space="preserve"> </w:t>
        </w:r>
      </w:ins>
      <w:ins w:id="172" w:author="Anderson, Riley Morgan" w:date="2025-12-01T21:30:00Z">
        <w:r w:rsidR="768A3D23" w:rsidRPr="3C655707">
          <w:rPr>
            <w:rFonts w:ascii="Times New Roman" w:hAnsi="Times New Roman" w:cs="Times New Roman"/>
          </w:rPr>
          <w:t xml:space="preserve">effect-size estimation </w:t>
        </w:r>
      </w:ins>
      <w:ins w:id="173" w:author="Anderson, Riley Morgan" w:date="2025-12-01T21:31:00Z">
        <w:r w:rsidR="768A3D23" w:rsidRPr="3C655707">
          <w:rPr>
            <w:rFonts w:ascii="Times New Roman" w:hAnsi="Times New Roman" w:cs="Times New Roman"/>
          </w:rPr>
          <w:t>for meta-regression would require a continuity correction to handle the zero values, introducing subj</w:t>
        </w:r>
        <w:r w:rsidR="52CB839B" w:rsidRPr="3C655707">
          <w:rPr>
            <w:rFonts w:ascii="Times New Roman" w:hAnsi="Times New Roman" w:cs="Times New Roman"/>
          </w:rPr>
          <w:t>ectivity</w:t>
        </w:r>
      </w:ins>
      <w:ins w:id="174" w:author="Anderson, Riley Morgan" w:date="2025-12-01T21:34:00Z">
        <w:r w:rsidR="5A335312" w:rsidRPr="3C655707">
          <w:rPr>
            <w:rFonts w:ascii="Times New Roman" w:hAnsi="Times New Roman" w:cs="Times New Roman"/>
          </w:rPr>
          <w:t xml:space="preserve"> </w:t>
        </w:r>
      </w:ins>
      <w:ins w:id="175" w:author="Anderson, Riley Morgan" w:date="2025-12-01T21:35:00Z">
        <w:r w:rsidR="5A335312" w:rsidRPr="3C655707">
          <w:rPr>
            <w:rFonts w:ascii="Times New Roman" w:hAnsi="Times New Roman" w:cs="Times New Roman"/>
          </w:rPr>
          <w:t>(</w:t>
        </w:r>
        <w:r w:rsidR="5A335312" w:rsidRPr="0068672E">
          <w:rPr>
            <w:rFonts w:ascii="Times New Roman" w:hAnsi="Times New Roman" w:cs="Times New Roman"/>
            <w:highlight w:val="green"/>
            <w:rPrChange w:id="176" w:author="Macon, Taydin Robert" w:date="2026-02-10T09:39:00Z" w16du:dateUtc="2026-02-10T17:39:00Z">
              <w:rPr>
                <w:rFonts w:ascii="Times New Roman" w:hAnsi="Times New Roman" w:cs="Times New Roman"/>
              </w:rPr>
            </w:rPrChange>
          </w:rPr>
          <w:t>Viechtbauer</w:t>
        </w:r>
        <w:r w:rsidR="5A335312" w:rsidRPr="3C655707">
          <w:rPr>
            <w:rFonts w:ascii="Times New Roman" w:hAnsi="Times New Roman" w:cs="Times New Roman"/>
          </w:rPr>
          <w:t xml:space="preserve"> 2010)</w:t>
        </w:r>
      </w:ins>
      <w:ins w:id="177" w:author="Anderson, Riley Morgan" w:date="2025-12-01T21:31:00Z">
        <w:r w:rsidR="52CB839B" w:rsidRPr="3C655707">
          <w:rPr>
            <w:rFonts w:ascii="Times New Roman" w:hAnsi="Times New Roman" w:cs="Times New Roman"/>
          </w:rPr>
          <w:t>.</w:t>
        </w:r>
      </w:ins>
      <w:ins w:id="178" w:author="Anderson, Riley Morgan" w:date="2025-12-01T21:43:00Z">
        <w:r w:rsidR="44A9B062" w:rsidRPr="3C655707">
          <w:rPr>
            <w:rFonts w:ascii="Times New Roman" w:hAnsi="Times New Roman" w:cs="Times New Roman"/>
          </w:rPr>
          <w:t xml:space="preserve"> We report both predicted </w:t>
        </w:r>
        <w:r w:rsidR="44A9B062" w:rsidRPr="3C655707">
          <w:rPr>
            <w:rFonts w:ascii="Times New Roman" w:hAnsi="Times New Roman" w:cs="Times New Roman"/>
          </w:rPr>
          <w:lastRenderedPageBreak/>
          <w:t>probabilities and the more traditional meta-analytic response variable, log odds</w:t>
        </w:r>
      </w:ins>
      <w:ins w:id="179" w:author="Anderson, Riley Morgan" w:date="2025-12-01T21:57:00Z">
        <w:r w:rsidR="33A7D02D" w:rsidRPr="3C655707">
          <w:rPr>
            <w:rFonts w:ascii="Times New Roman" w:hAnsi="Times New Roman" w:cs="Times New Roman"/>
          </w:rPr>
          <w:t>,</w:t>
        </w:r>
      </w:ins>
      <w:ins w:id="180" w:author="Anderson, Riley Morgan" w:date="2025-12-01T21:44:00Z">
        <w:r w:rsidR="08B771FB" w:rsidRPr="3C655707">
          <w:rPr>
            <w:rFonts w:ascii="Times New Roman" w:hAnsi="Times New Roman" w:cs="Times New Roman"/>
          </w:rPr>
          <w:t xml:space="preserve"> for ease of comparison. </w:t>
        </w:r>
      </w:ins>
      <w:ins w:id="181" w:author="Anderson, Riley Morgan" w:date="2025-12-01T21:47:00Z">
        <w:r w:rsidR="5F694087" w:rsidRPr="3C655707">
          <w:rPr>
            <w:rFonts w:ascii="Times New Roman" w:hAnsi="Times New Roman" w:cs="Times New Roman"/>
          </w:rPr>
          <w:t>Log odds ratios</w:t>
        </w:r>
      </w:ins>
      <w:ins w:id="182" w:author="Anderson, Riley Morgan" w:date="2025-12-02T16:04:00Z">
        <w:r w:rsidR="149E970A" w:rsidRPr="3C655707">
          <w:rPr>
            <w:rFonts w:ascii="Times New Roman" w:hAnsi="Times New Roman" w:cs="Times New Roman"/>
          </w:rPr>
          <w:t xml:space="preserve"> reported are the contrast between</w:t>
        </w:r>
      </w:ins>
      <w:ins w:id="183" w:author="Anderson, Riley Morgan" w:date="2025-12-02T16:05:00Z">
        <w:r w:rsidR="149E970A" w:rsidRPr="3C655707">
          <w:rPr>
            <w:rFonts w:ascii="Times New Roman" w:hAnsi="Times New Roman" w:cs="Times New Roman"/>
          </w:rPr>
          <w:t xml:space="preserve"> traditional detection methods and eDNA detection where negative values indicate great</w:t>
        </w:r>
        <w:r w:rsidR="4D4CA83F" w:rsidRPr="3C655707">
          <w:rPr>
            <w:rFonts w:ascii="Times New Roman" w:hAnsi="Times New Roman" w:cs="Times New Roman"/>
          </w:rPr>
          <w:t>er detection by eDNA and positive values indicate gre</w:t>
        </w:r>
      </w:ins>
      <w:ins w:id="184" w:author="Anderson, Riley Morgan" w:date="2025-12-02T16:06:00Z">
        <w:r w:rsidR="4D4CA83F" w:rsidRPr="3C655707">
          <w:rPr>
            <w:rFonts w:ascii="Times New Roman" w:hAnsi="Times New Roman" w:cs="Times New Roman"/>
          </w:rPr>
          <w:t>ater detection by traditional methods. Contrasts</w:t>
        </w:r>
      </w:ins>
      <w:ins w:id="185" w:author="Anderson, Riley Morgan" w:date="2025-12-01T21:47:00Z">
        <w:r w:rsidR="5F694087" w:rsidRPr="3C655707">
          <w:rPr>
            <w:rFonts w:ascii="Times New Roman" w:hAnsi="Times New Roman" w:cs="Times New Roman"/>
          </w:rPr>
          <w:t xml:space="preserve"> were computed using the R package </w:t>
        </w:r>
        <w:r w:rsidR="5F694087" w:rsidRPr="3C655707">
          <w:rPr>
            <w:rFonts w:ascii="Times New Roman" w:hAnsi="Times New Roman" w:cs="Times New Roman"/>
            <w:i/>
            <w:iCs/>
            <w:rPrChange w:id="186" w:author="Anderson, Riley Morgan" w:date="2025-12-01T21:49:00Z">
              <w:rPr>
                <w:rFonts w:ascii="Times New Roman" w:hAnsi="Times New Roman" w:cs="Times New Roman"/>
              </w:rPr>
            </w:rPrChange>
          </w:rPr>
          <w:t>emmeans</w:t>
        </w:r>
        <w:r w:rsidR="5F694087" w:rsidRPr="3C655707">
          <w:rPr>
            <w:rFonts w:ascii="Times New Roman" w:hAnsi="Times New Roman" w:cs="Times New Roman"/>
          </w:rPr>
          <w:t xml:space="preserve"> (</w:t>
        </w:r>
      </w:ins>
      <w:ins w:id="187" w:author="Anderson, Riley Morgan" w:date="2025-12-01T21:48:00Z">
        <w:r w:rsidR="1EBBDC01" w:rsidRPr="0068672E">
          <w:rPr>
            <w:rFonts w:ascii="Times New Roman" w:hAnsi="Times New Roman" w:cs="Times New Roman"/>
            <w:highlight w:val="green"/>
            <w:rPrChange w:id="188" w:author="Macon, Taydin Robert" w:date="2026-02-10T09:43:00Z" w16du:dateUtc="2026-02-10T17:43:00Z">
              <w:rPr>
                <w:rFonts w:ascii="Times New Roman" w:hAnsi="Times New Roman" w:cs="Times New Roman"/>
              </w:rPr>
            </w:rPrChange>
          </w:rPr>
          <w:t>Lenth</w:t>
        </w:r>
        <w:r w:rsidR="1EBBDC01" w:rsidRPr="3C655707">
          <w:rPr>
            <w:rFonts w:ascii="Times New Roman" w:hAnsi="Times New Roman" w:cs="Times New Roman"/>
          </w:rPr>
          <w:t xml:space="preserve"> &amp; Pia</w:t>
        </w:r>
      </w:ins>
      <w:ins w:id="189" w:author="Anderson, Riley Morgan" w:date="2025-12-01T21:49:00Z">
        <w:r w:rsidR="1EBBDC01" w:rsidRPr="3C655707">
          <w:rPr>
            <w:rFonts w:ascii="Times New Roman" w:hAnsi="Times New Roman" w:cs="Times New Roman"/>
          </w:rPr>
          <w:t>skowski 2025</w:t>
        </w:r>
      </w:ins>
      <w:ins w:id="190" w:author="Anderson, Riley Morgan" w:date="2025-12-01T21:47:00Z">
        <w:r w:rsidR="5F694087" w:rsidRPr="3C655707">
          <w:rPr>
            <w:rFonts w:ascii="Times New Roman" w:hAnsi="Times New Roman" w:cs="Times New Roman"/>
          </w:rPr>
          <w:t>).</w:t>
        </w:r>
      </w:ins>
      <w:ins w:id="191" w:author="Anderson, Riley Morgan" w:date="2025-12-01T21:49:00Z">
        <w:r w:rsidR="5B37C7F6" w:rsidRPr="3C655707">
          <w:rPr>
            <w:rFonts w:ascii="Times New Roman" w:hAnsi="Times New Roman" w:cs="Times New Roman"/>
          </w:rPr>
          <w:t xml:space="preserve"> All GLMMs were run </w:t>
        </w:r>
      </w:ins>
      <w:ins w:id="192" w:author="Anderson, Riley Morgan" w:date="2025-12-01T21:50:00Z">
        <w:r w:rsidR="5B37C7F6" w:rsidRPr="3C655707">
          <w:rPr>
            <w:rFonts w:ascii="Times New Roman" w:hAnsi="Times New Roman" w:cs="Times New Roman"/>
          </w:rPr>
          <w:t xml:space="preserve">with the R package </w:t>
        </w:r>
        <w:r w:rsidR="5B37C7F6" w:rsidRPr="3C655707">
          <w:rPr>
            <w:rFonts w:ascii="Times New Roman" w:hAnsi="Times New Roman" w:cs="Times New Roman"/>
            <w:i/>
            <w:iCs/>
          </w:rPr>
          <w:t>glmmTMB</w:t>
        </w:r>
        <w:r w:rsidR="5B37C7F6" w:rsidRPr="3C655707">
          <w:rPr>
            <w:rFonts w:ascii="Times New Roman" w:hAnsi="Times New Roman" w:cs="Times New Roman"/>
          </w:rPr>
          <w:t xml:space="preserve"> (</w:t>
        </w:r>
      </w:ins>
      <w:ins w:id="193" w:author="Anderson, Riley Morgan" w:date="2025-12-01T21:54:00Z">
        <w:r w:rsidR="0CCB6171" w:rsidRPr="004B5968">
          <w:rPr>
            <w:rFonts w:ascii="Times New Roman" w:hAnsi="Times New Roman" w:cs="Times New Roman"/>
            <w:highlight w:val="green"/>
            <w:rPrChange w:id="194" w:author="Macon, Taydin Robert" w:date="2026-02-10T09:49:00Z" w16du:dateUtc="2026-02-10T17:49:00Z">
              <w:rPr>
                <w:rFonts w:ascii="Times New Roman" w:hAnsi="Times New Roman" w:cs="Times New Roman"/>
              </w:rPr>
            </w:rPrChange>
          </w:rPr>
          <w:t>Brooks</w:t>
        </w:r>
        <w:r w:rsidR="0CCB6171" w:rsidRPr="3C655707">
          <w:rPr>
            <w:rFonts w:ascii="Times New Roman" w:hAnsi="Times New Roman" w:cs="Times New Roman"/>
          </w:rPr>
          <w:t xml:space="preserve"> et al. 2017</w:t>
        </w:r>
      </w:ins>
      <w:ins w:id="195" w:author="Anderson, Riley Morgan" w:date="2025-12-01T21:50:00Z">
        <w:r w:rsidR="5B37C7F6" w:rsidRPr="3C655707">
          <w:rPr>
            <w:rFonts w:ascii="Times New Roman" w:hAnsi="Times New Roman" w:cs="Times New Roman"/>
          </w:rPr>
          <w:t>) and all data wrangling and</w:t>
        </w:r>
        <w:r w:rsidR="2D706365" w:rsidRPr="3C655707">
          <w:rPr>
            <w:rFonts w:ascii="Times New Roman" w:hAnsi="Times New Roman" w:cs="Times New Roman"/>
          </w:rPr>
          <w:t xml:space="preserve"> figures were produced </w:t>
        </w:r>
      </w:ins>
      <w:ins w:id="196" w:author="Anderson, Riley Morgan" w:date="2025-12-01T21:51:00Z">
        <w:r w:rsidR="2D706365" w:rsidRPr="3C655707">
          <w:rPr>
            <w:rFonts w:ascii="Times New Roman" w:hAnsi="Times New Roman" w:cs="Times New Roman"/>
          </w:rPr>
          <w:t xml:space="preserve">in the </w:t>
        </w:r>
        <w:r w:rsidR="2D706365" w:rsidRPr="3C655707">
          <w:rPr>
            <w:rFonts w:ascii="Times New Roman" w:hAnsi="Times New Roman" w:cs="Times New Roman"/>
            <w:i/>
            <w:iCs/>
          </w:rPr>
          <w:t>Tidyverse</w:t>
        </w:r>
        <w:r w:rsidR="2D706365" w:rsidRPr="3C655707">
          <w:rPr>
            <w:rFonts w:ascii="Times New Roman" w:hAnsi="Times New Roman" w:cs="Times New Roman"/>
          </w:rPr>
          <w:t xml:space="preserve"> ecosystem (</w:t>
        </w:r>
      </w:ins>
      <w:ins w:id="197" w:author="Anderson, Riley Morgan" w:date="2025-12-01T21:53:00Z">
        <w:r w:rsidR="79620943" w:rsidRPr="004B5968">
          <w:rPr>
            <w:rFonts w:ascii="Times New Roman" w:hAnsi="Times New Roman" w:cs="Times New Roman"/>
            <w:highlight w:val="green"/>
            <w:rPrChange w:id="198" w:author="Macon, Taydin Robert" w:date="2026-02-10T09:51:00Z" w16du:dateUtc="2026-02-10T17:51:00Z">
              <w:rPr>
                <w:rFonts w:ascii="Times New Roman" w:hAnsi="Times New Roman" w:cs="Times New Roman"/>
              </w:rPr>
            </w:rPrChange>
          </w:rPr>
          <w:t>Wickham</w:t>
        </w:r>
        <w:r w:rsidR="79620943" w:rsidRPr="3C655707">
          <w:rPr>
            <w:rFonts w:ascii="Times New Roman" w:hAnsi="Times New Roman" w:cs="Times New Roman"/>
          </w:rPr>
          <w:t xml:space="preserve"> et al. 2019</w:t>
        </w:r>
      </w:ins>
      <w:ins w:id="199" w:author="Anderson, Riley Morgan" w:date="2025-12-01T21:51:00Z">
        <w:r w:rsidR="2D706365" w:rsidRPr="3C655707">
          <w:rPr>
            <w:rFonts w:ascii="Times New Roman" w:hAnsi="Times New Roman" w:cs="Times New Roman"/>
          </w:rPr>
          <w:t>). All anal</w:t>
        </w:r>
        <w:r w:rsidR="7CC25188" w:rsidRPr="3C655707">
          <w:rPr>
            <w:rFonts w:ascii="Times New Roman" w:hAnsi="Times New Roman" w:cs="Times New Roman"/>
          </w:rPr>
          <w:t xml:space="preserve">yses were run in </w:t>
        </w:r>
        <w:r w:rsidR="7CC25188" w:rsidRPr="3C655707">
          <w:rPr>
            <w:rFonts w:ascii="Times New Roman" w:hAnsi="Times New Roman" w:cs="Times New Roman"/>
            <w:i/>
            <w:iCs/>
          </w:rPr>
          <w:t>R</w:t>
        </w:r>
        <w:r w:rsidR="7CC25188" w:rsidRPr="3C655707">
          <w:rPr>
            <w:rFonts w:ascii="Times New Roman" w:hAnsi="Times New Roman" w:cs="Times New Roman"/>
          </w:rPr>
          <w:t xml:space="preserve"> version</w:t>
        </w:r>
      </w:ins>
      <w:ins w:id="200" w:author="Anderson, Riley Morgan" w:date="2025-12-01T21:52:00Z">
        <w:r w:rsidR="7CC25188" w:rsidRPr="3C655707">
          <w:rPr>
            <w:rFonts w:ascii="Times New Roman" w:hAnsi="Times New Roman" w:cs="Times New Roman"/>
          </w:rPr>
          <w:t xml:space="preserve"> 4.2.3 (</w:t>
        </w:r>
        <w:r w:rsidR="7CC25188" w:rsidRPr="004B5968">
          <w:rPr>
            <w:rFonts w:ascii="Times New Roman" w:hAnsi="Times New Roman" w:cs="Times New Roman"/>
            <w:highlight w:val="green"/>
            <w:rPrChange w:id="201" w:author="Macon, Taydin Robert" w:date="2026-02-10T09:51:00Z" w16du:dateUtc="2026-02-10T17:51:00Z">
              <w:rPr>
                <w:rFonts w:ascii="Times New Roman" w:hAnsi="Times New Roman" w:cs="Times New Roman"/>
              </w:rPr>
            </w:rPrChange>
          </w:rPr>
          <w:t>R Core Team 2023</w:t>
        </w:r>
        <w:r w:rsidR="7CC25188" w:rsidRPr="3C655707">
          <w:rPr>
            <w:rFonts w:ascii="Times New Roman" w:hAnsi="Times New Roman" w:cs="Times New Roman"/>
          </w:rPr>
          <w:t>).</w:t>
        </w:r>
      </w:ins>
    </w:p>
    <w:p w14:paraId="73E27209" w14:textId="42A00492" w:rsidR="0020036F" w:rsidRDefault="003012FE" w:rsidP="008709E0">
      <w:pPr>
        <w:spacing w:line="480" w:lineRule="auto"/>
        <w:contextualSpacing/>
        <w:rPr>
          <w:ins w:id="202" w:author="Macon, Taydin Robert" w:date="2025-11-21T11:08:00Z" w16du:dateUtc="2025-11-21T19:08:00Z"/>
          <w:del w:id="203" w:author="Anderson, Riley Morgan" w:date="2025-12-01T21:55:00Z" w16du:dateUtc="2025-12-01T21:55:58Z"/>
          <w:rFonts w:ascii="Times New Roman" w:hAnsi="Times New Roman" w:cs="Times New Roman"/>
        </w:rPr>
      </w:pPr>
      <w:ins w:id="204" w:author="Macon, Taydin Robert" w:date="2025-11-21T10:48:00Z" w16du:dateUtc="2025-11-21T18:48:00Z">
        <w:r>
          <w:rPr>
            <w:rFonts w:ascii="Times New Roman" w:hAnsi="Times New Roman" w:cs="Times New Roman"/>
          </w:rPr>
          <w:tab/>
        </w:r>
        <w:del w:id="205" w:author="Anderson, Riley Morgan" w:date="2025-12-01T21:55:00Z">
          <w:r>
            <w:rPr>
              <w:rFonts w:ascii="Times New Roman" w:hAnsi="Times New Roman" w:cs="Times New Roman"/>
            </w:rPr>
            <w:delText xml:space="preserve">The data collected was analyzed using </w:delText>
          </w:r>
        </w:del>
      </w:ins>
      <w:ins w:id="206" w:author="Macon, Taydin Robert" w:date="2025-11-21T10:57:00Z">
        <w:del w:id="207" w:author="Anderson, Riley Morgan" w:date="2025-12-01T21:55:00Z">
          <w:r w:rsidR="000C016D">
            <w:rPr>
              <w:rFonts w:ascii="Times New Roman" w:hAnsi="Times New Roman" w:cs="Times New Roman"/>
            </w:rPr>
            <w:delText>2</w:delText>
          </w:r>
        </w:del>
      </w:ins>
      <w:ins w:id="208" w:author="Macon, Taydin Robert" w:date="2025-11-21T10:48:00Z">
        <w:del w:id="209" w:author="Anderson, Riley Morgan" w:date="2025-12-01T21:55:00Z">
          <w:r w:rsidR="00106068">
            <w:rPr>
              <w:rFonts w:ascii="Times New Roman" w:hAnsi="Times New Roman" w:cs="Times New Roman"/>
            </w:rPr>
            <w:delText xml:space="preserve"> separate approaches: </w:delText>
          </w:r>
        </w:del>
      </w:ins>
      <w:ins w:id="210" w:author="Macon, Taydin Robert" w:date="2025-11-21T11:10:00Z">
        <w:del w:id="211" w:author="Anderson, Riley Morgan" w:date="2025-12-01T21:55:00Z">
          <w:r w:rsidR="00B92CF5">
            <w:rPr>
              <w:rFonts w:ascii="Times New Roman" w:hAnsi="Times New Roman" w:cs="Times New Roman"/>
            </w:rPr>
            <w:delText>binomial respons</w:delText>
          </w:r>
          <w:r w:rsidR="00A87E17">
            <w:rPr>
              <w:rFonts w:ascii="Times New Roman" w:hAnsi="Times New Roman" w:cs="Times New Roman"/>
            </w:rPr>
            <w:delText>e</w:delText>
          </w:r>
        </w:del>
      </w:ins>
      <w:ins w:id="212" w:author="Macon, Taydin Robert" w:date="2025-11-21T10:50:00Z">
        <w:del w:id="213" w:author="Anderson, Riley Morgan" w:date="2025-12-01T21:55:00Z">
          <w:r w:rsidR="00196A15">
            <w:rPr>
              <w:rFonts w:ascii="Times New Roman" w:hAnsi="Times New Roman" w:cs="Times New Roman"/>
            </w:rPr>
            <w:delText xml:space="preserve"> </w:delText>
          </w:r>
        </w:del>
      </w:ins>
      <w:ins w:id="214" w:author="Macon, Taydin Robert" w:date="2025-11-21T10:49:00Z">
        <w:del w:id="215" w:author="Anderson, Riley Morgan" w:date="2025-12-01T21:55:00Z">
          <w:r w:rsidR="00ED4FB7">
            <w:rPr>
              <w:rFonts w:ascii="Times New Roman" w:hAnsi="Times New Roman" w:cs="Times New Roman"/>
            </w:rPr>
            <w:delText xml:space="preserve">random effects </w:delText>
          </w:r>
        </w:del>
      </w:ins>
      <w:ins w:id="216" w:author="Macon, Taydin Robert" w:date="2025-11-21T10:50:00Z">
        <w:del w:id="217" w:author="Anderson, Riley Morgan" w:date="2025-12-01T21:55:00Z">
          <w:r w:rsidR="00ED4FB7">
            <w:rPr>
              <w:rFonts w:ascii="Times New Roman" w:hAnsi="Times New Roman" w:cs="Times New Roman"/>
            </w:rPr>
            <w:delText>model</w:delText>
          </w:r>
          <w:r w:rsidR="00196A15">
            <w:rPr>
              <w:rFonts w:ascii="Times New Roman" w:hAnsi="Times New Roman" w:cs="Times New Roman"/>
            </w:rPr>
            <w:delText xml:space="preserve">ing </w:delText>
          </w:r>
        </w:del>
      </w:ins>
      <w:ins w:id="218" w:author="Macon, Taydin Robert" w:date="2025-11-21T10:52:00Z">
        <w:del w:id="219" w:author="Anderson, Riley Morgan" w:date="2025-12-01T21:55:00Z">
          <w:r w:rsidR="00B27474">
            <w:rPr>
              <w:rFonts w:ascii="Times New Roman" w:hAnsi="Times New Roman" w:cs="Times New Roman"/>
            </w:rPr>
            <w:delText>(glm</w:delText>
          </w:r>
        </w:del>
      </w:ins>
      <w:ins w:id="220" w:author="Macon, Taydin Robert" w:date="2025-11-21T10:53:00Z">
        <w:del w:id="221" w:author="Anderson, Riley Morgan" w:date="2025-12-01T21:55:00Z">
          <w:r w:rsidR="00EB0443">
            <w:rPr>
              <w:rFonts w:ascii="Times New Roman" w:hAnsi="Times New Roman" w:cs="Times New Roman"/>
            </w:rPr>
            <w:delText>mTMB</w:delText>
          </w:r>
        </w:del>
      </w:ins>
      <w:ins w:id="222" w:author="Macon, Taydin Robert" w:date="2025-11-21T10:52:00Z">
        <w:del w:id="223" w:author="Anderson, Riley Morgan" w:date="2025-12-01T21:55:00Z">
          <w:r w:rsidR="00B27474">
            <w:rPr>
              <w:rFonts w:ascii="Times New Roman" w:hAnsi="Times New Roman" w:cs="Times New Roman"/>
            </w:rPr>
            <w:delText xml:space="preserve"> package) </w:delText>
          </w:r>
        </w:del>
      </w:ins>
      <w:ins w:id="224" w:author="Macon, Taydin Robert" w:date="2025-11-21T10:50:00Z">
        <w:del w:id="225" w:author="Anderson, Riley Morgan" w:date="2025-12-01T21:55:00Z">
          <w:r w:rsidR="000A32D7">
            <w:rPr>
              <w:rFonts w:ascii="Times New Roman" w:hAnsi="Times New Roman" w:cs="Times New Roman"/>
            </w:rPr>
            <w:delText xml:space="preserve">looking at </w:delText>
          </w:r>
        </w:del>
      </w:ins>
      <w:ins w:id="226" w:author="Macon, Taydin Robert" w:date="2025-11-21T10:51:00Z">
        <w:del w:id="227" w:author="Anderson, Riley Morgan" w:date="2025-12-01T21:55:00Z">
          <w:r w:rsidR="000A32D7">
            <w:rPr>
              <w:rFonts w:ascii="Times New Roman" w:hAnsi="Times New Roman" w:cs="Times New Roman"/>
            </w:rPr>
            <w:delText xml:space="preserve">positive organism detections in relation </w:delText>
          </w:r>
          <w:r w:rsidR="007F56AF">
            <w:rPr>
              <w:rFonts w:ascii="Times New Roman" w:hAnsi="Times New Roman" w:cs="Times New Roman"/>
            </w:rPr>
            <w:delText>to species non</w:delText>
          </w:r>
          <w:r w:rsidR="00B27474">
            <w:rPr>
              <w:rFonts w:ascii="Times New Roman" w:hAnsi="Times New Roman" w:cs="Times New Roman"/>
            </w:rPr>
            <w:delText xml:space="preserve">-detection </w:delText>
          </w:r>
        </w:del>
      </w:ins>
      <w:ins w:id="228" w:author="Macon, Taydin Robert" w:date="2025-11-21T11:18:00Z">
        <w:del w:id="229" w:author="Anderson, Riley Morgan" w:date="2025-12-01T21:55:00Z">
          <w:r w:rsidR="00A06CC6">
            <w:rPr>
              <w:rFonts w:ascii="Times New Roman" w:hAnsi="Times New Roman" w:cs="Times New Roman"/>
            </w:rPr>
            <w:delText xml:space="preserve">using the logit link function </w:delText>
          </w:r>
        </w:del>
      </w:ins>
      <w:ins w:id="230" w:author="Macon, Taydin Robert" w:date="2025-11-21T10:51:00Z">
        <w:del w:id="231" w:author="Anderson, Riley Morgan" w:date="2025-12-01T21:55:00Z">
          <w:r w:rsidR="00B27474">
            <w:rPr>
              <w:rFonts w:ascii="Times New Roman" w:hAnsi="Times New Roman" w:cs="Times New Roman"/>
            </w:rPr>
            <w:delText>and two us</w:delText>
          </w:r>
        </w:del>
      </w:ins>
      <w:ins w:id="232" w:author="Macon, Taydin Robert" w:date="2025-11-21T10:52:00Z">
        <w:del w:id="233" w:author="Anderson, Riley Morgan" w:date="2025-12-01T21:55:00Z">
          <w:r w:rsidR="00B27474">
            <w:rPr>
              <w:rFonts w:ascii="Times New Roman" w:hAnsi="Times New Roman" w:cs="Times New Roman"/>
            </w:rPr>
            <w:delText xml:space="preserve">ing standard </w:delText>
          </w:r>
          <w:r w:rsidR="00DB046A">
            <w:rPr>
              <w:rFonts w:ascii="Times New Roman" w:hAnsi="Times New Roman" w:cs="Times New Roman"/>
            </w:rPr>
            <w:delText>meta-analyses practice</w:delText>
          </w:r>
        </w:del>
      </w:ins>
      <w:ins w:id="234" w:author="Macon, Taydin Robert" w:date="2025-11-21T10:54:00Z">
        <w:del w:id="235" w:author="Anderson, Riley Morgan" w:date="2025-12-01T21:55:00Z">
          <w:r w:rsidR="00EB0443">
            <w:rPr>
              <w:rFonts w:ascii="Times New Roman" w:hAnsi="Times New Roman" w:cs="Times New Roman"/>
            </w:rPr>
            <w:delText>s</w:delText>
          </w:r>
        </w:del>
      </w:ins>
      <w:ins w:id="236" w:author="Macon, Taydin Robert" w:date="2025-11-21T10:52:00Z">
        <w:del w:id="237" w:author="Anderson, Riley Morgan" w:date="2025-12-01T21:55:00Z">
          <w:r w:rsidR="00DB046A">
            <w:rPr>
              <w:rFonts w:ascii="Times New Roman" w:hAnsi="Times New Roman" w:cs="Times New Roman"/>
            </w:rPr>
            <w:delText xml:space="preserve"> with the </w:delText>
          </w:r>
        </w:del>
      </w:ins>
      <w:ins w:id="238" w:author="Macon, Taydin Robert" w:date="2025-11-21T10:53:00Z">
        <w:del w:id="239" w:author="Anderson, Riley Morgan" w:date="2025-12-01T21:55:00Z">
          <w:r w:rsidR="005F4B57">
            <w:rPr>
              <w:rFonts w:ascii="Times New Roman" w:hAnsi="Times New Roman" w:cs="Times New Roman"/>
            </w:rPr>
            <w:delText>emmeans function (metafor package)</w:delText>
          </w:r>
        </w:del>
      </w:ins>
      <w:ins w:id="240" w:author="Macon, Taydin Robert" w:date="2025-11-21T10:54:00Z">
        <w:del w:id="241" w:author="Anderson, Riley Morgan" w:date="2025-12-01T21:55:00Z">
          <w:r w:rsidR="00EB0443">
            <w:rPr>
              <w:rFonts w:ascii="Times New Roman" w:hAnsi="Times New Roman" w:cs="Times New Roman"/>
            </w:rPr>
            <w:delText>.</w:delText>
          </w:r>
        </w:del>
      </w:ins>
      <w:ins w:id="242" w:author="Macon, Taydin Robert" w:date="2025-11-21T10:56:00Z">
        <w:del w:id="243" w:author="Anderson, Riley Morgan" w:date="2025-12-01T21:55:00Z">
          <w:r w:rsidR="006A600F">
            <w:rPr>
              <w:rFonts w:ascii="Times New Roman" w:hAnsi="Times New Roman" w:cs="Times New Roman"/>
            </w:rPr>
            <w:delText xml:space="preserve"> </w:delText>
          </w:r>
        </w:del>
      </w:ins>
      <w:ins w:id="244" w:author="Macon, Taydin Robert" w:date="2025-11-21T10:57:00Z">
        <w:del w:id="245" w:author="Anderson, Riley Morgan" w:date="2025-12-01T21:55:00Z">
          <w:r w:rsidR="000C016D">
            <w:rPr>
              <w:rFonts w:ascii="Times New Roman" w:hAnsi="Times New Roman" w:cs="Times New Roman"/>
            </w:rPr>
            <w:delText xml:space="preserve">Each approach was then </w:delText>
          </w:r>
          <w:r w:rsidR="00D36A0A">
            <w:rPr>
              <w:rFonts w:ascii="Times New Roman" w:hAnsi="Times New Roman" w:cs="Times New Roman"/>
            </w:rPr>
            <w:delText>performed twice, on</w:delText>
          </w:r>
        </w:del>
      </w:ins>
      <w:ins w:id="246" w:author="Macon, Taydin Robert" w:date="2025-11-21T11:00:00Z">
        <w:del w:id="247" w:author="Anderson, Riley Morgan" w:date="2025-12-01T21:55:00Z">
          <w:r w:rsidR="00F07868">
            <w:rPr>
              <w:rFonts w:ascii="Times New Roman" w:hAnsi="Times New Roman" w:cs="Times New Roman"/>
            </w:rPr>
            <w:delText>c</w:delText>
          </w:r>
        </w:del>
      </w:ins>
      <w:ins w:id="248" w:author="Macon, Taydin Robert" w:date="2025-11-21T10:59:00Z">
        <w:del w:id="249" w:author="Anderson, Riley Morgan" w:date="2025-12-01T21:55:00Z">
          <w:r w:rsidR="00071E04">
            <w:rPr>
              <w:rFonts w:ascii="Times New Roman" w:hAnsi="Times New Roman" w:cs="Times New Roman"/>
            </w:rPr>
            <w:delText>e</w:delText>
          </w:r>
        </w:del>
      </w:ins>
      <w:ins w:id="250" w:author="Macon, Taydin Robert" w:date="2025-11-21T10:57:00Z">
        <w:del w:id="251" w:author="Anderson, Riley Morgan" w:date="2025-12-01T21:55:00Z">
          <w:r w:rsidR="00D36A0A">
            <w:rPr>
              <w:rFonts w:ascii="Times New Roman" w:hAnsi="Times New Roman" w:cs="Times New Roman"/>
            </w:rPr>
            <w:delText xml:space="preserve"> for detections by site</w:delText>
          </w:r>
        </w:del>
      </w:ins>
      <w:ins w:id="252" w:author="Macon, Taydin Robert" w:date="2025-11-21T10:58:00Z">
        <w:del w:id="253" w:author="Anderson, Riley Morgan" w:date="2025-12-01T21:55:00Z">
          <w:r w:rsidR="000E46C0">
            <w:rPr>
              <w:rFonts w:ascii="Times New Roman" w:hAnsi="Times New Roman" w:cs="Times New Roman"/>
            </w:rPr>
            <w:delText xml:space="preserve"> where at least one positive sample detection from a site </w:delText>
          </w:r>
          <w:r w:rsidR="00071E04">
            <w:rPr>
              <w:rFonts w:ascii="Times New Roman" w:hAnsi="Times New Roman" w:cs="Times New Roman"/>
            </w:rPr>
            <w:delText xml:space="preserve">translated into a positive detection for that site, and </w:delText>
          </w:r>
        </w:del>
      </w:ins>
      <w:ins w:id="254" w:author="Macon, Taydin Robert" w:date="2025-11-21T11:00:00Z">
        <w:del w:id="255" w:author="Anderson, Riley Morgan" w:date="2025-12-01T21:55:00Z">
          <w:r w:rsidR="00F07868">
            <w:rPr>
              <w:rFonts w:ascii="Times New Roman" w:hAnsi="Times New Roman" w:cs="Times New Roman"/>
            </w:rPr>
            <w:delText>another</w:delText>
          </w:r>
        </w:del>
      </w:ins>
      <w:ins w:id="256" w:author="Macon, Taydin Robert" w:date="2025-11-21T10:59:00Z">
        <w:del w:id="257" w:author="Anderson, Riley Morgan" w:date="2025-12-01T21:55:00Z">
          <w:r w:rsidR="00071E04">
            <w:rPr>
              <w:rFonts w:ascii="Times New Roman" w:hAnsi="Times New Roman" w:cs="Times New Roman"/>
            </w:rPr>
            <w:delText xml:space="preserve"> for detections by </w:delText>
          </w:r>
          <w:r w:rsidR="003D7E55">
            <w:rPr>
              <w:rFonts w:ascii="Times New Roman" w:hAnsi="Times New Roman" w:cs="Times New Roman"/>
            </w:rPr>
            <w:delText>the number of samples taken across all sites investigated</w:delText>
          </w:r>
        </w:del>
      </w:ins>
      <w:ins w:id="258" w:author="Macon, Taydin Robert" w:date="2025-11-21T11:00:00Z">
        <w:del w:id="259" w:author="Anderson, Riley Morgan" w:date="2025-12-01T21:55:00Z">
          <w:r w:rsidR="005B3D7F">
            <w:rPr>
              <w:rFonts w:ascii="Times New Roman" w:hAnsi="Times New Roman" w:cs="Times New Roman"/>
            </w:rPr>
            <w:delText xml:space="preserve"> within a particular study</w:delText>
          </w:r>
        </w:del>
      </w:ins>
      <w:ins w:id="260" w:author="Macon, Taydin Robert" w:date="2025-11-21T10:59:00Z">
        <w:del w:id="261" w:author="Anderson, Riley Morgan" w:date="2025-12-01T21:55:00Z">
          <w:r w:rsidR="003D7E55">
            <w:rPr>
              <w:rFonts w:ascii="Times New Roman" w:hAnsi="Times New Roman" w:cs="Times New Roman"/>
            </w:rPr>
            <w:delText xml:space="preserve">. </w:delText>
          </w:r>
        </w:del>
      </w:ins>
      <w:ins w:id="262" w:author="Macon, Taydin Robert" w:date="2025-11-21T11:07:00Z">
        <w:del w:id="263" w:author="Anderson, Riley Morgan" w:date="2025-12-01T21:55:00Z">
          <w:r w:rsidR="00A0447F">
            <w:rPr>
              <w:rFonts w:ascii="Times New Roman" w:hAnsi="Times New Roman" w:cs="Times New Roman"/>
            </w:rPr>
            <w:delText xml:space="preserve">This resulted in 4 </w:delText>
          </w:r>
        </w:del>
      </w:ins>
      <w:ins w:id="264" w:author="Macon, Taydin Robert" w:date="2025-11-21T11:08:00Z">
        <w:del w:id="265" w:author="Anderson, Riley Morgan" w:date="2025-12-01T21:55:00Z">
          <w:r w:rsidR="006F677D">
            <w:rPr>
              <w:rFonts w:ascii="Times New Roman" w:hAnsi="Times New Roman" w:cs="Times New Roman"/>
            </w:rPr>
            <w:delText>individual meta-analyses for the same data</w:delText>
          </w:r>
          <w:r w:rsidR="00F92C7B">
            <w:rPr>
              <w:rFonts w:ascii="Times New Roman" w:hAnsi="Times New Roman" w:cs="Times New Roman"/>
            </w:rPr>
            <w:delText xml:space="preserve">. </w:delText>
          </w:r>
        </w:del>
      </w:ins>
    </w:p>
    <w:p w14:paraId="2C8A32DC" w14:textId="49DED0B3" w:rsidR="00F92C7B" w:rsidRDefault="00F92C7B" w:rsidP="008709E0">
      <w:pPr>
        <w:spacing w:line="480" w:lineRule="auto"/>
        <w:contextualSpacing/>
        <w:rPr>
          <w:ins w:id="266" w:author="Macon, Taydin Robert" w:date="2025-11-21T11:19:00Z" w16du:dateUtc="2025-11-21T19:19:00Z"/>
          <w:del w:id="267" w:author="Anderson, Riley Morgan" w:date="2025-12-01T21:55:00Z" w16du:dateUtc="2025-12-01T21:55:58Z"/>
          <w:rFonts w:ascii="Times New Roman" w:hAnsi="Times New Roman" w:cs="Times New Roman"/>
        </w:rPr>
      </w:pPr>
      <w:ins w:id="268" w:author="Macon, Taydin Robert" w:date="2025-11-21T11:08:00Z" w16du:dateUtc="2025-11-21T19:08:00Z">
        <w:r>
          <w:rPr>
            <w:rFonts w:ascii="Times New Roman" w:hAnsi="Times New Roman" w:cs="Times New Roman"/>
          </w:rPr>
          <w:tab/>
        </w:r>
        <w:del w:id="269" w:author="Anderson, Riley Morgan" w:date="2025-12-01T21:55:00Z">
          <w:r>
            <w:rPr>
              <w:rFonts w:ascii="Times New Roman" w:hAnsi="Times New Roman" w:cs="Times New Roman"/>
            </w:rPr>
            <w:delText>In our r</w:delText>
          </w:r>
        </w:del>
      </w:ins>
      <w:ins w:id="270" w:author="Macon, Taydin Robert" w:date="2025-11-21T11:09:00Z">
        <w:del w:id="271" w:author="Anderson, Riley Morgan" w:date="2025-12-01T21:55:00Z">
          <w:r>
            <w:rPr>
              <w:rFonts w:ascii="Times New Roman" w:hAnsi="Times New Roman" w:cs="Times New Roman"/>
            </w:rPr>
            <w:delText xml:space="preserve">andom effects models, </w:delText>
          </w:r>
        </w:del>
      </w:ins>
      <w:ins w:id="272" w:author="Macon, Taydin Robert" w:date="2025-11-21T11:11:00Z">
        <w:del w:id="273" w:author="Anderson, Riley Morgan" w:date="2025-12-01T21:55:00Z">
          <w:r w:rsidR="00ED0561">
            <w:rPr>
              <w:rFonts w:ascii="Times New Roman" w:hAnsi="Times New Roman" w:cs="Times New Roman"/>
            </w:rPr>
            <w:delText>we investigated the interaction between detection method, eDNA or traditional methods, and or</w:delText>
          </w:r>
          <w:r w:rsidR="00B124EC">
            <w:rPr>
              <w:rFonts w:ascii="Times New Roman" w:hAnsi="Times New Roman" w:cs="Times New Roman"/>
            </w:rPr>
            <w:delText>ganism type, by broad taxonomic classification</w:delText>
          </w:r>
        </w:del>
      </w:ins>
      <w:ins w:id="274" w:author="Macon, Taydin Robert" w:date="2025-11-21T11:12:00Z">
        <w:del w:id="275" w:author="Anderson, Riley Morgan" w:date="2025-12-01T21:55:00Z">
          <w:r w:rsidR="00B124EC">
            <w:rPr>
              <w:rFonts w:ascii="Times New Roman" w:hAnsi="Times New Roman" w:cs="Times New Roman"/>
            </w:rPr>
            <w:delText>.</w:delText>
          </w:r>
          <w:r w:rsidR="009D389F">
            <w:rPr>
              <w:rFonts w:ascii="Times New Roman" w:hAnsi="Times New Roman" w:cs="Times New Roman"/>
            </w:rPr>
            <w:delText xml:space="preserve"> We also included </w:delText>
          </w:r>
          <w:r w:rsidR="00CA10B5">
            <w:rPr>
              <w:rFonts w:ascii="Times New Roman" w:hAnsi="Times New Roman" w:cs="Times New Roman"/>
            </w:rPr>
            <w:delText xml:space="preserve">a term considering the </w:delText>
          </w:r>
        </w:del>
      </w:ins>
      <w:ins w:id="276" w:author="Macon, Taydin Robert" w:date="2025-11-21T11:13:00Z">
        <w:del w:id="277" w:author="Anderson, Riley Morgan" w:date="2025-12-01T21:55:00Z">
          <w:r w:rsidR="00CA10B5">
            <w:rPr>
              <w:rFonts w:ascii="Times New Roman" w:hAnsi="Times New Roman" w:cs="Times New Roman"/>
            </w:rPr>
            <w:delText xml:space="preserve">slope of publication years by different papers examined </w:delText>
          </w:r>
          <w:r w:rsidR="008E1251">
            <w:rPr>
              <w:rFonts w:ascii="Times New Roman" w:hAnsi="Times New Roman" w:cs="Times New Roman"/>
            </w:rPr>
            <w:delText xml:space="preserve">and how that effects detection methods. </w:delText>
          </w:r>
        </w:del>
      </w:ins>
      <w:ins w:id="278" w:author="Macon, Taydin Robert" w:date="2025-11-21T11:14:00Z">
        <w:del w:id="279" w:author="Anderson, Riley Morgan" w:date="2025-12-01T21:55:00Z">
          <w:r w:rsidR="008E1251">
            <w:rPr>
              <w:rFonts w:ascii="Times New Roman" w:hAnsi="Times New Roman" w:cs="Times New Roman"/>
            </w:rPr>
            <w:delText xml:space="preserve">Other terms added to the models include </w:delText>
          </w:r>
          <w:r w:rsidR="00F070B7">
            <w:rPr>
              <w:rFonts w:ascii="Times New Roman" w:hAnsi="Times New Roman" w:cs="Times New Roman"/>
            </w:rPr>
            <w:delText xml:space="preserve">random intercepts for individual papers and </w:delText>
          </w:r>
        </w:del>
      </w:ins>
      <w:ins w:id="280" w:author="Macon, Taydin Robert" w:date="2025-11-21T11:16:00Z">
        <w:del w:id="281" w:author="Anderson, Riley Morgan" w:date="2025-12-01T21:55:00Z">
          <w:r w:rsidR="00F4367B">
            <w:rPr>
              <w:rFonts w:ascii="Times New Roman" w:hAnsi="Times New Roman" w:cs="Times New Roman"/>
            </w:rPr>
            <w:delText xml:space="preserve">a random intercept for </w:delText>
          </w:r>
          <w:r w:rsidR="0087645E">
            <w:rPr>
              <w:rFonts w:ascii="Times New Roman" w:hAnsi="Times New Roman" w:cs="Times New Roman"/>
            </w:rPr>
            <w:delText xml:space="preserve">the possible correlation between detection methods within different studies from individual papers </w:delText>
          </w:r>
        </w:del>
      </w:ins>
      <w:ins w:id="282" w:author="Macon, Taydin Robert" w:date="2025-11-21T11:17:00Z">
        <w:del w:id="283" w:author="Anderson, Riley Morgan" w:date="2025-12-01T21:55:00Z">
          <w:r w:rsidR="00B11191">
            <w:rPr>
              <w:rFonts w:ascii="Times New Roman" w:hAnsi="Times New Roman" w:cs="Times New Roman"/>
            </w:rPr>
            <w:delText xml:space="preserve">as </w:delText>
          </w:r>
          <w:r w:rsidR="0087645E">
            <w:rPr>
              <w:rFonts w:ascii="Times New Roman" w:hAnsi="Times New Roman" w:cs="Times New Roman"/>
            </w:rPr>
            <w:delText xml:space="preserve">some </w:delText>
          </w:r>
          <w:r w:rsidR="00B11191">
            <w:rPr>
              <w:rFonts w:ascii="Times New Roman" w:hAnsi="Times New Roman" w:cs="Times New Roman"/>
            </w:rPr>
            <w:delText>papers were indicated as containing multiple studies.</w:delText>
          </w:r>
        </w:del>
      </w:ins>
      <w:ins w:id="284" w:author="Macon, Taydin Robert" w:date="2025-11-21T11:15:00Z">
        <w:del w:id="285" w:author="Anderson, Riley Morgan" w:date="2025-12-01T21:55:00Z">
          <w:r w:rsidR="00401BEC">
            <w:rPr>
              <w:rFonts w:ascii="Times New Roman" w:hAnsi="Times New Roman" w:cs="Times New Roman"/>
            </w:rPr>
            <w:delText xml:space="preserve"> </w:delText>
          </w:r>
        </w:del>
      </w:ins>
    </w:p>
    <w:p w14:paraId="04C21BEF" w14:textId="6D0A1B1B" w:rsidR="00A23DA4" w:rsidRDefault="00A23DA4" w:rsidP="008709E0">
      <w:pPr>
        <w:spacing w:line="480" w:lineRule="auto"/>
        <w:contextualSpacing/>
        <w:rPr>
          <w:ins w:id="286" w:author="Macon, Taydin Robert" w:date="2025-11-21T10:54:00Z" w16du:dateUtc="2025-11-21T18:54:00Z"/>
          <w:del w:id="287" w:author="Anderson, Riley Morgan" w:date="2025-12-01T21:55:00Z" w16du:dateUtc="2025-12-01T21:55:58Z"/>
          <w:rFonts w:ascii="Times New Roman" w:hAnsi="Times New Roman" w:cs="Times New Roman"/>
        </w:rPr>
      </w:pPr>
      <w:ins w:id="288" w:author="Macon, Taydin Robert" w:date="2025-11-21T11:19:00Z" w16du:dateUtc="2025-11-21T19:19:00Z">
        <w:r>
          <w:rPr>
            <w:rFonts w:ascii="Times New Roman" w:hAnsi="Times New Roman" w:cs="Times New Roman"/>
          </w:rPr>
          <w:lastRenderedPageBreak/>
          <w:tab/>
        </w:r>
        <w:del w:id="289" w:author="Anderson, Riley Morgan" w:date="2025-12-01T21:55:00Z">
          <w:r>
            <w:rPr>
              <w:rFonts w:ascii="Times New Roman" w:hAnsi="Times New Roman" w:cs="Times New Roman"/>
            </w:rPr>
            <w:delText xml:space="preserve">For </w:delText>
          </w:r>
          <w:r w:rsidR="00732747">
            <w:rPr>
              <w:rFonts w:ascii="Times New Roman" w:hAnsi="Times New Roman" w:cs="Times New Roman"/>
            </w:rPr>
            <w:delText xml:space="preserve">our traditional meta-analyses, </w:delText>
          </w:r>
        </w:del>
      </w:ins>
      <w:ins w:id="290" w:author="Macon, Taydin Robert" w:date="2025-11-21T11:20:00Z">
        <w:del w:id="291" w:author="Anderson, Riley Morgan" w:date="2025-12-01T21:55:00Z">
          <w:r w:rsidR="00732747">
            <w:rPr>
              <w:rFonts w:ascii="Times New Roman" w:hAnsi="Times New Roman" w:cs="Times New Roman"/>
            </w:rPr>
            <w:delText>log odds ratios were calculated</w:delText>
          </w:r>
          <w:r w:rsidR="00781F3C">
            <w:rPr>
              <w:rFonts w:ascii="Times New Roman" w:hAnsi="Times New Roman" w:cs="Times New Roman"/>
            </w:rPr>
            <w:delText xml:space="preserve"> using positive detections and non-detections and were broken up by broad taxonomic classification. In</w:delText>
          </w:r>
        </w:del>
      </w:ins>
      <w:ins w:id="292" w:author="Macon, Taydin Robert" w:date="2025-11-21T11:21:00Z">
        <w:del w:id="293" w:author="Anderson, Riley Morgan" w:date="2025-12-01T21:55:00Z">
          <w:r w:rsidR="001A64A1">
            <w:rPr>
              <w:rFonts w:ascii="Times New Roman" w:hAnsi="Times New Roman" w:cs="Times New Roman"/>
            </w:rPr>
            <w:delText xml:space="preserve"> addition</w:delText>
          </w:r>
        </w:del>
      </w:ins>
      <w:ins w:id="294" w:author="Macon, Taydin Robert" w:date="2025-11-21T11:20:00Z">
        <w:del w:id="295" w:author="Anderson, Riley Morgan" w:date="2025-12-01T21:55:00Z">
          <w:r w:rsidR="00781F3C">
            <w:rPr>
              <w:rFonts w:ascii="Times New Roman" w:hAnsi="Times New Roman" w:cs="Times New Roman"/>
            </w:rPr>
            <w:delText>, overall log odds wer</w:delText>
          </w:r>
        </w:del>
      </w:ins>
      <w:ins w:id="296" w:author="Macon, Taydin Robert" w:date="2025-11-21T11:21:00Z">
        <w:del w:id="297" w:author="Anderson, Riley Morgan" w:date="2025-12-01T21:55:00Z">
          <w:r w:rsidR="00781F3C">
            <w:rPr>
              <w:rFonts w:ascii="Times New Roman" w:hAnsi="Times New Roman" w:cs="Times New Roman"/>
            </w:rPr>
            <w:delText xml:space="preserve">e calculated </w:delText>
          </w:r>
          <w:r w:rsidR="001A64A1">
            <w:rPr>
              <w:rFonts w:ascii="Times New Roman" w:hAnsi="Times New Roman" w:cs="Times New Roman"/>
            </w:rPr>
            <w:delText xml:space="preserve">for all taxa combined. Here, negative values indicate </w:delText>
          </w:r>
          <w:r w:rsidR="000A2E93">
            <w:rPr>
              <w:rFonts w:ascii="Times New Roman" w:hAnsi="Times New Roman" w:cs="Times New Roman"/>
            </w:rPr>
            <w:delText>eDNA being more successful and pos</w:delText>
          </w:r>
        </w:del>
      </w:ins>
      <w:ins w:id="298" w:author="Macon, Taydin Robert" w:date="2025-11-21T11:22:00Z">
        <w:del w:id="299" w:author="Anderson, Riley Morgan" w:date="2025-12-01T21:55:00Z">
          <w:r w:rsidR="000A2E93">
            <w:rPr>
              <w:rFonts w:ascii="Times New Roman" w:hAnsi="Times New Roman" w:cs="Times New Roman"/>
            </w:rPr>
            <w:delText>itive values indicate traditional methods being more successful.</w:delText>
          </w:r>
        </w:del>
      </w:ins>
    </w:p>
    <w:p w14:paraId="0DC9734C" w14:textId="39CEACBC" w:rsidR="00EB0443" w:rsidRPr="008709E0" w:rsidRDefault="007D494C" w:rsidP="008709E0">
      <w:pPr>
        <w:spacing w:line="480" w:lineRule="auto"/>
        <w:contextualSpacing/>
        <w:rPr>
          <w:rFonts w:ascii="Times New Roman" w:hAnsi="Times New Roman" w:cs="Times New Roman"/>
        </w:rPr>
      </w:pPr>
      <w:ins w:id="300" w:author="Macon, Taydin Robert" w:date="2025-11-21T10:54:00Z" w16du:dateUtc="2025-11-21T18:54:00Z">
        <w:r>
          <w:rPr>
            <w:rFonts w:ascii="Times New Roman" w:hAnsi="Times New Roman" w:cs="Times New Roman"/>
          </w:rPr>
          <w:tab/>
        </w:r>
      </w:ins>
    </w:p>
    <w:p w14:paraId="6AE4798C" w14:textId="245BFE31" w:rsidR="005D285D" w:rsidRPr="008709E0" w:rsidRDefault="0020036F" w:rsidP="008709E0">
      <w:pPr>
        <w:spacing w:line="480" w:lineRule="auto"/>
        <w:contextualSpacing/>
        <w:rPr>
          <w:ins w:id="301" w:author="Anderson, Riley Morgan" w:date="2025-12-01T22:28:00Z" w16du:dateUtc="2025-12-01T22:28:45Z"/>
          <w:rFonts w:ascii="Times New Roman" w:hAnsi="Times New Roman" w:cs="Times New Roman"/>
          <w:b/>
          <w:bCs/>
        </w:rPr>
      </w:pPr>
      <w:r w:rsidRPr="00FE6433">
        <w:rPr>
          <w:rFonts w:ascii="Times New Roman" w:hAnsi="Times New Roman" w:cs="Times New Roman"/>
          <w:b/>
          <w:bCs/>
        </w:rPr>
        <w:t>Results</w:t>
      </w:r>
      <w:ins w:id="302" w:author="Anderson, Riley Morgan" w:date="2025-12-01T21:58:00Z">
        <w:del w:id="303" w:author="Macon, Taydin Robert" w:date="2026-02-10T09:43:00Z" w16du:dateUtc="2026-02-10T17:43:00Z">
          <w:r w:rsidR="5FCB60E9" w:rsidRPr="00FE6433" w:rsidDel="0068672E">
            <w:rPr>
              <w:rFonts w:ascii="Times New Roman" w:hAnsi="Times New Roman" w:cs="Times New Roman"/>
              <w:b/>
              <w:bCs/>
            </w:rPr>
            <w:delText xml:space="preserve">Taydin, I’m still working on this. </w:delText>
          </w:r>
        </w:del>
      </w:ins>
      <w:ins w:id="304" w:author="Anderson, Riley Morgan" w:date="2025-12-01T21:59:00Z">
        <w:del w:id="305" w:author="Macon, Taydin Robert" w:date="2026-02-10T09:43:00Z" w16du:dateUtc="2026-02-10T17:43:00Z">
          <w:r w:rsidR="5FCB60E9" w:rsidRPr="00FE6433" w:rsidDel="0068672E">
            <w:rPr>
              <w:rFonts w:ascii="Times New Roman" w:hAnsi="Times New Roman" w:cs="Times New Roman"/>
              <w:b/>
              <w:bCs/>
            </w:rPr>
            <w:delText>Probably done tomorrow (12/2)</w:delText>
          </w:r>
        </w:del>
      </w:ins>
    </w:p>
    <w:p w14:paraId="2D4C74EB" w14:textId="718FF4F8" w:rsidR="5C9C2D47" w:rsidRDefault="5C9C2D47" w:rsidP="3C655707">
      <w:pPr>
        <w:spacing w:line="480" w:lineRule="auto"/>
        <w:contextualSpacing/>
        <w:rPr>
          <w:ins w:id="306" w:author="Anderson, Riley Morgan" w:date="2025-12-02T00:07:00Z" w16du:dateUtc="2025-12-02T00:07:19Z"/>
          <w:rFonts w:ascii="Times New Roman" w:hAnsi="Times New Roman" w:cs="Times New Roman"/>
          <w:b/>
          <w:bCs/>
        </w:rPr>
      </w:pPr>
      <w:ins w:id="307" w:author="Anderson, Riley Morgan" w:date="2025-12-01T22:28:00Z">
        <w:r w:rsidRPr="3C655707">
          <w:rPr>
            <w:rFonts w:ascii="Times New Roman" w:hAnsi="Times New Roman" w:cs="Times New Roman"/>
            <w:b/>
            <w:bCs/>
          </w:rPr>
          <w:t xml:space="preserve">Across the full data set, </w:t>
        </w:r>
      </w:ins>
      <w:ins w:id="308" w:author="Anderson, Riley Morgan" w:date="2025-12-01T22:29:00Z">
        <w:r w:rsidRPr="3C655707">
          <w:rPr>
            <w:rFonts w:ascii="Times New Roman" w:hAnsi="Times New Roman" w:cs="Times New Roman"/>
            <w:b/>
            <w:bCs/>
          </w:rPr>
          <w:t>eDNA and traditional detections methods were in</w:t>
        </w:r>
        <w:r w:rsidR="6F330052" w:rsidRPr="3C655707">
          <w:rPr>
            <w:rFonts w:ascii="Times New Roman" w:hAnsi="Times New Roman" w:cs="Times New Roman"/>
            <w:b/>
            <w:bCs/>
          </w:rPr>
          <w:t xml:space="preserve">distinguishable (log </w:t>
        </w:r>
      </w:ins>
      <w:ins w:id="309" w:author="Anderson, Riley Morgan" w:date="2025-12-01T22:30:00Z">
        <w:r w:rsidR="6F330052" w:rsidRPr="3C655707">
          <w:rPr>
            <w:rFonts w:ascii="Times New Roman" w:hAnsi="Times New Roman" w:cs="Times New Roman"/>
            <w:b/>
            <w:bCs/>
          </w:rPr>
          <w:t>odds</w:t>
        </w:r>
      </w:ins>
      <w:ins w:id="310" w:author="Anderson, Riley Morgan" w:date="2025-12-01T22:34:00Z">
        <w:del w:id="311" w:author="Macon, Taydin Robert" w:date="2026-02-24T14:25:00Z" w16du:dateUtc="2026-02-24T22:25:00Z">
          <w:r w:rsidR="6BF3D2CE" w:rsidRPr="3C655707" w:rsidDel="006A3CF3">
            <w:rPr>
              <w:rFonts w:ascii="Times New Roman" w:hAnsi="Times New Roman" w:cs="Times New Roman"/>
              <w:b/>
              <w:bCs/>
              <w:vertAlign w:val="subscript"/>
              <w:rPrChange w:id="312" w:author="Anderson, Riley Morgan" w:date="2025-12-01T22:34:00Z">
                <w:rPr>
                  <w:rFonts w:ascii="Times New Roman" w:hAnsi="Times New Roman" w:cs="Times New Roman"/>
                  <w:b/>
                  <w:bCs/>
                </w:rPr>
              </w:rPrChange>
            </w:rPr>
            <w:delText>paper</w:delText>
          </w:r>
        </w:del>
      </w:ins>
      <w:ins w:id="313" w:author="Macon, Taydin Robert" w:date="2026-02-24T14:25:00Z" w16du:dateUtc="2026-02-24T22:25:00Z">
        <w:r w:rsidR="006A3CF3">
          <w:rPr>
            <w:rFonts w:ascii="Times New Roman" w:hAnsi="Times New Roman" w:cs="Times New Roman"/>
            <w:b/>
            <w:bCs/>
            <w:vertAlign w:val="subscript"/>
          </w:rPr>
          <w:t>site</w:t>
        </w:r>
      </w:ins>
      <w:ins w:id="314" w:author="Anderson, Riley Morgan" w:date="2025-12-01T22:30:00Z">
        <w:r w:rsidR="6F330052" w:rsidRPr="3C655707">
          <w:rPr>
            <w:rFonts w:ascii="Times New Roman" w:hAnsi="Times New Roman" w:cs="Times New Roman"/>
            <w:b/>
            <w:bCs/>
          </w:rPr>
          <w:t xml:space="preserve"> = </w:t>
        </w:r>
      </w:ins>
      <w:ins w:id="315" w:author="Anderson, Riley Morgan" w:date="2025-12-01T22:31:00Z">
        <w:r w:rsidR="694F978A" w:rsidRPr="3C655707">
          <w:rPr>
            <w:rFonts w:ascii="Times New Roman" w:hAnsi="Times New Roman" w:cs="Times New Roman"/>
            <w:b/>
            <w:bCs/>
          </w:rPr>
          <w:t xml:space="preserve">-0.10, </w:t>
        </w:r>
      </w:ins>
      <w:ins w:id="316" w:author="Anderson, Riley Morgan" w:date="2025-12-01T22:32:00Z">
        <w:r w:rsidR="5C22DE52" w:rsidRPr="3C655707">
          <w:rPr>
            <w:rFonts w:ascii="Times New Roman" w:hAnsi="Times New Roman" w:cs="Times New Roman"/>
            <w:b/>
            <w:bCs/>
          </w:rPr>
          <w:t>CI = -0.79</w:t>
        </w:r>
      </w:ins>
      <w:ins w:id="317" w:author="Anderson, Riley Morgan" w:date="2025-12-01T22:33:00Z">
        <w:r w:rsidR="5C22DE52" w:rsidRPr="3C655707">
          <w:rPr>
            <w:rFonts w:ascii="Times New Roman" w:hAnsi="Times New Roman" w:cs="Times New Roman"/>
            <w:b/>
            <w:bCs/>
          </w:rPr>
          <w:t xml:space="preserve"> - 0.59, </w:t>
        </w:r>
        <w:r w:rsidR="5C22DE52" w:rsidRPr="3C655707">
          <w:rPr>
            <w:rFonts w:ascii="Times New Roman" w:hAnsi="Times New Roman" w:cs="Times New Roman"/>
            <w:b/>
            <w:bCs/>
            <w:i/>
            <w:iCs/>
          </w:rPr>
          <w:t>P</w:t>
        </w:r>
        <w:r w:rsidR="5C22DE52" w:rsidRPr="3C655707">
          <w:rPr>
            <w:rFonts w:ascii="Times New Roman" w:hAnsi="Times New Roman" w:cs="Times New Roman"/>
            <w:b/>
            <w:bCs/>
          </w:rPr>
          <w:t xml:space="preserve"> = </w:t>
        </w:r>
        <w:r w:rsidR="1D6721B1" w:rsidRPr="3C655707">
          <w:rPr>
            <w:rFonts w:ascii="Times New Roman" w:hAnsi="Times New Roman" w:cs="Times New Roman"/>
            <w:b/>
            <w:bCs/>
          </w:rPr>
          <w:t>0.77</w:t>
        </w:r>
      </w:ins>
      <w:ins w:id="318" w:author="Anderson, Riley Morgan" w:date="2025-12-01T22:35:00Z">
        <w:r w:rsidR="50BEFB33" w:rsidRPr="3C655707">
          <w:rPr>
            <w:rFonts w:ascii="Times New Roman" w:hAnsi="Times New Roman" w:cs="Times New Roman"/>
            <w:b/>
            <w:bCs/>
          </w:rPr>
          <w:t>; log odds</w:t>
        </w:r>
        <w:r w:rsidR="50BEFB33" w:rsidRPr="3C655707">
          <w:rPr>
            <w:rFonts w:ascii="Times New Roman" w:hAnsi="Times New Roman" w:cs="Times New Roman"/>
            <w:b/>
            <w:bCs/>
            <w:vertAlign w:val="subscript"/>
            <w:rPrChange w:id="319" w:author="Anderson, Riley Morgan" w:date="2025-12-01T22:35:00Z">
              <w:rPr>
                <w:rFonts w:ascii="Times New Roman" w:hAnsi="Times New Roman" w:cs="Times New Roman"/>
                <w:b/>
                <w:bCs/>
              </w:rPr>
            </w:rPrChange>
          </w:rPr>
          <w:t>sample</w:t>
        </w:r>
        <w:r w:rsidR="50BEFB33" w:rsidRPr="3C655707">
          <w:rPr>
            <w:rFonts w:ascii="Times New Roman" w:hAnsi="Times New Roman" w:cs="Times New Roman"/>
            <w:b/>
            <w:bCs/>
          </w:rPr>
          <w:t xml:space="preserve"> = </w:t>
        </w:r>
      </w:ins>
      <w:ins w:id="320" w:author="Anderson, Riley Morgan" w:date="2025-12-01T22:36:00Z">
        <w:r w:rsidR="50BEFB33" w:rsidRPr="3C655707">
          <w:rPr>
            <w:rFonts w:ascii="Times New Roman" w:hAnsi="Times New Roman" w:cs="Times New Roman"/>
            <w:b/>
            <w:bCs/>
          </w:rPr>
          <w:t>-0.38, CI</w:t>
        </w:r>
        <w:r w:rsidR="58F60958" w:rsidRPr="3C655707">
          <w:rPr>
            <w:rFonts w:ascii="Times New Roman" w:hAnsi="Times New Roman" w:cs="Times New Roman"/>
            <w:b/>
            <w:bCs/>
          </w:rPr>
          <w:t xml:space="preserve"> = -0.94 - 0.18, </w:t>
        </w:r>
        <w:r w:rsidR="58F60958" w:rsidRPr="3C655707">
          <w:rPr>
            <w:rFonts w:ascii="Times New Roman" w:hAnsi="Times New Roman" w:cs="Times New Roman"/>
            <w:b/>
            <w:bCs/>
            <w:i/>
            <w:iCs/>
          </w:rPr>
          <w:t>P</w:t>
        </w:r>
        <w:r w:rsidR="58F60958" w:rsidRPr="3C655707">
          <w:rPr>
            <w:rFonts w:ascii="Times New Roman" w:hAnsi="Times New Roman" w:cs="Times New Roman"/>
            <w:b/>
            <w:bCs/>
          </w:rPr>
          <w:t xml:space="preserve"> = 0.19</w:t>
        </w:r>
      </w:ins>
      <w:ins w:id="321" w:author="Anderson, Riley Morgan" w:date="2025-12-01T22:35:00Z">
        <w:r w:rsidR="50BEFB33" w:rsidRPr="3C655707">
          <w:rPr>
            <w:rFonts w:ascii="Times New Roman" w:hAnsi="Times New Roman" w:cs="Times New Roman"/>
            <w:b/>
            <w:bCs/>
          </w:rPr>
          <w:t>)</w:t>
        </w:r>
      </w:ins>
      <w:ins w:id="322" w:author="Anderson, Riley Morgan" w:date="2025-12-01T22:37:00Z">
        <w:r w:rsidR="5A10FDD1" w:rsidRPr="3C655707">
          <w:rPr>
            <w:rFonts w:ascii="Times New Roman" w:hAnsi="Times New Roman" w:cs="Times New Roman"/>
            <w:b/>
            <w:bCs/>
          </w:rPr>
          <w:t xml:space="preserve">. </w:t>
        </w:r>
      </w:ins>
      <w:ins w:id="323" w:author="Anderson, Riley Morgan" w:date="2025-12-01T22:38:00Z">
        <w:r w:rsidR="6786F74C" w:rsidRPr="3C655707">
          <w:rPr>
            <w:rFonts w:ascii="Times New Roman" w:hAnsi="Times New Roman" w:cs="Times New Roman"/>
            <w:b/>
            <w:bCs/>
          </w:rPr>
          <w:t xml:space="preserve">However, there were significant </w:t>
        </w:r>
      </w:ins>
      <w:ins w:id="324" w:author="Anderson, Riley Morgan" w:date="2025-12-01T22:39:00Z">
        <w:r w:rsidR="6786F74C" w:rsidRPr="3C655707">
          <w:rPr>
            <w:rFonts w:ascii="Times New Roman" w:hAnsi="Times New Roman" w:cs="Times New Roman"/>
            <w:b/>
            <w:bCs/>
          </w:rPr>
          <w:t xml:space="preserve">interactions between detection method and </w:t>
        </w:r>
      </w:ins>
      <w:ins w:id="325" w:author="Anderson, Riley Morgan" w:date="2025-12-01T22:42:00Z">
        <w:r w:rsidR="64DC1821" w:rsidRPr="3C655707">
          <w:rPr>
            <w:rFonts w:ascii="Times New Roman" w:hAnsi="Times New Roman" w:cs="Times New Roman"/>
            <w:b/>
            <w:bCs/>
          </w:rPr>
          <w:t>taxa</w:t>
        </w:r>
      </w:ins>
      <w:ins w:id="326" w:author="Anderson, Riley Morgan" w:date="2025-12-01T22:39:00Z">
        <w:r w:rsidR="6786F74C" w:rsidRPr="3C655707">
          <w:rPr>
            <w:rFonts w:ascii="Times New Roman" w:hAnsi="Times New Roman" w:cs="Times New Roman"/>
            <w:b/>
            <w:bCs/>
          </w:rPr>
          <w:t>.</w:t>
        </w:r>
      </w:ins>
      <w:ins w:id="327" w:author="Anderson, Riley Morgan" w:date="2025-12-01T22:42:00Z">
        <w:r w:rsidR="24B01EE2" w:rsidRPr="3C655707">
          <w:rPr>
            <w:rFonts w:ascii="Times New Roman" w:hAnsi="Times New Roman" w:cs="Times New Roman"/>
            <w:b/>
            <w:bCs/>
          </w:rPr>
          <w:t xml:space="preserve"> For example, eDNA detection outperformed traditional methods for m</w:t>
        </w:r>
      </w:ins>
      <w:ins w:id="328" w:author="Anderson, Riley Morgan" w:date="2025-12-01T22:43:00Z">
        <w:r w:rsidR="24B01EE2" w:rsidRPr="3C655707">
          <w:rPr>
            <w:rFonts w:ascii="Times New Roman" w:hAnsi="Times New Roman" w:cs="Times New Roman"/>
            <w:b/>
            <w:bCs/>
          </w:rPr>
          <w:t>ollus</w:t>
        </w:r>
      </w:ins>
      <w:ins w:id="329" w:author="Anderson, Riley Morgan" w:date="2025-12-02T16:09:00Z">
        <w:r w:rsidR="295172E8" w:rsidRPr="3C655707">
          <w:rPr>
            <w:rFonts w:ascii="Times New Roman" w:hAnsi="Times New Roman" w:cs="Times New Roman"/>
            <w:b/>
            <w:bCs/>
          </w:rPr>
          <w:t>k</w:t>
        </w:r>
      </w:ins>
      <w:ins w:id="330" w:author="Anderson, Riley Morgan" w:date="2025-12-01T22:44:00Z">
        <w:r w:rsidR="2F67BA2D" w:rsidRPr="3C655707">
          <w:rPr>
            <w:rFonts w:ascii="Times New Roman" w:hAnsi="Times New Roman" w:cs="Times New Roman"/>
            <w:b/>
            <w:bCs/>
          </w:rPr>
          <w:t>s</w:t>
        </w:r>
      </w:ins>
      <w:ins w:id="331" w:author="Anderson, Riley Morgan" w:date="2025-12-02T17:54:00Z">
        <w:r w:rsidR="39764026" w:rsidRPr="3C655707">
          <w:rPr>
            <w:rFonts w:ascii="Times New Roman" w:hAnsi="Times New Roman" w:cs="Times New Roman"/>
            <w:b/>
            <w:bCs/>
          </w:rPr>
          <w:t xml:space="preserve"> (log odds</w:t>
        </w:r>
        <w:del w:id="332" w:author="Macon, Taydin Robert" w:date="2026-02-24T14:25:00Z" w16du:dateUtc="2026-02-24T22:25:00Z">
          <w:r w:rsidR="39764026" w:rsidRPr="3C655707" w:rsidDel="006A3CF3">
            <w:rPr>
              <w:rFonts w:ascii="Times New Roman" w:hAnsi="Times New Roman" w:cs="Times New Roman"/>
              <w:b/>
              <w:bCs/>
              <w:vertAlign w:val="subscript"/>
            </w:rPr>
            <w:delText>paper</w:delText>
          </w:r>
        </w:del>
      </w:ins>
      <w:ins w:id="333" w:author="Macon, Taydin Robert" w:date="2026-02-24T14:25:00Z" w16du:dateUtc="2026-02-24T22:25:00Z">
        <w:r w:rsidR="006A3CF3">
          <w:rPr>
            <w:rFonts w:ascii="Times New Roman" w:hAnsi="Times New Roman" w:cs="Times New Roman"/>
            <w:b/>
            <w:bCs/>
            <w:vertAlign w:val="subscript"/>
          </w:rPr>
          <w:t>site</w:t>
        </w:r>
      </w:ins>
      <w:ins w:id="334" w:author="Anderson, Riley Morgan" w:date="2025-12-02T17:54:00Z">
        <w:r w:rsidR="39764026" w:rsidRPr="3C655707">
          <w:rPr>
            <w:rFonts w:ascii="Times New Roman" w:hAnsi="Times New Roman" w:cs="Times New Roman"/>
            <w:b/>
            <w:bCs/>
          </w:rPr>
          <w:t xml:space="preserve"> = -</w:t>
        </w:r>
      </w:ins>
      <w:ins w:id="335" w:author="Anderson, Riley Morgan" w:date="2025-12-02T17:55:00Z">
        <w:r w:rsidR="4D0C2CE5" w:rsidRPr="3C655707">
          <w:rPr>
            <w:rFonts w:ascii="Times New Roman" w:hAnsi="Times New Roman" w:cs="Times New Roman"/>
            <w:b/>
            <w:bCs/>
          </w:rPr>
          <w:t>2.5</w:t>
        </w:r>
      </w:ins>
      <w:ins w:id="336" w:author="Macon, Taydin Robert" w:date="2026-02-24T14:52:00Z" w16du:dateUtc="2026-02-24T22:52:00Z">
        <w:r w:rsidR="00FE6433">
          <w:rPr>
            <w:rFonts w:ascii="Times New Roman" w:hAnsi="Times New Roman" w:cs="Times New Roman"/>
            <w:b/>
            <w:bCs/>
          </w:rPr>
          <w:t>0</w:t>
        </w:r>
      </w:ins>
      <w:ins w:id="337" w:author="Anderson, Riley Morgan" w:date="2025-12-02T17:55:00Z">
        <w:del w:id="338" w:author="Macon, Taydin Robert" w:date="2026-02-24T14:52:00Z" w16du:dateUtc="2026-02-24T22:52:00Z">
          <w:r w:rsidR="4D0C2CE5" w:rsidRPr="3C655707" w:rsidDel="00FE6433">
            <w:rPr>
              <w:rFonts w:ascii="Times New Roman" w:hAnsi="Times New Roman" w:cs="Times New Roman"/>
              <w:b/>
              <w:bCs/>
            </w:rPr>
            <w:delText>2</w:delText>
          </w:r>
        </w:del>
      </w:ins>
      <w:ins w:id="339" w:author="Anderson, Riley Morgan" w:date="2025-12-02T17:54:00Z">
        <w:r w:rsidR="39764026" w:rsidRPr="3C655707">
          <w:rPr>
            <w:rFonts w:ascii="Times New Roman" w:hAnsi="Times New Roman" w:cs="Times New Roman"/>
            <w:b/>
            <w:bCs/>
          </w:rPr>
          <w:t>, CI = -</w:t>
        </w:r>
      </w:ins>
      <w:ins w:id="340" w:author="Anderson, Riley Morgan" w:date="2025-12-02T17:55:00Z">
        <w:r w:rsidR="4F20D131" w:rsidRPr="3C655707">
          <w:rPr>
            <w:rFonts w:ascii="Times New Roman" w:hAnsi="Times New Roman" w:cs="Times New Roman"/>
            <w:b/>
            <w:bCs/>
          </w:rPr>
          <w:t>4.3</w:t>
        </w:r>
      </w:ins>
      <w:ins w:id="341" w:author="Macon, Taydin Robert" w:date="2026-02-24T14:52:00Z" w16du:dateUtc="2026-02-24T22:52:00Z">
        <w:r w:rsidR="00FE6433">
          <w:rPr>
            <w:rFonts w:ascii="Times New Roman" w:hAnsi="Times New Roman" w:cs="Times New Roman"/>
            <w:b/>
            <w:bCs/>
          </w:rPr>
          <w:t>1</w:t>
        </w:r>
      </w:ins>
      <w:ins w:id="342" w:author="Anderson, Riley Morgan" w:date="2025-12-02T17:55:00Z">
        <w:del w:id="343" w:author="Macon, Taydin Robert" w:date="2026-02-24T14:52:00Z" w16du:dateUtc="2026-02-24T22:52:00Z">
          <w:r w:rsidR="4F20D131" w:rsidRPr="3C655707" w:rsidDel="00FE6433">
            <w:rPr>
              <w:rFonts w:ascii="Times New Roman" w:hAnsi="Times New Roman" w:cs="Times New Roman"/>
              <w:b/>
              <w:bCs/>
            </w:rPr>
            <w:delText>2</w:delText>
          </w:r>
        </w:del>
      </w:ins>
      <w:ins w:id="344" w:author="Anderson, Riley Morgan" w:date="2025-12-02T17:54:00Z">
        <w:r w:rsidR="39764026" w:rsidRPr="3C655707">
          <w:rPr>
            <w:rFonts w:ascii="Times New Roman" w:hAnsi="Times New Roman" w:cs="Times New Roman"/>
            <w:b/>
            <w:bCs/>
          </w:rPr>
          <w:t xml:space="preserve"> - </w:t>
        </w:r>
      </w:ins>
      <w:ins w:id="345" w:author="Anderson, Riley Morgan" w:date="2025-12-02T17:55:00Z">
        <w:r w:rsidR="737B4DA0" w:rsidRPr="3C655707">
          <w:rPr>
            <w:rFonts w:ascii="Times New Roman" w:hAnsi="Times New Roman" w:cs="Times New Roman"/>
            <w:b/>
            <w:bCs/>
          </w:rPr>
          <w:t>-</w:t>
        </w:r>
        <w:del w:id="346" w:author="Macon, Taydin Robert" w:date="2026-02-24T14:53:00Z" w16du:dateUtc="2026-02-24T22:53:00Z">
          <w:r w:rsidR="737B4DA0" w:rsidRPr="3C655707" w:rsidDel="00FE6433">
            <w:rPr>
              <w:rFonts w:ascii="Times New Roman" w:hAnsi="Times New Roman" w:cs="Times New Roman"/>
              <w:b/>
              <w:bCs/>
            </w:rPr>
            <w:delText>3.70</w:delText>
          </w:r>
        </w:del>
      </w:ins>
      <w:ins w:id="347" w:author="Macon, Taydin Robert" w:date="2026-02-24T14:53:00Z" w16du:dateUtc="2026-02-24T22:53:00Z">
        <w:r w:rsidR="00FE6433">
          <w:rPr>
            <w:rFonts w:ascii="Times New Roman" w:hAnsi="Times New Roman" w:cs="Times New Roman"/>
            <w:b/>
            <w:bCs/>
          </w:rPr>
          <w:t>0.69</w:t>
        </w:r>
      </w:ins>
      <w:ins w:id="348" w:author="Anderson, Riley Morgan" w:date="2025-12-02T17:54:00Z">
        <w:r w:rsidR="39764026" w:rsidRPr="3C655707">
          <w:rPr>
            <w:rFonts w:ascii="Times New Roman" w:hAnsi="Times New Roman" w:cs="Times New Roman"/>
            <w:b/>
            <w:bCs/>
          </w:rPr>
          <w:t xml:space="preserve">, </w:t>
        </w:r>
        <w:r w:rsidR="39764026" w:rsidRPr="3C655707">
          <w:rPr>
            <w:rFonts w:ascii="Times New Roman" w:hAnsi="Times New Roman" w:cs="Times New Roman"/>
            <w:b/>
            <w:bCs/>
            <w:i/>
            <w:iCs/>
          </w:rPr>
          <w:t>P</w:t>
        </w:r>
        <w:r w:rsidR="39764026" w:rsidRPr="3C655707">
          <w:rPr>
            <w:rFonts w:ascii="Times New Roman" w:hAnsi="Times New Roman" w:cs="Times New Roman"/>
            <w:b/>
            <w:bCs/>
          </w:rPr>
          <w:t xml:space="preserve"> </w:t>
        </w:r>
      </w:ins>
      <w:ins w:id="349" w:author="Anderson, Riley Morgan" w:date="2025-12-02T17:55:00Z">
        <w:r w:rsidR="49155FEE" w:rsidRPr="3C655707">
          <w:rPr>
            <w:rFonts w:ascii="Times New Roman" w:hAnsi="Times New Roman" w:cs="Times New Roman"/>
            <w:b/>
            <w:bCs/>
          </w:rPr>
          <w:t>&lt;</w:t>
        </w:r>
      </w:ins>
      <w:ins w:id="350" w:author="Anderson, Riley Morgan" w:date="2025-12-02T17:54:00Z">
        <w:r w:rsidR="39764026" w:rsidRPr="3C655707">
          <w:rPr>
            <w:rFonts w:ascii="Times New Roman" w:hAnsi="Times New Roman" w:cs="Times New Roman"/>
            <w:b/>
            <w:bCs/>
          </w:rPr>
          <w:t xml:space="preserve"> 0.</w:t>
        </w:r>
      </w:ins>
      <w:ins w:id="351" w:author="Anderson, Riley Morgan" w:date="2025-12-02T17:55:00Z">
        <w:r w:rsidR="4D11A52F" w:rsidRPr="3C655707">
          <w:rPr>
            <w:rFonts w:ascii="Times New Roman" w:hAnsi="Times New Roman" w:cs="Times New Roman"/>
            <w:b/>
            <w:bCs/>
          </w:rPr>
          <w:t>01</w:t>
        </w:r>
      </w:ins>
      <w:ins w:id="352" w:author="Anderson, Riley Morgan" w:date="2025-12-02T17:54:00Z">
        <w:r w:rsidR="39764026" w:rsidRPr="3C655707">
          <w:rPr>
            <w:rFonts w:ascii="Times New Roman" w:hAnsi="Times New Roman" w:cs="Times New Roman"/>
            <w:b/>
            <w:bCs/>
          </w:rPr>
          <w:t>)</w:t>
        </w:r>
      </w:ins>
      <w:ins w:id="353" w:author="Anderson, Riley Morgan" w:date="2025-12-01T22:43:00Z">
        <w:r w:rsidR="24B01EE2" w:rsidRPr="3C655707">
          <w:rPr>
            <w:rFonts w:ascii="Times New Roman" w:hAnsi="Times New Roman" w:cs="Times New Roman"/>
            <w:b/>
            <w:bCs/>
          </w:rPr>
          <w:t xml:space="preserve"> and fish </w:t>
        </w:r>
      </w:ins>
      <w:ins w:id="354" w:author="Anderson, Riley Morgan" w:date="2025-12-02T17:54:00Z">
        <w:r w:rsidR="7559521A" w:rsidRPr="3C655707">
          <w:rPr>
            <w:rFonts w:ascii="Times New Roman" w:hAnsi="Times New Roman" w:cs="Times New Roman"/>
            <w:b/>
            <w:bCs/>
          </w:rPr>
          <w:t>(log odds</w:t>
        </w:r>
        <w:del w:id="355" w:author="Macon, Taydin Robert" w:date="2026-02-24T14:25:00Z" w16du:dateUtc="2026-02-24T22:25:00Z">
          <w:r w:rsidR="7559521A" w:rsidRPr="3C655707" w:rsidDel="006A3CF3">
            <w:rPr>
              <w:rFonts w:ascii="Times New Roman" w:hAnsi="Times New Roman" w:cs="Times New Roman"/>
              <w:b/>
              <w:bCs/>
              <w:vertAlign w:val="subscript"/>
            </w:rPr>
            <w:delText>paper</w:delText>
          </w:r>
        </w:del>
      </w:ins>
      <w:ins w:id="356" w:author="Macon, Taydin Robert" w:date="2026-02-24T14:25:00Z" w16du:dateUtc="2026-02-24T22:25:00Z">
        <w:r w:rsidR="006A3CF3">
          <w:rPr>
            <w:rFonts w:ascii="Times New Roman" w:hAnsi="Times New Roman" w:cs="Times New Roman"/>
            <w:b/>
            <w:bCs/>
            <w:vertAlign w:val="subscript"/>
          </w:rPr>
          <w:t>site</w:t>
        </w:r>
      </w:ins>
      <w:ins w:id="357" w:author="Anderson, Riley Morgan" w:date="2025-12-02T17:54:00Z">
        <w:r w:rsidR="7559521A" w:rsidRPr="3C655707">
          <w:rPr>
            <w:rFonts w:ascii="Times New Roman" w:hAnsi="Times New Roman" w:cs="Times New Roman"/>
            <w:b/>
            <w:bCs/>
          </w:rPr>
          <w:t xml:space="preserve"> = -</w:t>
        </w:r>
      </w:ins>
      <w:ins w:id="358" w:author="Anderson, Riley Morgan" w:date="2025-12-02T17:56:00Z">
        <w:r w:rsidR="316C8F01" w:rsidRPr="3C655707">
          <w:rPr>
            <w:rFonts w:ascii="Times New Roman" w:hAnsi="Times New Roman" w:cs="Times New Roman"/>
            <w:b/>
            <w:bCs/>
          </w:rPr>
          <w:t>1.52</w:t>
        </w:r>
      </w:ins>
      <w:ins w:id="359" w:author="Anderson, Riley Morgan" w:date="2025-12-02T17:54:00Z">
        <w:r w:rsidR="7559521A" w:rsidRPr="3C655707">
          <w:rPr>
            <w:rFonts w:ascii="Times New Roman" w:hAnsi="Times New Roman" w:cs="Times New Roman"/>
            <w:b/>
            <w:bCs/>
          </w:rPr>
          <w:t>, CI = -</w:t>
        </w:r>
      </w:ins>
      <w:ins w:id="360" w:author="Anderson, Riley Morgan" w:date="2025-12-02T17:56:00Z">
        <w:r w:rsidR="219B108E" w:rsidRPr="3C655707">
          <w:rPr>
            <w:rFonts w:ascii="Times New Roman" w:hAnsi="Times New Roman" w:cs="Times New Roman"/>
            <w:b/>
            <w:bCs/>
          </w:rPr>
          <w:t>2.41</w:t>
        </w:r>
      </w:ins>
      <w:ins w:id="361" w:author="Anderson, Riley Morgan" w:date="2025-12-02T17:54:00Z">
        <w:r w:rsidR="7559521A" w:rsidRPr="3C655707">
          <w:rPr>
            <w:rFonts w:ascii="Times New Roman" w:hAnsi="Times New Roman" w:cs="Times New Roman"/>
            <w:b/>
            <w:bCs/>
          </w:rPr>
          <w:t xml:space="preserve"> - </w:t>
        </w:r>
      </w:ins>
      <w:ins w:id="362" w:author="Anderson, Riley Morgan" w:date="2025-12-02T17:56:00Z">
        <w:r w:rsidR="153A5D9C" w:rsidRPr="3C655707">
          <w:rPr>
            <w:rFonts w:ascii="Times New Roman" w:hAnsi="Times New Roman" w:cs="Times New Roman"/>
            <w:b/>
            <w:bCs/>
          </w:rPr>
          <w:t>-0.63</w:t>
        </w:r>
      </w:ins>
      <w:ins w:id="363" w:author="Anderson, Riley Morgan" w:date="2025-12-02T17:54:00Z">
        <w:r w:rsidR="7559521A" w:rsidRPr="3C655707">
          <w:rPr>
            <w:rFonts w:ascii="Times New Roman" w:hAnsi="Times New Roman" w:cs="Times New Roman"/>
            <w:b/>
            <w:bCs/>
          </w:rPr>
          <w:t xml:space="preserve">, </w:t>
        </w:r>
        <w:r w:rsidR="7559521A" w:rsidRPr="3C655707">
          <w:rPr>
            <w:rFonts w:ascii="Times New Roman" w:hAnsi="Times New Roman" w:cs="Times New Roman"/>
            <w:b/>
            <w:bCs/>
            <w:i/>
            <w:iCs/>
          </w:rPr>
          <w:t>P</w:t>
        </w:r>
        <w:r w:rsidR="7559521A" w:rsidRPr="3C655707">
          <w:rPr>
            <w:rFonts w:ascii="Times New Roman" w:hAnsi="Times New Roman" w:cs="Times New Roman"/>
            <w:b/>
            <w:bCs/>
          </w:rPr>
          <w:t xml:space="preserve"> </w:t>
        </w:r>
      </w:ins>
      <w:ins w:id="364" w:author="Anderson, Riley Morgan" w:date="2025-12-02T17:56:00Z">
        <w:r w:rsidR="33538BF7" w:rsidRPr="3C655707">
          <w:rPr>
            <w:rFonts w:ascii="Times New Roman" w:hAnsi="Times New Roman" w:cs="Times New Roman"/>
            <w:b/>
            <w:bCs/>
          </w:rPr>
          <w:t>&lt; 0.01</w:t>
        </w:r>
      </w:ins>
      <w:ins w:id="365" w:author="Anderson, Riley Morgan" w:date="2025-12-02T17:54:00Z">
        <w:r w:rsidR="7559521A" w:rsidRPr="3C655707">
          <w:rPr>
            <w:rFonts w:ascii="Times New Roman" w:hAnsi="Times New Roman" w:cs="Times New Roman"/>
            <w:b/>
            <w:bCs/>
          </w:rPr>
          <w:t xml:space="preserve">) </w:t>
        </w:r>
      </w:ins>
      <w:ins w:id="366" w:author="Anderson, Riley Morgan" w:date="2025-12-01T22:43:00Z">
        <w:r w:rsidR="24B01EE2" w:rsidRPr="3C655707">
          <w:rPr>
            <w:rFonts w:ascii="Times New Roman" w:hAnsi="Times New Roman" w:cs="Times New Roman"/>
            <w:b/>
            <w:bCs/>
          </w:rPr>
          <w:t>but</w:t>
        </w:r>
        <w:r w:rsidR="50BD4FC5" w:rsidRPr="3C655707">
          <w:rPr>
            <w:rFonts w:ascii="Times New Roman" w:hAnsi="Times New Roman" w:cs="Times New Roman"/>
            <w:b/>
            <w:bCs/>
          </w:rPr>
          <w:t xml:space="preserve"> underperformed for arthropods</w:t>
        </w:r>
      </w:ins>
      <w:ins w:id="367" w:author="Anderson, Riley Morgan" w:date="2025-12-02T17:54:00Z">
        <w:r w:rsidR="126EC0CB" w:rsidRPr="3C655707">
          <w:rPr>
            <w:rFonts w:ascii="Times New Roman" w:hAnsi="Times New Roman" w:cs="Times New Roman"/>
            <w:b/>
            <w:bCs/>
          </w:rPr>
          <w:t xml:space="preserve"> (log odds</w:t>
        </w:r>
        <w:del w:id="368" w:author="Macon, Taydin Robert" w:date="2026-02-24T14:25:00Z" w16du:dateUtc="2026-02-24T22:25:00Z">
          <w:r w:rsidR="126EC0CB" w:rsidRPr="3C655707" w:rsidDel="006A3CF3">
            <w:rPr>
              <w:rFonts w:ascii="Times New Roman" w:hAnsi="Times New Roman" w:cs="Times New Roman"/>
              <w:b/>
              <w:bCs/>
              <w:vertAlign w:val="subscript"/>
            </w:rPr>
            <w:delText>paper</w:delText>
          </w:r>
        </w:del>
      </w:ins>
      <w:ins w:id="369" w:author="Macon, Taydin Robert" w:date="2026-02-24T14:25:00Z" w16du:dateUtc="2026-02-24T22:25:00Z">
        <w:r w:rsidR="006A3CF3">
          <w:rPr>
            <w:rFonts w:ascii="Times New Roman" w:hAnsi="Times New Roman" w:cs="Times New Roman"/>
            <w:b/>
            <w:bCs/>
            <w:vertAlign w:val="subscript"/>
          </w:rPr>
          <w:t>site</w:t>
        </w:r>
      </w:ins>
      <w:ins w:id="370" w:author="Anderson, Riley Morgan" w:date="2025-12-02T17:54:00Z">
        <w:r w:rsidR="126EC0CB" w:rsidRPr="3C655707">
          <w:rPr>
            <w:rFonts w:ascii="Times New Roman" w:hAnsi="Times New Roman" w:cs="Times New Roman"/>
            <w:b/>
            <w:bCs/>
          </w:rPr>
          <w:t xml:space="preserve"> = </w:t>
        </w:r>
      </w:ins>
      <w:ins w:id="371" w:author="Anderson, Riley Morgan" w:date="2025-12-02T17:56:00Z">
        <w:r w:rsidR="7243C685" w:rsidRPr="3C655707">
          <w:rPr>
            <w:rFonts w:ascii="Times New Roman" w:hAnsi="Times New Roman" w:cs="Times New Roman"/>
            <w:b/>
            <w:bCs/>
          </w:rPr>
          <w:t>4.04</w:t>
        </w:r>
      </w:ins>
      <w:ins w:id="372" w:author="Anderson, Riley Morgan" w:date="2025-12-02T17:54:00Z">
        <w:r w:rsidR="126EC0CB" w:rsidRPr="3C655707">
          <w:rPr>
            <w:rFonts w:ascii="Times New Roman" w:hAnsi="Times New Roman" w:cs="Times New Roman"/>
            <w:b/>
            <w:bCs/>
          </w:rPr>
          <w:t xml:space="preserve">, CI = </w:t>
        </w:r>
      </w:ins>
      <w:ins w:id="373" w:author="Anderson, Riley Morgan" w:date="2025-12-02T17:57:00Z">
        <w:r w:rsidR="72795AC2" w:rsidRPr="3C655707">
          <w:rPr>
            <w:rFonts w:ascii="Times New Roman" w:hAnsi="Times New Roman" w:cs="Times New Roman"/>
            <w:b/>
            <w:bCs/>
          </w:rPr>
          <w:t>3.31</w:t>
        </w:r>
      </w:ins>
      <w:ins w:id="374" w:author="Anderson, Riley Morgan" w:date="2025-12-02T17:54:00Z">
        <w:r w:rsidR="126EC0CB" w:rsidRPr="3C655707">
          <w:rPr>
            <w:rFonts w:ascii="Times New Roman" w:hAnsi="Times New Roman" w:cs="Times New Roman"/>
            <w:b/>
            <w:bCs/>
          </w:rPr>
          <w:t xml:space="preserve"> - </w:t>
        </w:r>
      </w:ins>
      <w:ins w:id="375" w:author="Anderson, Riley Morgan" w:date="2025-12-02T17:57:00Z">
        <w:r w:rsidR="07EF83AC" w:rsidRPr="3C655707">
          <w:rPr>
            <w:rFonts w:ascii="Times New Roman" w:hAnsi="Times New Roman" w:cs="Times New Roman"/>
            <w:b/>
            <w:bCs/>
          </w:rPr>
          <w:t>4.77</w:t>
        </w:r>
      </w:ins>
      <w:ins w:id="376" w:author="Anderson, Riley Morgan" w:date="2025-12-02T17:54:00Z">
        <w:r w:rsidR="126EC0CB" w:rsidRPr="3C655707">
          <w:rPr>
            <w:rFonts w:ascii="Times New Roman" w:hAnsi="Times New Roman" w:cs="Times New Roman"/>
            <w:b/>
            <w:bCs/>
          </w:rPr>
          <w:t xml:space="preserve">, </w:t>
        </w:r>
        <w:r w:rsidR="126EC0CB" w:rsidRPr="3C655707">
          <w:rPr>
            <w:rFonts w:ascii="Times New Roman" w:hAnsi="Times New Roman" w:cs="Times New Roman"/>
            <w:b/>
            <w:bCs/>
            <w:i/>
            <w:iCs/>
          </w:rPr>
          <w:t>P</w:t>
        </w:r>
        <w:r w:rsidR="126EC0CB" w:rsidRPr="3C655707">
          <w:rPr>
            <w:rFonts w:ascii="Times New Roman" w:hAnsi="Times New Roman" w:cs="Times New Roman"/>
            <w:b/>
            <w:bCs/>
          </w:rPr>
          <w:t xml:space="preserve"> </w:t>
        </w:r>
      </w:ins>
      <w:ins w:id="377" w:author="Anderson, Riley Morgan" w:date="2025-12-02T17:57:00Z">
        <w:r w:rsidR="1EC95CE6" w:rsidRPr="3C655707">
          <w:rPr>
            <w:rFonts w:ascii="Times New Roman" w:hAnsi="Times New Roman" w:cs="Times New Roman"/>
            <w:b/>
            <w:bCs/>
          </w:rPr>
          <w:t>&lt; 0.01)</w:t>
        </w:r>
      </w:ins>
      <w:ins w:id="378" w:author="Anderson, Riley Morgan" w:date="2025-12-01T22:44:00Z">
        <w:r w:rsidR="4BDD74BF" w:rsidRPr="3C655707">
          <w:rPr>
            <w:rFonts w:ascii="Times New Roman" w:hAnsi="Times New Roman" w:cs="Times New Roman"/>
            <w:b/>
            <w:bCs/>
          </w:rPr>
          <w:t xml:space="preserve">. Further, </w:t>
        </w:r>
      </w:ins>
      <w:ins w:id="379" w:author="Anderson, Riley Morgan" w:date="2025-12-01T22:45:00Z">
        <w:r w:rsidR="228FAF9F" w:rsidRPr="3C655707">
          <w:rPr>
            <w:rFonts w:ascii="Times New Roman" w:hAnsi="Times New Roman" w:cs="Times New Roman"/>
            <w:b/>
            <w:bCs/>
          </w:rPr>
          <w:t>the magnitude of these differences w</w:t>
        </w:r>
      </w:ins>
      <w:ins w:id="380" w:author="Anderson, Riley Morgan" w:date="2025-12-02T16:10:00Z">
        <w:r w:rsidR="34F91507" w:rsidRPr="3C655707">
          <w:rPr>
            <w:rFonts w:ascii="Times New Roman" w:hAnsi="Times New Roman" w:cs="Times New Roman"/>
            <w:b/>
            <w:bCs/>
          </w:rPr>
          <w:t>as</w:t>
        </w:r>
      </w:ins>
      <w:ins w:id="381" w:author="Anderson, Riley Morgan" w:date="2025-12-01T22:45:00Z">
        <w:r w:rsidR="228FAF9F" w:rsidRPr="3C655707">
          <w:rPr>
            <w:rFonts w:ascii="Times New Roman" w:hAnsi="Times New Roman" w:cs="Times New Roman"/>
            <w:b/>
            <w:bCs/>
          </w:rPr>
          <w:t xml:space="preserve"> dependent on </w:t>
        </w:r>
      </w:ins>
      <w:ins w:id="382" w:author="Anderson, Riley Morgan" w:date="2025-12-01T22:44:00Z">
        <w:r w:rsidR="4BDD74BF" w:rsidRPr="3C655707">
          <w:rPr>
            <w:rFonts w:ascii="Times New Roman" w:hAnsi="Times New Roman" w:cs="Times New Roman"/>
            <w:b/>
            <w:bCs/>
          </w:rPr>
          <w:t xml:space="preserve">whether data were aggregated at the </w:t>
        </w:r>
        <w:del w:id="383" w:author="Macon, Taydin Robert" w:date="2026-02-24T14:57:00Z" w16du:dateUtc="2026-02-24T22:57:00Z">
          <w:r w:rsidR="4BDD74BF" w:rsidRPr="3C655707" w:rsidDel="008B5288">
            <w:rPr>
              <w:rFonts w:ascii="Times New Roman" w:hAnsi="Times New Roman" w:cs="Times New Roman"/>
              <w:b/>
              <w:bCs/>
            </w:rPr>
            <w:delText>paper</w:delText>
          </w:r>
        </w:del>
      </w:ins>
      <w:ins w:id="384" w:author="Macon, Taydin Robert" w:date="2026-02-24T14:57:00Z" w16du:dateUtc="2026-02-24T22:57:00Z">
        <w:r w:rsidR="008B5288">
          <w:rPr>
            <w:rFonts w:ascii="Times New Roman" w:hAnsi="Times New Roman" w:cs="Times New Roman"/>
            <w:b/>
            <w:bCs/>
          </w:rPr>
          <w:t>site</w:t>
        </w:r>
      </w:ins>
      <w:ins w:id="385" w:author="Anderson, Riley Morgan" w:date="2025-12-01T22:44:00Z">
        <w:r w:rsidR="4BDD74BF" w:rsidRPr="3C655707">
          <w:rPr>
            <w:rFonts w:ascii="Times New Roman" w:hAnsi="Times New Roman" w:cs="Times New Roman"/>
            <w:b/>
            <w:bCs/>
          </w:rPr>
          <w:t xml:space="preserve"> level or the individual sampling level</w:t>
        </w:r>
      </w:ins>
      <w:ins w:id="386" w:author="Anderson, Riley Morgan" w:date="2025-12-01T22:45:00Z">
        <w:r w:rsidR="0B661C19" w:rsidRPr="3C655707">
          <w:rPr>
            <w:rFonts w:ascii="Times New Roman" w:hAnsi="Times New Roman" w:cs="Times New Roman"/>
            <w:b/>
            <w:bCs/>
          </w:rPr>
          <w:t>.</w:t>
        </w:r>
      </w:ins>
      <w:ins w:id="387" w:author="Anderson, Riley Morgan" w:date="2025-12-02T16:12:00Z">
        <w:r w:rsidR="2A9203AA" w:rsidRPr="3C655707">
          <w:rPr>
            <w:rFonts w:ascii="Times New Roman" w:hAnsi="Times New Roman" w:cs="Times New Roman"/>
            <w:b/>
            <w:bCs/>
          </w:rPr>
          <w:t xml:space="preserve"> Amphibians and arthropods had greater contrast magnitudes at the </w:t>
        </w:r>
        <w:del w:id="388" w:author="Macon, Taydin Robert" w:date="2026-02-24T14:57:00Z" w16du:dateUtc="2026-02-24T22:57:00Z">
          <w:r w:rsidR="2A9203AA" w:rsidRPr="3C655707" w:rsidDel="008B5288">
            <w:rPr>
              <w:rFonts w:ascii="Times New Roman" w:hAnsi="Times New Roman" w:cs="Times New Roman"/>
              <w:b/>
              <w:bCs/>
            </w:rPr>
            <w:delText>paper</w:delText>
          </w:r>
        </w:del>
      </w:ins>
      <w:ins w:id="389" w:author="Macon, Taydin Robert" w:date="2026-02-24T14:57:00Z" w16du:dateUtc="2026-02-24T22:57:00Z">
        <w:r w:rsidR="008B5288">
          <w:rPr>
            <w:rFonts w:ascii="Times New Roman" w:hAnsi="Times New Roman" w:cs="Times New Roman"/>
            <w:b/>
            <w:bCs/>
          </w:rPr>
          <w:t>site</w:t>
        </w:r>
      </w:ins>
      <w:ins w:id="390" w:author="Anderson, Riley Morgan" w:date="2025-12-02T16:12:00Z">
        <w:r w:rsidR="2A9203AA" w:rsidRPr="3C655707">
          <w:rPr>
            <w:rFonts w:ascii="Times New Roman" w:hAnsi="Times New Roman" w:cs="Times New Roman"/>
            <w:b/>
            <w:bCs/>
          </w:rPr>
          <w:t xml:space="preserve"> level</w:t>
        </w:r>
      </w:ins>
      <w:ins w:id="391" w:author="Anderson, Riley Morgan" w:date="2025-12-02T16:13:00Z">
        <w:r w:rsidR="2A9203AA" w:rsidRPr="3C655707">
          <w:rPr>
            <w:rFonts w:ascii="Times New Roman" w:hAnsi="Times New Roman" w:cs="Times New Roman"/>
            <w:b/>
            <w:bCs/>
          </w:rPr>
          <w:t>, while mammals</w:t>
        </w:r>
        <w:r w:rsidR="30181031" w:rsidRPr="3C655707">
          <w:rPr>
            <w:rFonts w:ascii="Times New Roman" w:hAnsi="Times New Roman" w:cs="Times New Roman"/>
            <w:b/>
            <w:bCs/>
          </w:rPr>
          <w:t xml:space="preserve"> moved from no effect at the </w:t>
        </w:r>
        <w:del w:id="392" w:author="Macon, Taydin Robert" w:date="2026-02-24T14:57:00Z" w16du:dateUtc="2026-02-24T22:57:00Z">
          <w:r w:rsidR="30181031" w:rsidRPr="3C655707" w:rsidDel="008B5288">
            <w:rPr>
              <w:rFonts w:ascii="Times New Roman" w:hAnsi="Times New Roman" w:cs="Times New Roman"/>
              <w:b/>
              <w:bCs/>
            </w:rPr>
            <w:delText>paper</w:delText>
          </w:r>
        </w:del>
      </w:ins>
      <w:ins w:id="393" w:author="Macon, Taydin Robert" w:date="2026-02-24T14:57:00Z" w16du:dateUtc="2026-02-24T22:57:00Z">
        <w:r w:rsidR="008B5288">
          <w:rPr>
            <w:rFonts w:ascii="Times New Roman" w:hAnsi="Times New Roman" w:cs="Times New Roman"/>
            <w:b/>
            <w:bCs/>
          </w:rPr>
          <w:t>site</w:t>
        </w:r>
      </w:ins>
      <w:ins w:id="394" w:author="Anderson, Riley Morgan" w:date="2025-12-02T16:13:00Z">
        <w:r w:rsidR="30181031" w:rsidRPr="3C655707">
          <w:rPr>
            <w:rFonts w:ascii="Times New Roman" w:hAnsi="Times New Roman" w:cs="Times New Roman"/>
            <w:b/>
            <w:bCs/>
          </w:rPr>
          <w:t xml:space="preserve"> level</w:t>
        </w:r>
      </w:ins>
      <w:ins w:id="395" w:author="Anderson, Riley Morgan" w:date="2025-12-02T16:14:00Z">
        <w:r w:rsidR="30181031" w:rsidRPr="3C655707">
          <w:rPr>
            <w:rFonts w:ascii="Times New Roman" w:hAnsi="Times New Roman" w:cs="Times New Roman"/>
            <w:b/>
            <w:bCs/>
          </w:rPr>
          <w:t xml:space="preserve"> to a significant negative contrast at the sample level</w:t>
        </w:r>
      </w:ins>
      <w:ins w:id="396" w:author="Anderson, Riley Morgan" w:date="2025-12-02T17:58:00Z">
        <w:r w:rsidR="4A8E1CE9" w:rsidRPr="3C655707">
          <w:rPr>
            <w:rFonts w:ascii="Times New Roman" w:hAnsi="Times New Roman" w:cs="Times New Roman"/>
            <w:b/>
            <w:bCs/>
          </w:rPr>
          <w:t xml:space="preserve"> (log odds</w:t>
        </w:r>
        <w:r w:rsidR="4A8E1CE9" w:rsidRPr="3C655707">
          <w:rPr>
            <w:rFonts w:ascii="Times New Roman" w:hAnsi="Times New Roman" w:cs="Times New Roman"/>
            <w:b/>
            <w:bCs/>
            <w:vertAlign w:val="subscript"/>
          </w:rPr>
          <w:t>sample</w:t>
        </w:r>
        <w:r w:rsidR="4A8E1CE9" w:rsidRPr="3C655707">
          <w:rPr>
            <w:rFonts w:ascii="Times New Roman" w:hAnsi="Times New Roman" w:cs="Times New Roman"/>
            <w:b/>
            <w:bCs/>
          </w:rPr>
          <w:t xml:space="preserve"> = -2.22, CI = -4.34 - -0.10</w:t>
        </w:r>
      </w:ins>
      <w:ins w:id="397" w:author="Anderson, Riley Morgan" w:date="2025-12-02T17:59:00Z">
        <w:r w:rsidR="4A8E1CE9" w:rsidRPr="3C655707">
          <w:rPr>
            <w:rFonts w:ascii="Times New Roman" w:hAnsi="Times New Roman" w:cs="Times New Roman"/>
            <w:b/>
            <w:bCs/>
          </w:rPr>
          <w:t>,</w:t>
        </w:r>
      </w:ins>
      <w:ins w:id="398" w:author="Anderson, Riley Morgan" w:date="2025-12-02T17:58:00Z">
        <w:r w:rsidR="4A8E1CE9" w:rsidRPr="3C655707">
          <w:rPr>
            <w:rFonts w:ascii="Times New Roman" w:hAnsi="Times New Roman" w:cs="Times New Roman"/>
            <w:b/>
            <w:bCs/>
          </w:rPr>
          <w:t xml:space="preserve"> </w:t>
        </w:r>
        <w:r w:rsidR="4A8E1CE9" w:rsidRPr="3C655707">
          <w:rPr>
            <w:rFonts w:ascii="Times New Roman" w:hAnsi="Times New Roman" w:cs="Times New Roman"/>
            <w:b/>
            <w:bCs/>
            <w:i/>
            <w:iCs/>
          </w:rPr>
          <w:t>P</w:t>
        </w:r>
        <w:r w:rsidR="4A8E1CE9" w:rsidRPr="3C655707">
          <w:rPr>
            <w:rFonts w:ascii="Times New Roman" w:hAnsi="Times New Roman" w:cs="Times New Roman"/>
            <w:b/>
            <w:bCs/>
          </w:rPr>
          <w:t xml:space="preserve"> = 0.</w:t>
        </w:r>
      </w:ins>
      <w:ins w:id="399" w:author="Anderson, Riley Morgan" w:date="2025-12-02T17:59:00Z">
        <w:r w:rsidR="53035CE9" w:rsidRPr="3C655707">
          <w:rPr>
            <w:rFonts w:ascii="Times New Roman" w:hAnsi="Times New Roman" w:cs="Times New Roman"/>
            <w:b/>
            <w:bCs/>
          </w:rPr>
          <w:t>04</w:t>
        </w:r>
      </w:ins>
      <w:ins w:id="400" w:author="Anderson, Riley Morgan" w:date="2025-12-02T17:58:00Z">
        <w:r w:rsidR="4A8E1CE9" w:rsidRPr="3C655707">
          <w:rPr>
            <w:rFonts w:ascii="Times New Roman" w:hAnsi="Times New Roman" w:cs="Times New Roman"/>
            <w:b/>
            <w:bCs/>
          </w:rPr>
          <w:t>)</w:t>
        </w:r>
      </w:ins>
      <w:ins w:id="401" w:author="Anderson, Riley Morgan" w:date="2025-12-02T16:15:00Z">
        <w:r w:rsidR="06954782" w:rsidRPr="3C655707">
          <w:rPr>
            <w:rFonts w:ascii="Times New Roman" w:hAnsi="Times New Roman" w:cs="Times New Roman"/>
            <w:b/>
            <w:bCs/>
          </w:rPr>
          <w:t xml:space="preserve"> (Table </w:t>
        </w:r>
      </w:ins>
      <w:ins w:id="402" w:author="Macon, Taydin Robert" w:date="2026-02-24T15:54:00Z" w16du:dateUtc="2026-02-24T23:54:00Z">
        <w:r w:rsidR="0011731E">
          <w:rPr>
            <w:rFonts w:ascii="Times New Roman" w:hAnsi="Times New Roman" w:cs="Times New Roman"/>
            <w:b/>
            <w:bCs/>
          </w:rPr>
          <w:t>1</w:t>
        </w:r>
      </w:ins>
      <w:ins w:id="403" w:author="Anderson, Riley Morgan" w:date="2025-12-02T16:15:00Z">
        <w:del w:id="404" w:author="Macon, Taydin Robert" w:date="2026-02-24T15:54:00Z" w16du:dateUtc="2026-02-24T23:54:00Z">
          <w:r w:rsidR="06954782" w:rsidRPr="3C655707" w:rsidDel="0011731E">
            <w:rPr>
              <w:rFonts w:ascii="Times New Roman" w:hAnsi="Times New Roman" w:cs="Times New Roman"/>
              <w:b/>
              <w:bCs/>
            </w:rPr>
            <w:delText>X</w:delText>
          </w:r>
        </w:del>
        <w:r w:rsidR="06954782" w:rsidRPr="3C655707">
          <w:rPr>
            <w:rFonts w:ascii="Times New Roman" w:hAnsi="Times New Roman" w:cs="Times New Roman"/>
            <w:b/>
            <w:bCs/>
          </w:rPr>
          <w:t>, Figure 1A&amp;B</w:t>
        </w:r>
      </w:ins>
      <w:ins w:id="405" w:author="Anderson, Riley Morgan" w:date="2025-12-02T16:16:00Z">
        <w:r w:rsidR="06954782" w:rsidRPr="3C655707">
          <w:rPr>
            <w:rFonts w:ascii="Times New Roman" w:hAnsi="Times New Roman" w:cs="Times New Roman"/>
            <w:b/>
            <w:bCs/>
          </w:rPr>
          <w:t>)</w:t>
        </w:r>
      </w:ins>
      <w:ins w:id="406" w:author="Anderson, Riley Morgan" w:date="2025-12-02T16:14:00Z">
        <w:r w:rsidR="30181031" w:rsidRPr="3C655707">
          <w:rPr>
            <w:rFonts w:ascii="Times New Roman" w:hAnsi="Times New Roman" w:cs="Times New Roman"/>
            <w:b/>
            <w:bCs/>
          </w:rPr>
          <w:t xml:space="preserve">. </w:t>
        </w:r>
      </w:ins>
    </w:p>
    <w:p w14:paraId="6C5742D1" w14:textId="3F483E0A" w:rsidR="0396228E" w:rsidRDefault="0396228E" w:rsidP="0396228E">
      <w:pPr>
        <w:spacing w:line="480" w:lineRule="auto"/>
        <w:contextualSpacing/>
        <w:rPr>
          <w:ins w:id="407" w:author="Macon, Taydin Robert" w:date="2026-02-24T15:53:00Z" w16du:dateUtc="2026-02-24T23:53:00Z"/>
          <w:rFonts w:ascii="Times New Roman" w:hAnsi="Times New Roman" w:cs="Times New Roman"/>
          <w:b/>
          <w:bCs/>
        </w:rPr>
      </w:pPr>
    </w:p>
    <w:p w14:paraId="64956561" w14:textId="77777777" w:rsidR="0011731E" w:rsidRDefault="0011731E" w:rsidP="0396228E">
      <w:pPr>
        <w:spacing w:line="480" w:lineRule="auto"/>
        <w:contextualSpacing/>
        <w:rPr>
          <w:ins w:id="408" w:author="Macon, Taydin Robert" w:date="2026-02-24T15:54:00Z" w16du:dateUtc="2026-02-24T23:54:00Z"/>
          <w:rFonts w:ascii="Times New Roman" w:hAnsi="Times New Roman" w:cs="Times New Roman"/>
          <w:b/>
          <w:bCs/>
        </w:rPr>
      </w:pPr>
    </w:p>
    <w:p w14:paraId="202A8050" w14:textId="77777777" w:rsidR="0011731E" w:rsidRDefault="0011731E" w:rsidP="0396228E">
      <w:pPr>
        <w:spacing w:line="480" w:lineRule="auto"/>
        <w:contextualSpacing/>
        <w:rPr>
          <w:ins w:id="409" w:author="Macon, Taydin Robert" w:date="2026-02-24T15:54:00Z" w16du:dateUtc="2026-02-24T23:54:00Z"/>
          <w:rFonts w:ascii="Times New Roman" w:hAnsi="Times New Roman" w:cs="Times New Roman"/>
          <w:b/>
          <w:bCs/>
        </w:rPr>
      </w:pPr>
    </w:p>
    <w:p w14:paraId="3516013E" w14:textId="77777777" w:rsidR="0011731E" w:rsidRDefault="0011731E" w:rsidP="0396228E">
      <w:pPr>
        <w:spacing w:line="480" w:lineRule="auto"/>
        <w:contextualSpacing/>
        <w:rPr>
          <w:ins w:id="410" w:author="Anderson, Riley Morgan" w:date="2025-12-02T00:07:00Z" w16du:dateUtc="2025-12-02T00:07:19Z"/>
          <w:rFonts w:ascii="Times New Roman" w:hAnsi="Times New Roman" w:cs="Times New Roman"/>
          <w:b/>
          <w:bCs/>
        </w:rPr>
      </w:pPr>
    </w:p>
    <w:tbl>
      <w:tblPr>
        <w:tblW w:w="10464" w:type="dxa"/>
        <w:tblLook w:val="06A0" w:firstRow="1" w:lastRow="0" w:firstColumn="1" w:lastColumn="0" w:noHBand="1" w:noVBand="1"/>
        <w:tblPrChange w:id="411" w:author="Macon, Taydin Robert" w:date="2026-02-24T15:54:00Z" w16du:dateUtc="2026-02-24T23:54:00Z">
          <w:tblPr>
            <w:tblW w:w="9480" w:type="dxa"/>
            <w:tblInd w:w="60" w:type="dxa"/>
            <w:tblLook w:val="06A0" w:firstRow="1" w:lastRow="0" w:firstColumn="1" w:lastColumn="0" w:noHBand="1" w:noVBand="1"/>
          </w:tblPr>
        </w:tblPrChange>
      </w:tblPr>
      <w:tblGrid>
        <w:gridCol w:w="620"/>
        <w:gridCol w:w="102"/>
        <w:gridCol w:w="413"/>
        <w:gridCol w:w="330"/>
        <w:gridCol w:w="288"/>
        <w:gridCol w:w="272"/>
        <w:gridCol w:w="44"/>
        <w:gridCol w:w="537"/>
        <w:gridCol w:w="244"/>
        <w:gridCol w:w="189"/>
        <w:gridCol w:w="46"/>
        <w:gridCol w:w="306"/>
        <w:gridCol w:w="280"/>
        <w:gridCol w:w="597"/>
        <w:gridCol w:w="159"/>
        <w:gridCol w:w="45"/>
        <w:gridCol w:w="390"/>
        <w:gridCol w:w="257"/>
        <w:gridCol w:w="339"/>
        <w:gridCol w:w="131"/>
        <w:gridCol w:w="36"/>
        <w:gridCol w:w="149"/>
        <w:gridCol w:w="338"/>
        <w:gridCol w:w="429"/>
        <w:gridCol w:w="151"/>
        <w:gridCol w:w="50"/>
        <w:gridCol w:w="282"/>
        <w:gridCol w:w="270"/>
        <w:gridCol w:w="466"/>
        <w:gridCol w:w="153"/>
        <w:gridCol w:w="45"/>
        <w:gridCol w:w="254"/>
        <w:gridCol w:w="261"/>
        <w:gridCol w:w="444"/>
        <w:gridCol w:w="277"/>
        <w:gridCol w:w="144"/>
        <w:gridCol w:w="121"/>
        <w:gridCol w:w="502"/>
        <w:gridCol w:w="82"/>
        <w:gridCol w:w="421"/>
        <w:tblGridChange w:id="412">
          <w:tblGrid>
            <w:gridCol w:w="120"/>
            <w:gridCol w:w="500"/>
            <w:gridCol w:w="60"/>
            <w:gridCol w:w="42"/>
            <w:gridCol w:w="60"/>
            <w:gridCol w:w="413"/>
            <w:gridCol w:w="270"/>
            <w:gridCol w:w="60"/>
            <w:gridCol w:w="228"/>
            <w:gridCol w:w="60"/>
            <w:gridCol w:w="212"/>
            <w:gridCol w:w="44"/>
            <w:gridCol w:w="16"/>
            <w:gridCol w:w="44"/>
            <w:gridCol w:w="537"/>
            <w:gridCol w:w="184"/>
            <w:gridCol w:w="60"/>
            <w:gridCol w:w="129"/>
            <w:gridCol w:w="46"/>
            <w:gridCol w:w="14"/>
            <w:gridCol w:w="46"/>
            <w:gridCol w:w="246"/>
            <w:gridCol w:w="60"/>
            <w:gridCol w:w="280"/>
            <w:gridCol w:w="537"/>
            <w:gridCol w:w="60"/>
            <w:gridCol w:w="99"/>
            <w:gridCol w:w="45"/>
            <w:gridCol w:w="15"/>
            <w:gridCol w:w="45"/>
            <w:gridCol w:w="330"/>
            <w:gridCol w:w="60"/>
            <w:gridCol w:w="257"/>
            <w:gridCol w:w="279"/>
            <w:gridCol w:w="60"/>
            <w:gridCol w:w="71"/>
            <w:gridCol w:w="36"/>
            <w:gridCol w:w="24"/>
            <w:gridCol w:w="36"/>
            <w:gridCol w:w="89"/>
            <w:gridCol w:w="60"/>
            <w:gridCol w:w="338"/>
            <w:gridCol w:w="369"/>
            <w:gridCol w:w="60"/>
            <w:gridCol w:w="91"/>
            <w:gridCol w:w="50"/>
            <w:gridCol w:w="10"/>
            <w:gridCol w:w="50"/>
            <w:gridCol w:w="222"/>
            <w:gridCol w:w="60"/>
            <w:gridCol w:w="270"/>
            <w:gridCol w:w="406"/>
            <w:gridCol w:w="60"/>
            <w:gridCol w:w="93"/>
            <w:gridCol w:w="45"/>
            <w:gridCol w:w="15"/>
            <w:gridCol w:w="45"/>
            <w:gridCol w:w="194"/>
            <w:gridCol w:w="60"/>
            <w:gridCol w:w="261"/>
            <w:gridCol w:w="384"/>
            <w:gridCol w:w="60"/>
            <w:gridCol w:w="217"/>
            <w:gridCol w:w="60"/>
            <w:gridCol w:w="84"/>
            <w:gridCol w:w="60"/>
            <w:gridCol w:w="61"/>
            <w:gridCol w:w="60"/>
            <w:gridCol w:w="502"/>
            <w:gridCol w:w="22"/>
            <w:gridCol w:w="60"/>
            <w:gridCol w:w="361"/>
            <w:gridCol w:w="60"/>
          </w:tblGrid>
        </w:tblGridChange>
      </w:tblGrid>
      <w:tr w:rsidR="0011731E" w:rsidDel="0011731E" w14:paraId="4CB36A5A" w14:textId="2B77689A" w:rsidTr="0011731E">
        <w:trPr>
          <w:trHeight w:val="315"/>
          <w:ins w:id="413" w:author="Anderson, Riley Morgan" w:date="2025-12-02T00:07:00Z"/>
          <w:del w:id="414" w:author="Macon, Taydin Robert" w:date="2026-02-24T15:51:00Z"/>
          <w:trPrChange w:id="415" w:author="Macon, Taydin Robert" w:date="2026-02-24T15:54:00Z" w16du:dateUtc="2026-02-24T23:54:00Z">
            <w:trPr>
              <w:gridBefore w:val="1"/>
              <w:trHeight w:val="315"/>
            </w:trPr>
          </w:trPrChange>
        </w:trPr>
        <w:tc>
          <w:tcPr>
            <w:tcW w:w="722" w:type="dxa"/>
            <w:gridSpan w:val="2"/>
            <w:tcBorders>
              <w:top w:val="nil"/>
              <w:left w:val="nil"/>
              <w:bottom w:val="nil"/>
              <w:right w:val="nil"/>
            </w:tcBorders>
            <w:tcMar>
              <w:top w:w="15" w:type="dxa"/>
              <w:left w:w="15" w:type="dxa"/>
              <w:right w:w="15" w:type="dxa"/>
            </w:tcMar>
            <w:vAlign w:val="bottom"/>
            <w:tcPrChange w:id="416" w:author="Macon, Taydin Robert" w:date="2026-02-24T15:54:00Z" w16du:dateUtc="2026-02-24T23:54:00Z">
              <w:tcPr>
                <w:tcW w:w="627" w:type="dxa"/>
                <w:gridSpan w:val="4"/>
                <w:tcBorders>
                  <w:top w:val="nil"/>
                  <w:left w:val="nil"/>
                  <w:bottom w:val="nil"/>
                  <w:right w:val="nil"/>
                </w:tcBorders>
                <w:tcMar>
                  <w:top w:w="15" w:type="dxa"/>
                  <w:left w:w="15" w:type="dxa"/>
                  <w:right w:w="15" w:type="dxa"/>
                </w:tcMar>
                <w:vAlign w:val="bottom"/>
              </w:tcPr>
            </w:tcPrChange>
          </w:tcPr>
          <w:p w14:paraId="1B709C3D" w14:textId="0A7A4FA6" w:rsidR="0396228E" w:rsidDel="0011731E" w:rsidRDefault="0396228E" w:rsidP="0396228E">
            <w:pPr>
              <w:rPr>
                <w:del w:id="417" w:author="Macon, Taydin Robert" w:date="2026-02-24T15:51:00Z" w16du:dateUtc="2026-02-24T23:51:00Z"/>
                <w:sz w:val="18"/>
                <w:szCs w:val="18"/>
                <w:rPrChange w:id="418" w:author="Anderson, Riley Morgan" w:date="2025-12-02T00:08:00Z">
                  <w:rPr>
                    <w:del w:id="419" w:author="Macon, Taydin Robert" w:date="2026-02-24T15:51:00Z" w16du:dateUtc="2026-02-24T23:51:00Z"/>
                    <w:sz w:val="20"/>
                    <w:szCs w:val="20"/>
                  </w:rPr>
                </w:rPrChange>
              </w:rPr>
            </w:pPr>
          </w:p>
        </w:tc>
        <w:tc>
          <w:tcPr>
            <w:tcW w:w="1031" w:type="dxa"/>
            <w:gridSpan w:val="3"/>
            <w:tcBorders>
              <w:top w:val="nil"/>
              <w:left w:val="nil"/>
              <w:bottom w:val="nil"/>
              <w:right w:val="nil"/>
            </w:tcBorders>
            <w:tcMar>
              <w:top w:w="15" w:type="dxa"/>
              <w:left w:w="15" w:type="dxa"/>
              <w:right w:w="15" w:type="dxa"/>
            </w:tcMar>
            <w:vAlign w:val="bottom"/>
            <w:tcPrChange w:id="420" w:author="Macon, Taydin Robert" w:date="2026-02-24T15:54:00Z" w16du:dateUtc="2026-02-24T23:54:00Z">
              <w:tcPr>
                <w:tcW w:w="819" w:type="dxa"/>
                <w:gridSpan w:val="5"/>
                <w:tcBorders>
                  <w:top w:val="nil"/>
                  <w:left w:val="nil"/>
                  <w:bottom w:val="nil"/>
                  <w:right w:val="nil"/>
                </w:tcBorders>
                <w:tcMar>
                  <w:top w:w="15" w:type="dxa"/>
                  <w:left w:w="15" w:type="dxa"/>
                  <w:right w:w="15" w:type="dxa"/>
                </w:tcMar>
                <w:vAlign w:val="bottom"/>
              </w:tcPr>
            </w:tcPrChange>
          </w:tcPr>
          <w:p w14:paraId="398A228A" w14:textId="04516912" w:rsidR="0396228E" w:rsidDel="0011731E" w:rsidRDefault="0396228E">
            <w:pPr>
              <w:jc w:val="center"/>
              <w:rPr>
                <w:del w:id="421" w:author="Macon, Taydin Robert" w:date="2026-02-24T15:51:00Z" w16du:dateUtc="2026-02-24T23:51:00Z"/>
                <w:rFonts w:ascii="Aptos Narrow" w:eastAsia="Aptos Narrow" w:hAnsi="Aptos Narrow" w:cs="Aptos Narrow"/>
                <w:b/>
                <w:bCs/>
                <w:color w:val="000000" w:themeColor="text1"/>
                <w:sz w:val="18"/>
                <w:szCs w:val="18"/>
                <w:rPrChange w:id="422" w:author="Anderson, Riley Morgan" w:date="2025-12-02T00:08:00Z">
                  <w:rPr>
                    <w:del w:id="423" w:author="Macon, Taydin Robert" w:date="2026-02-24T15:51:00Z" w16du:dateUtc="2026-02-24T23:51:00Z"/>
                    <w:rFonts w:ascii="Aptos Narrow" w:eastAsia="Aptos Narrow" w:hAnsi="Aptos Narrow" w:cs="Aptos Narrow"/>
                    <w:b/>
                    <w:bCs/>
                    <w:color w:val="000000" w:themeColor="text1"/>
                  </w:rPr>
                </w:rPrChange>
              </w:rPr>
              <w:pPrChange w:id="424" w:author="Anderson, Riley Morgan" w:date="2025-12-02T00:07:00Z">
                <w:pPr/>
              </w:pPrChange>
            </w:pPr>
            <w:ins w:id="425" w:author="Anderson, Riley Morgan" w:date="2025-12-02T00:07:00Z">
              <w:del w:id="426" w:author="Macon, Taydin Robert" w:date="2026-02-24T15:51:00Z" w16du:dateUtc="2026-02-24T23:51:00Z">
                <w:r w:rsidRPr="0396228E" w:rsidDel="0011731E">
                  <w:rPr>
                    <w:rFonts w:ascii="Aptos Narrow" w:eastAsia="Aptos Narrow" w:hAnsi="Aptos Narrow" w:cs="Aptos Narrow"/>
                    <w:b/>
                    <w:bCs/>
                    <w:color w:val="000000" w:themeColor="text1"/>
                    <w:sz w:val="18"/>
                    <w:szCs w:val="18"/>
                    <w:rPrChange w:id="427" w:author="Anderson, Riley Morgan" w:date="2025-12-02T00:08:00Z">
                      <w:rPr>
                        <w:rFonts w:ascii="Aptos Narrow" w:eastAsia="Aptos Narrow" w:hAnsi="Aptos Narrow" w:cs="Aptos Narrow"/>
                        <w:b/>
                        <w:bCs/>
                        <w:color w:val="000000" w:themeColor="text1"/>
                      </w:rPr>
                    </w:rPrChange>
                  </w:rPr>
                  <w:delText>Overall</w:delText>
                </w:r>
              </w:del>
            </w:ins>
          </w:p>
        </w:tc>
        <w:tc>
          <w:tcPr>
            <w:tcW w:w="316" w:type="dxa"/>
            <w:gridSpan w:val="2"/>
            <w:tcBorders>
              <w:top w:val="nil"/>
              <w:left w:val="nil"/>
              <w:bottom w:val="nil"/>
              <w:right w:val="nil"/>
            </w:tcBorders>
            <w:tcMar>
              <w:top w:w="15" w:type="dxa"/>
              <w:left w:w="15" w:type="dxa"/>
              <w:right w:w="15" w:type="dxa"/>
            </w:tcMar>
            <w:vAlign w:val="bottom"/>
            <w:tcPrChange w:id="428" w:author="Macon, Taydin Robert" w:date="2026-02-24T15:54:00Z" w16du:dateUtc="2026-02-24T23:54:00Z">
              <w:tcPr>
                <w:tcW w:w="428" w:type="dxa"/>
                <w:gridSpan w:val="4"/>
                <w:tcBorders>
                  <w:top w:val="nil"/>
                  <w:left w:val="nil"/>
                  <w:bottom w:val="nil"/>
                  <w:right w:val="nil"/>
                </w:tcBorders>
                <w:tcMar>
                  <w:top w:w="15" w:type="dxa"/>
                  <w:left w:w="15" w:type="dxa"/>
                  <w:right w:w="15" w:type="dxa"/>
                </w:tcMar>
                <w:vAlign w:val="bottom"/>
              </w:tcPr>
            </w:tcPrChange>
          </w:tcPr>
          <w:p w14:paraId="6B4D2188" w14:textId="42389701" w:rsidR="0396228E" w:rsidDel="0011731E" w:rsidRDefault="0396228E" w:rsidP="0396228E">
            <w:pPr>
              <w:rPr>
                <w:del w:id="429" w:author="Macon, Taydin Robert" w:date="2026-02-24T15:51:00Z" w16du:dateUtc="2026-02-24T23:51:00Z"/>
                <w:sz w:val="18"/>
                <w:szCs w:val="18"/>
                <w:rPrChange w:id="430" w:author="Anderson, Riley Morgan" w:date="2025-12-02T00:08:00Z">
                  <w:rPr>
                    <w:del w:id="431" w:author="Macon, Taydin Robert" w:date="2026-02-24T15:51:00Z" w16du:dateUtc="2026-02-24T23:51:00Z"/>
                    <w:sz w:val="20"/>
                    <w:szCs w:val="20"/>
                  </w:rPr>
                </w:rPrChange>
              </w:rPr>
            </w:pPr>
          </w:p>
        </w:tc>
        <w:tc>
          <w:tcPr>
            <w:tcW w:w="970" w:type="dxa"/>
            <w:gridSpan w:val="3"/>
            <w:tcBorders>
              <w:top w:val="nil"/>
              <w:left w:val="nil"/>
              <w:bottom w:val="nil"/>
              <w:right w:val="nil"/>
            </w:tcBorders>
            <w:tcMar>
              <w:top w:w="15" w:type="dxa"/>
              <w:left w:w="15" w:type="dxa"/>
              <w:right w:w="15" w:type="dxa"/>
            </w:tcMar>
            <w:vAlign w:val="bottom"/>
            <w:tcPrChange w:id="432" w:author="Macon, Taydin Robert" w:date="2026-02-24T15:54:00Z" w16du:dateUtc="2026-02-24T23:54:00Z">
              <w:tcPr>
                <w:tcW w:w="759" w:type="dxa"/>
                <w:gridSpan w:val="6"/>
                <w:tcBorders>
                  <w:top w:val="nil"/>
                  <w:left w:val="nil"/>
                  <w:bottom w:val="nil"/>
                  <w:right w:val="nil"/>
                </w:tcBorders>
                <w:tcMar>
                  <w:top w:w="15" w:type="dxa"/>
                  <w:left w:w="15" w:type="dxa"/>
                  <w:right w:w="15" w:type="dxa"/>
                </w:tcMar>
                <w:vAlign w:val="bottom"/>
              </w:tcPr>
            </w:tcPrChange>
          </w:tcPr>
          <w:p w14:paraId="3F8E4382" w14:textId="4AD9D585" w:rsidR="0396228E" w:rsidDel="0011731E" w:rsidRDefault="0396228E">
            <w:pPr>
              <w:jc w:val="center"/>
              <w:rPr>
                <w:del w:id="433" w:author="Macon, Taydin Robert" w:date="2026-02-24T15:51:00Z" w16du:dateUtc="2026-02-24T23:51:00Z"/>
                <w:rFonts w:ascii="Aptos Narrow" w:eastAsia="Aptos Narrow" w:hAnsi="Aptos Narrow" w:cs="Aptos Narrow"/>
                <w:b/>
                <w:bCs/>
                <w:color w:val="000000" w:themeColor="text1"/>
                <w:sz w:val="18"/>
                <w:szCs w:val="18"/>
                <w:rPrChange w:id="434" w:author="Anderson, Riley Morgan" w:date="2025-12-02T00:08:00Z">
                  <w:rPr>
                    <w:del w:id="435" w:author="Macon, Taydin Robert" w:date="2026-02-24T15:51:00Z" w16du:dateUtc="2026-02-24T23:51:00Z"/>
                    <w:rFonts w:ascii="Aptos Narrow" w:eastAsia="Aptos Narrow" w:hAnsi="Aptos Narrow" w:cs="Aptos Narrow"/>
                    <w:b/>
                    <w:bCs/>
                    <w:color w:val="000000" w:themeColor="text1"/>
                  </w:rPr>
                </w:rPrChange>
              </w:rPr>
              <w:pPrChange w:id="436" w:author="Anderson, Riley Morgan" w:date="2025-12-02T00:07:00Z">
                <w:pPr/>
              </w:pPrChange>
            </w:pPr>
            <w:ins w:id="437" w:author="Anderson, Riley Morgan" w:date="2025-12-02T00:07:00Z">
              <w:del w:id="438" w:author="Macon, Taydin Robert" w:date="2026-02-24T15:51:00Z" w16du:dateUtc="2026-02-24T23:51:00Z">
                <w:r w:rsidRPr="0396228E" w:rsidDel="0011731E">
                  <w:rPr>
                    <w:rFonts w:ascii="Aptos Narrow" w:eastAsia="Aptos Narrow" w:hAnsi="Aptos Narrow" w:cs="Aptos Narrow"/>
                    <w:b/>
                    <w:bCs/>
                    <w:color w:val="000000" w:themeColor="text1"/>
                    <w:sz w:val="18"/>
                    <w:szCs w:val="18"/>
                    <w:rPrChange w:id="439" w:author="Anderson, Riley Morgan" w:date="2025-12-02T00:08:00Z">
                      <w:rPr>
                        <w:rFonts w:ascii="Aptos Narrow" w:eastAsia="Aptos Narrow" w:hAnsi="Aptos Narrow" w:cs="Aptos Narrow"/>
                        <w:b/>
                        <w:bCs/>
                        <w:color w:val="000000" w:themeColor="text1"/>
                      </w:rPr>
                    </w:rPrChange>
                  </w:rPr>
                  <w:delText>Amphibian</w:delText>
                </w:r>
              </w:del>
            </w:ins>
          </w:p>
        </w:tc>
        <w:tc>
          <w:tcPr>
            <w:tcW w:w="46" w:type="dxa"/>
            <w:tcBorders>
              <w:top w:val="nil"/>
              <w:left w:val="nil"/>
              <w:bottom w:val="nil"/>
              <w:right w:val="nil"/>
            </w:tcBorders>
            <w:tcMar>
              <w:top w:w="15" w:type="dxa"/>
              <w:left w:w="15" w:type="dxa"/>
              <w:right w:w="15" w:type="dxa"/>
            </w:tcMar>
            <w:vAlign w:val="bottom"/>
            <w:tcPrChange w:id="440" w:author="Macon, Taydin Robert" w:date="2026-02-24T15:54:00Z" w16du:dateUtc="2026-02-24T23:54:00Z">
              <w:tcPr>
                <w:tcW w:w="40" w:type="dxa"/>
                <w:tcBorders>
                  <w:top w:val="nil"/>
                  <w:left w:val="nil"/>
                  <w:bottom w:val="nil"/>
                  <w:right w:val="nil"/>
                </w:tcBorders>
                <w:tcMar>
                  <w:top w:w="15" w:type="dxa"/>
                  <w:left w:w="15" w:type="dxa"/>
                  <w:right w:w="15" w:type="dxa"/>
                </w:tcMar>
                <w:vAlign w:val="bottom"/>
              </w:tcPr>
            </w:tcPrChange>
          </w:tcPr>
          <w:p w14:paraId="727D378F" w14:textId="21E13320" w:rsidR="0396228E" w:rsidDel="0011731E" w:rsidRDefault="0396228E" w:rsidP="0396228E">
            <w:pPr>
              <w:rPr>
                <w:del w:id="441" w:author="Macon, Taydin Robert" w:date="2026-02-24T15:51:00Z" w16du:dateUtc="2026-02-24T23:51:00Z"/>
                <w:sz w:val="18"/>
                <w:szCs w:val="18"/>
                <w:rPrChange w:id="442" w:author="Anderson, Riley Morgan" w:date="2025-12-02T00:08:00Z">
                  <w:rPr>
                    <w:del w:id="443" w:author="Macon, Taydin Robert" w:date="2026-02-24T15:51:00Z" w16du:dateUtc="2026-02-24T23:51:00Z"/>
                    <w:sz w:val="20"/>
                    <w:szCs w:val="20"/>
                  </w:rPr>
                </w:rPrChange>
              </w:rPr>
            </w:pPr>
          </w:p>
        </w:tc>
        <w:tc>
          <w:tcPr>
            <w:tcW w:w="1342" w:type="dxa"/>
            <w:gridSpan w:val="4"/>
            <w:tcBorders>
              <w:top w:val="nil"/>
              <w:left w:val="nil"/>
              <w:bottom w:val="nil"/>
              <w:right w:val="nil"/>
            </w:tcBorders>
            <w:tcMar>
              <w:top w:w="15" w:type="dxa"/>
              <w:left w:w="15" w:type="dxa"/>
              <w:right w:w="15" w:type="dxa"/>
            </w:tcMar>
            <w:vAlign w:val="bottom"/>
            <w:tcPrChange w:id="444" w:author="Macon, Taydin Robert" w:date="2026-02-24T15:54:00Z" w16du:dateUtc="2026-02-24T23:54:00Z">
              <w:tcPr>
                <w:tcW w:w="1204" w:type="dxa"/>
                <w:gridSpan w:val="8"/>
                <w:tcBorders>
                  <w:top w:val="nil"/>
                  <w:left w:val="nil"/>
                  <w:bottom w:val="nil"/>
                  <w:right w:val="nil"/>
                </w:tcBorders>
                <w:tcMar>
                  <w:top w:w="15" w:type="dxa"/>
                  <w:left w:w="15" w:type="dxa"/>
                  <w:right w:w="15" w:type="dxa"/>
                </w:tcMar>
                <w:vAlign w:val="bottom"/>
              </w:tcPr>
            </w:tcPrChange>
          </w:tcPr>
          <w:p w14:paraId="2291243F" w14:textId="726D68BC" w:rsidR="0396228E" w:rsidDel="0011731E" w:rsidRDefault="0396228E">
            <w:pPr>
              <w:jc w:val="center"/>
              <w:rPr>
                <w:del w:id="445" w:author="Macon, Taydin Robert" w:date="2026-02-24T15:51:00Z" w16du:dateUtc="2026-02-24T23:51:00Z"/>
                <w:rFonts w:ascii="Aptos Narrow" w:eastAsia="Aptos Narrow" w:hAnsi="Aptos Narrow" w:cs="Aptos Narrow"/>
                <w:b/>
                <w:bCs/>
                <w:color w:val="000000" w:themeColor="text1"/>
                <w:sz w:val="18"/>
                <w:szCs w:val="18"/>
                <w:rPrChange w:id="446" w:author="Anderson, Riley Morgan" w:date="2025-12-02T00:08:00Z">
                  <w:rPr>
                    <w:del w:id="447" w:author="Macon, Taydin Robert" w:date="2026-02-24T15:51:00Z" w16du:dateUtc="2026-02-24T23:51:00Z"/>
                    <w:rFonts w:ascii="Aptos Narrow" w:eastAsia="Aptos Narrow" w:hAnsi="Aptos Narrow" w:cs="Aptos Narrow"/>
                    <w:b/>
                    <w:bCs/>
                    <w:color w:val="000000" w:themeColor="text1"/>
                  </w:rPr>
                </w:rPrChange>
              </w:rPr>
              <w:pPrChange w:id="448" w:author="Anderson, Riley Morgan" w:date="2025-12-02T00:07:00Z">
                <w:pPr/>
              </w:pPrChange>
            </w:pPr>
            <w:ins w:id="449" w:author="Anderson, Riley Morgan" w:date="2025-12-02T00:07:00Z">
              <w:del w:id="450" w:author="Macon, Taydin Robert" w:date="2026-02-24T15:51:00Z" w16du:dateUtc="2026-02-24T23:51:00Z">
                <w:r w:rsidRPr="0396228E" w:rsidDel="0011731E">
                  <w:rPr>
                    <w:rFonts w:ascii="Aptos Narrow" w:eastAsia="Aptos Narrow" w:hAnsi="Aptos Narrow" w:cs="Aptos Narrow"/>
                    <w:b/>
                    <w:bCs/>
                    <w:color w:val="000000" w:themeColor="text1"/>
                    <w:sz w:val="18"/>
                    <w:szCs w:val="18"/>
                    <w:rPrChange w:id="451" w:author="Anderson, Riley Morgan" w:date="2025-12-02T00:08:00Z">
                      <w:rPr>
                        <w:rFonts w:ascii="Aptos Narrow" w:eastAsia="Aptos Narrow" w:hAnsi="Aptos Narrow" w:cs="Aptos Narrow"/>
                        <w:b/>
                        <w:bCs/>
                        <w:color w:val="000000" w:themeColor="text1"/>
                      </w:rPr>
                    </w:rPrChange>
                  </w:rPr>
                  <w:delText>Arthropod</w:delText>
                </w:r>
              </w:del>
            </w:ins>
          </w:p>
        </w:tc>
        <w:tc>
          <w:tcPr>
            <w:tcW w:w="45" w:type="dxa"/>
            <w:tcBorders>
              <w:top w:val="nil"/>
              <w:left w:val="nil"/>
              <w:bottom w:val="nil"/>
              <w:right w:val="nil"/>
            </w:tcBorders>
            <w:tcMar>
              <w:top w:w="15" w:type="dxa"/>
              <w:left w:w="15" w:type="dxa"/>
              <w:right w:w="15" w:type="dxa"/>
            </w:tcMar>
            <w:vAlign w:val="bottom"/>
            <w:tcPrChange w:id="452"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4A408DE7" w14:textId="6A57F459" w:rsidR="0396228E" w:rsidDel="0011731E" w:rsidRDefault="0396228E" w:rsidP="0396228E">
            <w:pPr>
              <w:rPr>
                <w:del w:id="453" w:author="Macon, Taydin Robert" w:date="2026-02-24T15:51:00Z" w16du:dateUtc="2026-02-24T23:51:00Z"/>
                <w:sz w:val="18"/>
                <w:szCs w:val="18"/>
                <w:rPrChange w:id="454" w:author="Anderson, Riley Morgan" w:date="2025-12-02T00:08:00Z">
                  <w:rPr>
                    <w:del w:id="455" w:author="Macon, Taydin Robert" w:date="2026-02-24T15:51:00Z" w16du:dateUtc="2026-02-24T23:51:00Z"/>
                    <w:sz w:val="20"/>
                    <w:szCs w:val="20"/>
                  </w:rPr>
                </w:rPrChange>
              </w:rPr>
            </w:pPr>
          </w:p>
        </w:tc>
        <w:tc>
          <w:tcPr>
            <w:tcW w:w="1117" w:type="dxa"/>
            <w:gridSpan w:val="4"/>
            <w:tcBorders>
              <w:top w:val="nil"/>
              <w:left w:val="nil"/>
              <w:bottom w:val="nil"/>
              <w:right w:val="nil"/>
            </w:tcBorders>
            <w:tcMar>
              <w:top w:w="15" w:type="dxa"/>
              <w:left w:w="15" w:type="dxa"/>
              <w:right w:w="15" w:type="dxa"/>
            </w:tcMar>
            <w:vAlign w:val="bottom"/>
            <w:tcPrChange w:id="456" w:author="Macon, Taydin Robert" w:date="2026-02-24T15:54:00Z" w16du:dateUtc="2026-02-24T23:54:00Z">
              <w:tcPr>
                <w:tcW w:w="1013" w:type="dxa"/>
                <w:gridSpan w:val="8"/>
                <w:tcBorders>
                  <w:top w:val="nil"/>
                  <w:left w:val="nil"/>
                  <w:bottom w:val="nil"/>
                  <w:right w:val="nil"/>
                </w:tcBorders>
                <w:tcMar>
                  <w:top w:w="15" w:type="dxa"/>
                  <w:left w:w="15" w:type="dxa"/>
                  <w:right w:w="15" w:type="dxa"/>
                </w:tcMar>
                <w:vAlign w:val="bottom"/>
              </w:tcPr>
            </w:tcPrChange>
          </w:tcPr>
          <w:p w14:paraId="55680493" w14:textId="535C1176" w:rsidR="0396228E" w:rsidDel="0011731E" w:rsidRDefault="0396228E">
            <w:pPr>
              <w:jc w:val="center"/>
              <w:rPr>
                <w:del w:id="457" w:author="Macon, Taydin Robert" w:date="2026-02-24T15:51:00Z" w16du:dateUtc="2026-02-24T23:51:00Z"/>
                <w:rFonts w:ascii="Aptos Narrow" w:eastAsia="Aptos Narrow" w:hAnsi="Aptos Narrow" w:cs="Aptos Narrow"/>
                <w:b/>
                <w:bCs/>
                <w:color w:val="000000" w:themeColor="text1"/>
                <w:sz w:val="18"/>
                <w:szCs w:val="18"/>
                <w:rPrChange w:id="458" w:author="Anderson, Riley Morgan" w:date="2025-12-02T00:08:00Z">
                  <w:rPr>
                    <w:del w:id="459" w:author="Macon, Taydin Robert" w:date="2026-02-24T15:51:00Z" w16du:dateUtc="2026-02-24T23:51:00Z"/>
                    <w:rFonts w:ascii="Aptos Narrow" w:eastAsia="Aptos Narrow" w:hAnsi="Aptos Narrow" w:cs="Aptos Narrow"/>
                    <w:b/>
                    <w:bCs/>
                    <w:color w:val="000000" w:themeColor="text1"/>
                  </w:rPr>
                </w:rPrChange>
              </w:rPr>
              <w:pPrChange w:id="460" w:author="Anderson, Riley Morgan" w:date="2025-12-02T00:07:00Z">
                <w:pPr/>
              </w:pPrChange>
            </w:pPr>
            <w:ins w:id="461" w:author="Anderson, Riley Morgan" w:date="2025-12-02T00:07:00Z">
              <w:del w:id="462" w:author="Macon, Taydin Robert" w:date="2026-02-24T15:51:00Z" w16du:dateUtc="2026-02-24T23:51:00Z">
                <w:r w:rsidRPr="0396228E" w:rsidDel="0011731E">
                  <w:rPr>
                    <w:rFonts w:ascii="Aptos Narrow" w:eastAsia="Aptos Narrow" w:hAnsi="Aptos Narrow" w:cs="Aptos Narrow"/>
                    <w:b/>
                    <w:bCs/>
                    <w:color w:val="000000" w:themeColor="text1"/>
                    <w:sz w:val="18"/>
                    <w:szCs w:val="18"/>
                    <w:rPrChange w:id="463" w:author="Anderson, Riley Morgan" w:date="2025-12-02T00:08:00Z">
                      <w:rPr>
                        <w:rFonts w:ascii="Aptos Narrow" w:eastAsia="Aptos Narrow" w:hAnsi="Aptos Narrow" w:cs="Aptos Narrow"/>
                        <w:b/>
                        <w:bCs/>
                        <w:color w:val="000000" w:themeColor="text1"/>
                      </w:rPr>
                    </w:rPrChange>
                  </w:rPr>
                  <w:delText>Crustacean</w:delText>
                </w:r>
              </w:del>
            </w:ins>
          </w:p>
        </w:tc>
        <w:tc>
          <w:tcPr>
            <w:tcW w:w="36" w:type="dxa"/>
            <w:tcBorders>
              <w:top w:val="nil"/>
              <w:left w:val="nil"/>
              <w:bottom w:val="nil"/>
              <w:right w:val="nil"/>
            </w:tcBorders>
            <w:tcMar>
              <w:top w:w="15" w:type="dxa"/>
              <w:left w:w="15" w:type="dxa"/>
              <w:right w:w="15" w:type="dxa"/>
            </w:tcMar>
            <w:vAlign w:val="bottom"/>
            <w:tcPrChange w:id="464" w:author="Macon, Taydin Robert" w:date="2026-02-24T15:54:00Z" w16du:dateUtc="2026-02-24T23:54:00Z">
              <w:tcPr>
                <w:tcW w:w="35" w:type="dxa"/>
                <w:tcBorders>
                  <w:top w:val="nil"/>
                  <w:left w:val="nil"/>
                  <w:bottom w:val="nil"/>
                  <w:right w:val="nil"/>
                </w:tcBorders>
                <w:tcMar>
                  <w:top w:w="15" w:type="dxa"/>
                  <w:left w:w="15" w:type="dxa"/>
                  <w:right w:w="15" w:type="dxa"/>
                </w:tcMar>
                <w:vAlign w:val="bottom"/>
              </w:tcPr>
            </w:tcPrChange>
          </w:tcPr>
          <w:p w14:paraId="316709A7" w14:textId="0E16CB97" w:rsidR="0396228E" w:rsidDel="0011731E" w:rsidRDefault="0396228E" w:rsidP="0396228E">
            <w:pPr>
              <w:rPr>
                <w:del w:id="465" w:author="Macon, Taydin Robert" w:date="2026-02-24T15:51:00Z" w16du:dateUtc="2026-02-24T23:51:00Z"/>
                <w:sz w:val="18"/>
                <w:szCs w:val="18"/>
                <w:rPrChange w:id="466" w:author="Anderson, Riley Morgan" w:date="2025-12-02T00:08:00Z">
                  <w:rPr>
                    <w:del w:id="467" w:author="Macon, Taydin Robert" w:date="2026-02-24T15:51:00Z" w16du:dateUtc="2026-02-24T23:51:00Z"/>
                    <w:sz w:val="20"/>
                    <w:szCs w:val="20"/>
                  </w:rPr>
                </w:rPrChange>
              </w:rPr>
            </w:pPr>
          </w:p>
        </w:tc>
        <w:tc>
          <w:tcPr>
            <w:tcW w:w="1067" w:type="dxa"/>
            <w:gridSpan w:val="4"/>
            <w:tcBorders>
              <w:top w:val="nil"/>
              <w:left w:val="nil"/>
              <w:bottom w:val="nil"/>
              <w:right w:val="nil"/>
            </w:tcBorders>
            <w:tcMar>
              <w:top w:w="15" w:type="dxa"/>
              <w:left w:w="15" w:type="dxa"/>
              <w:right w:w="15" w:type="dxa"/>
            </w:tcMar>
            <w:vAlign w:val="bottom"/>
            <w:tcPrChange w:id="468" w:author="Macon, Taydin Robert" w:date="2026-02-24T15:54:00Z" w16du:dateUtc="2026-02-24T23:54:00Z">
              <w:tcPr>
                <w:tcW w:w="984" w:type="dxa"/>
                <w:gridSpan w:val="8"/>
                <w:tcBorders>
                  <w:top w:val="nil"/>
                  <w:left w:val="nil"/>
                  <w:bottom w:val="nil"/>
                  <w:right w:val="nil"/>
                </w:tcBorders>
                <w:tcMar>
                  <w:top w:w="15" w:type="dxa"/>
                  <w:left w:w="15" w:type="dxa"/>
                  <w:right w:w="15" w:type="dxa"/>
                </w:tcMar>
                <w:vAlign w:val="bottom"/>
              </w:tcPr>
            </w:tcPrChange>
          </w:tcPr>
          <w:p w14:paraId="30ACB418" w14:textId="0D2BA110" w:rsidR="0396228E" w:rsidDel="0011731E" w:rsidRDefault="0396228E">
            <w:pPr>
              <w:jc w:val="center"/>
              <w:rPr>
                <w:del w:id="469" w:author="Macon, Taydin Robert" w:date="2026-02-24T15:51:00Z" w16du:dateUtc="2026-02-24T23:51:00Z"/>
                <w:rFonts w:ascii="Aptos Narrow" w:eastAsia="Aptos Narrow" w:hAnsi="Aptos Narrow" w:cs="Aptos Narrow"/>
                <w:b/>
                <w:bCs/>
                <w:color w:val="000000" w:themeColor="text1"/>
                <w:sz w:val="18"/>
                <w:szCs w:val="18"/>
                <w:rPrChange w:id="470" w:author="Anderson, Riley Morgan" w:date="2025-12-02T00:08:00Z">
                  <w:rPr>
                    <w:del w:id="471" w:author="Macon, Taydin Robert" w:date="2026-02-24T15:51:00Z" w16du:dateUtc="2026-02-24T23:51:00Z"/>
                    <w:rFonts w:ascii="Aptos Narrow" w:eastAsia="Aptos Narrow" w:hAnsi="Aptos Narrow" w:cs="Aptos Narrow"/>
                    <w:b/>
                    <w:bCs/>
                    <w:color w:val="000000" w:themeColor="text1"/>
                  </w:rPr>
                </w:rPrChange>
              </w:rPr>
              <w:pPrChange w:id="472" w:author="Anderson, Riley Morgan" w:date="2025-12-02T00:07:00Z">
                <w:pPr/>
              </w:pPrChange>
            </w:pPr>
            <w:ins w:id="473" w:author="Anderson, Riley Morgan" w:date="2025-12-02T00:07:00Z">
              <w:del w:id="474" w:author="Macon, Taydin Robert" w:date="2026-02-24T15:51:00Z" w16du:dateUtc="2026-02-24T23:51:00Z">
                <w:r w:rsidRPr="0396228E" w:rsidDel="0011731E">
                  <w:rPr>
                    <w:rFonts w:ascii="Aptos Narrow" w:eastAsia="Aptos Narrow" w:hAnsi="Aptos Narrow" w:cs="Aptos Narrow"/>
                    <w:b/>
                    <w:bCs/>
                    <w:color w:val="000000" w:themeColor="text1"/>
                    <w:sz w:val="18"/>
                    <w:szCs w:val="18"/>
                    <w:rPrChange w:id="475" w:author="Anderson, Riley Morgan" w:date="2025-12-02T00:08:00Z">
                      <w:rPr>
                        <w:rFonts w:ascii="Aptos Narrow" w:eastAsia="Aptos Narrow" w:hAnsi="Aptos Narrow" w:cs="Aptos Narrow"/>
                        <w:b/>
                        <w:bCs/>
                        <w:color w:val="000000" w:themeColor="text1"/>
                      </w:rPr>
                    </w:rPrChange>
                  </w:rPr>
                  <w:delText>Fish</w:delText>
                </w:r>
              </w:del>
            </w:ins>
          </w:p>
        </w:tc>
        <w:tc>
          <w:tcPr>
            <w:tcW w:w="50" w:type="dxa"/>
            <w:tcBorders>
              <w:top w:val="nil"/>
              <w:left w:val="nil"/>
              <w:bottom w:val="nil"/>
              <w:right w:val="nil"/>
            </w:tcBorders>
            <w:tcMar>
              <w:top w:w="15" w:type="dxa"/>
              <w:left w:w="15" w:type="dxa"/>
              <w:right w:w="15" w:type="dxa"/>
            </w:tcMar>
            <w:vAlign w:val="bottom"/>
            <w:tcPrChange w:id="476" w:author="Macon, Taydin Robert" w:date="2026-02-24T15:54:00Z" w16du:dateUtc="2026-02-24T23:54:00Z">
              <w:tcPr>
                <w:tcW w:w="43" w:type="dxa"/>
                <w:tcBorders>
                  <w:top w:val="nil"/>
                  <w:left w:val="nil"/>
                  <w:bottom w:val="nil"/>
                  <w:right w:val="nil"/>
                </w:tcBorders>
                <w:tcMar>
                  <w:top w:w="15" w:type="dxa"/>
                  <w:left w:w="15" w:type="dxa"/>
                  <w:right w:w="15" w:type="dxa"/>
                </w:tcMar>
                <w:vAlign w:val="bottom"/>
              </w:tcPr>
            </w:tcPrChange>
          </w:tcPr>
          <w:p w14:paraId="27014AB4" w14:textId="5DCEAB57" w:rsidR="0396228E" w:rsidDel="0011731E" w:rsidRDefault="0396228E" w:rsidP="0396228E">
            <w:pPr>
              <w:rPr>
                <w:del w:id="477" w:author="Macon, Taydin Robert" w:date="2026-02-24T15:51:00Z" w16du:dateUtc="2026-02-24T23:51:00Z"/>
                <w:sz w:val="18"/>
                <w:szCs w:val="18"/>
                <w:rPrChange w:id="478" w:author="Anderson, Riley Morgan" w:date="2025-12-02T00:08:00Z">
                  <w:rPr>
                    <w:del w:id="479" w:author="Macon, Taydin Robert" w:date="2026-02-24T15:51:00Z" w16du:dateUtc="2026-02-24T23:51:00Z"/>
                    <w:sz w:val="20"/>
                    <w:szCs w:val="20"/>
                  </w:rPr>
                </w:rPrChange>
              </w:rPr>
            </w:pPr>
          </w:p>
        </w:tc>
        <w:tc>
          <w:tcPr>
            <w:tcW w:w="1171" w:type="dxa"/>
            <w:gridSpan w:val="4"/>
            <w:tcBorders>
              <w:top w:val="nil"/>
              <w:left w:val="nil"/>
              <w:bottom w:val="nil"/>
              <w:right w:val="nil"/>
            </w:tcBorders>
            <w:tcMar>
              <w:top w:w="15" w:type="dxa"/>
              <w:left w:w="15" w:type="dxa"/>
              <w:right w:w="15" w:type="dxa"/>
            </w:tcMar>
            <w:vAlign w:val="bottom"/>
            <w:tcPrChange w:id="480" w:author="Macon, Taydin Robert" w:date="2026-02-24T15:54:00Z" w16du:dateUtc="2026-02-24T23:54:00Z">
              <w:tcPr>
                <w:tcW w:w="1047" w:type="dxa"/>
                <w:gridSpan w:val="8"/>
                <w:tcBorders>
                  <w:top w:val="nil"/>
                  <w:left w:val="nil"/>
                  <w:bottom w:val="nil"/>
                  <w:right w:val="nil"/>
                </w:tcBorders>
                <w:tcMar>
                  <w:top w:w="15" w:type="dxa"/>
                  <w:left w:w="15" w:type="dxa"/>
                  <w:right w:w="15" w:type="dxa"/>
                </w:tcMar>
                <w:vAlign w:val="bottom"/>
              </w:tcPr>
            </w:tcPrChange>
          </w:tcPr>
          <w:p w14:paraId="5E115E76" w14:textId="207D6A41" w:rsidR="0396228E" w:rsidDel="0011731E" w:rsidRDefault="0396228E">
            <w:pPr>
              <w:jc w:val="center"/>
              <w:rPr>
                <w:del w:id="481" w:author="Macon, Taydin Robert" w:date="2026-02-24T15:51:00Z" w16du:dateUtc="2026-02-24T23:51:00Z"/>
                <w:rFonts w:ascii="Aptos Narrow" w:eastAsia="Aptos Narrow" w:hAnsi="Aptos Narrow" w:cs="Aptos Narrow"/>
                <w:b/>
                <w:bCs/>
                <w:color w:val="000000" w:themeColor="text1"/>
                <w:sz w:val="18"/>
                <w:szCs w:val="18"/>
                <w:rPrChange w:id="482" w:author="Anderson, Riley Morgan" w:date="2025-12-02T00:08:00Z">
                  <w:rPr>
                    <w:del w:id="483" w:author="Macon, Taydin Robert" w:date="2026-02-24T15:51:00Z" w16du:dateUtc="2026-02-24T23:51:00Z"/>
                    <w:rFonts w:ascii="Aptos Narrow" w:eastAsia="Aptos Narrow" w:hAnsi="Aptos Narrow" w:cs="Aptos Narrow"/>
                    <w:b/>
                    <w:bCs/>
                    <w:color w:val="000000" w:themeColor="text1"/>
                  </w:rPr>
                </w:rPrChange>
              </w:rPr>
              <w:pPrChange w:id="484" w:author="Anderson, Riley Morgan" w:date="2025-12-02T00:07:00Z">
                <w:pPr/>
              </w:pPrChange>
            </w:pPr>
            <w:ins w:id="485" w:author="Anderson, Riley Morgan" w:date="2025-12-02T00:07:00Z">
              <w:del w:id="486" w:author="Macon, Taydin Robert" w:date="2026-02-24T15:51:00Z" w16du:dateUtc="2026-02-24T23:51:00Z">
                <w:r w:rsidRPr="0396228E" w:rsidDel="0011731E">
                  <w:rPr>
                    <w:rFonts w:ascii="Aptos Narrow" w:eastAsia="Aptos Narrow" w:hAnsi="Aptos Narrow" w:cs="Aptos Narrow"/>
                    <w:b/>
                    <w:bCs/>
                    <w:color w:val="000000" w:themeColor="text1"/>
                    <w:sz w:val="18"/>
                    <w:szCs w:val="18"/>
                    <w:rPrChange w:id="487" w:author="Anderson, Riley Morgan" w:date="2025-12-02T00:08:00Z">
                      <w:rPr>
                        <w:rFonts w:ascii="Aptos Narrow" w:eastAsia="Aptos Narrow" w:hAnsi="Aptos Narrow" w:cs="Aptos Narrow"/>
                        <w:b/>
                        <w:bCs/>
                        <w:color w:val="000000" w:themeColor="text1"/>
                      </w:rPr>
                    </w:rPrChange>
                  </w:rPr>
                  <w:delText>Mammal</w:delText>
                </w:r>
              </w:del>
            </w:ins>
          </w:p>
        </w:tc>
        <w:tc>
          <w:tcPr>
            <w:tcW w:w="45" w:type="dxa"/>
            <w:tcBorders>
              <w:top w:val="nil"/>
              <w:left w:val="nil"/>
              <w:bottom w:val="nil"/>
              <w:right w:val="nil"/>
            </w:tcBorders>
            <w:tcMar>
              <w:top w:w="15" w:type="dxa"/>
              <w:left w:w="15" w:type="dxa"/>
              <w:right w:w="15" w:type="dxa"/>
            </w:tcMar>
            <w:vAlign w:val="bottom"/>
            <w:tcPrChange w:id="488"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25DD16AA" w14:textId="06620407" w:rsidR="0396228E" w:rsidDel="0011731E" w:rsidRDefault="0396228E" w:rsidP="0396228E">
            <w:pPr>
              <w:rPr>
                <w:del w:id="489" w:author="Macon, Taydin Robert" w:date="2026-02-24T15:51:00Z" w16du:dateUtc="2026-02-24T23:51:00Z"/>
                <w:sz w:val="18"/>
                <w:szCs w:val="18"/>
                <w:rPrChange w:id="490" w:author="Anderson, Riley Morgan" w:date="2025-12-02T00:08:00Z">
                  <w:rPr>
                    <w:del w:id="491" w:author="Macon, Taydin Robert" w:date="2026-02-24T15:51:00Z" w16du:dateUtc="2026-02-24T23:51:00Z"/>
                    <w:sz w:val="20"/>
                    <w:szCs w:val="20"/>
                  </w:rPr>
                </w:rPrChange>
              </w:rPr>
            </w:pPr>
          </w:p>
        </w:tc>
        <w:tc>
          <w:tcPr>
            <w:tcW w:w="1236" w:type="dxa"/>
            <w:gridSpan w:val="4"/>
            <w:tcBorders>
              <w:top w:val="nil"/>
              <w:left w:val="nil"/>
              <w:bottom w:val="nil"/>
              <w:right w:val="nil"/>
            </w:tcBorders>
            <w:tcMar>
              <w:top w:w="15" w:type="dxa"/>
              <w:left w:w="15" w:type="dxa"/>
              <w:right w:w="15" w:type="dxa"/>
            </w:tcMar>
            <w:vAlign w:val="bottom"/>
            <w:tcPrChange w:id="492" w:author="Macon, Taydin Robert" w:date="2026-02-24T15:54:00Z" w16du:dateUtc="2026-02-24T23:54:00Z">
              <w:tcPr>
                <w:tcW w:w="1059" w:type="dxa"/>
                <w:gridSpan w:val="7"/>
                <w:tcBorders>
                  <w:top w:val="nil"/>
                  <w:left w:val="nil"/>
                  <w:bottom w:val="nil"/>
                  <w:right w:val="nil"/>
                </w:tcBorders>
                <w:tcMar>
                  <w:top w:w="15" w:type="dxa"/>
                  <w:left w:w="15" w:type="dxa"/>
                  <w:right w:w="15" w:type="dxa"/>
                </w:tcMar>
                <w:vAlign w:val="bottom"/>
              </w:tcPr>
            </w:tcPrChange>
          </w:tcPr>
          <w:p w14:paraId="571BFC05" w14:textId="5486E039" w:rsidR="13F076C6" w:rsidDel="0011731E" w:rsidRDefault="13F076C6">
            <w:pPr>
              <w:jc w:val="center"/>
              <w:rPr>
                <w:del w:id="493" w:author="Macon, Taydin Robert" w:date="2026-02-24T15:51:00Z" w16du:dateUtc="2026-02-24T23:51:00Z"/>
                <w:rFonts w:ascii="Aptos Narrow" w:eastAsia="Aptos Narrow" w:hAnsi="Aptos Narrow" w:cs="Aptos Narrow"/>
                <w:b/>
                <w:bCs/>
                <w:color w:val="000000" w:themeColor="text1"/>
                <w:sz w:val="18"/>
                <w:szCs w:val="18"/>
                <w:rPrChange w:id="494" w:author="Anderson, Riley Morgan" w:date="2025-12-02T00:08:00Z">
                  <w:rPr>
                    <w:del w:id="495" w:author="Macon, Taydin Robert" w:date="2026-02-24T15:51:00Z" w16du:dateUtc="2026-02-24T23:51:00Z"/>
                    <w:rFonts w:ascii="Aptos Narrow" w:eastAsia="Aptos Narrow" w:hAnsi="Aptos Narrow" w:cs="Aptos Narrow"/>
                    <w:b/>
                    <w:bCs/>
                    <w:color w:val="000000" w:themeColor="text1"/>
                  </w:rPr>
                </w:rPrChange>
              </w:rPr>
              <w:pPrChange w:id="496" w:author="Anderson, Riley Morgan" w:date="2025-12-02T00:07:00Z">
                <w:pPr/>
              </w:pPrChange>
            </w:pPr>
            <w:ins w:id="497" w:author="Anderson, Riley Morgan" w:date="2025-12-02T00:09:00Z">
              <w:del w:id="498" w:author="Macon, Taydin Robert" w:date="2026-02-24T15:51:00Z" w16du:dateUtc="2026-02-24T23:51:00Z">
                <w:r w:rsidRPr="0396228E" w:rsidDel="0011731E">
                  <w:rPr>
                    <w:rFonts w:ascii="Aptos Narrow" w:eastAsia="Aptos Narrow" w:hAnsi="Aptos Narrow" w:cs="Aptos Narrow"/>
                    <w:b/>
                    <w:bCs/>
                    <w:color w:val="000000" w:themeColor="text1"/>
                    <w:sz w:val="18"/>
                    <w:szCs w:val="18"/>
                  </w:rPr>
                  <w:delText>Mollusk</w:delText>
                </w:r>
              </w:del>
            </w:ins>
          </w:p>
        </w:tc>
        <w:tc>
          <w:tcPr>
            <w:tcW w:w="265" w:type="dxa"/>
            <w:gridSpan w:val="2"/>
            <w:tcBorders>
              <w:top w:val="nil"/>
              <w:left w:val="nil"/>
              <w:bottom w:val="nil"/>
              <w:right w:val="nil"/>
            </w:tcBorders>
            <w:tcMar>
              <w:top w:w="15" w:type="dxa"/>
              <w:left w:w="15" w:type="dxa"/>
              <w:right w:w="15" w:type="dxa"/>
            </w:tcMar>
            <w:vAlign w:val="bottom"/>
            <w:tcPrChange w:id="499" w:author="Macon, Taydin Robert" w:date="2026-02-24T15:54:00Z" w16du:dateUtc="2026-02-24T23:54:00Z">
              <w:tcPr>
                <w:tcW w:w="309" w:type="dxa"/>
                <w:gridSpan w:val="4"/>
                <w:tcBorders>
                  <w:top w:val="nil"/>
                  <w:left w:val="nil"/>
                  <w:bottom w:val="nil"/>
                  <w:right w:val="nil"/>
                </w:tcBorders>
                <w:tcMar>
                  <w:top w:w="15" w:type="dxa"/>
                  <w:left w:w="15" w:type="dxa"/>
                  <w:right w:w="15" w:type="dxa"/>
                </w:tcMar>
                <w:vAlign w:val="bottom"/>
              </w:tcPr>
            </w:tcPrChange>
          </w:tcPr>
          <w:p w14:paraId="23B422F3" w14:textId="5554C0F3" w:rsidR="0396228E" w:rsidDel="0011731E" w:rsidRDefault="0396228E" w:rsidP="0396228E">
            <w:pPr>
              <w:rPr>
                <w:del w:id="500" w:author="Macon, Taydin Robert" w:date="2026-02-24T15:51:00Z" w16du:dateUtc="2026-02-24T23:51:00Z"/>
                <w:sz w:val="18"/>
                <w:szCs w:val="18"/>
                <w:rPrChange w:id="501" w:author="Anderson, Riley Morgan" w:date="2025-12-02T00:08:00Z">
                  <w:rPr>
                    <w:del w:id="502" w:author="Macon, Taydin Robert" w:date="2026-02-24T15:51:00Z" w16du:dateUtc="2026-02-24T23:51:00Z"/>
                    <w:sz w:val="20"/>
                    <w:szCs w:val="20"/>
                  </w:rPr>
                </w:rPrChange>
              </w:rPr>
            </w:pPr>
          </w:p>
        </w:tc>
        <w:tc>
          <w:tcPr>
            <w:tcW w:w="1005" w:type="dxa"/>
            <w:gridSpan w:val="3"/>
            <w:tcBorders>
              <w:top w:val="nil"/>
              <w:left w:val="nil"/>
              <w:bottom w:val="nil"/>
              <w:right w:val="nil"/>
            </w:tcBorders>
            <w:tcMar>
              <w:top w:w="15" w:type="dxa"/>
              <w:left w:w="15" w:type="dxa"/>
              <w:right w:w="15" w:type="dxa"/>
            </w:tcMar>
            <w:vAlign w:val="bottom"/>
            <w:tcPrChange w:id="503" w:author="Macon, Taydin Robert" w:date="2026-02-24T15:54:00Z" w16du:dateUtc="2026-02-24T23:54:00Z">
              <w:tcPr>
                <w:tcW w:w="1065" w:type="dxa"/>
                <w:gridSpan w:val="5"/>
                <w:tcBorders>
                  <w:top w:val="nil"/>
                  <w:left w:val="nil"/>
                  <w:bottom w:val="nil"/>
                  <w:right w:val="nil"/>
                </w:tcBorders>
                <w:tcMar>
                  <w:top w:w="15" w:type="dxa"/>
                  <w:left w:w="15" w:type="dxa"/>
                  <w:right w:w="15" w:type="dxa"/>
                </w:tcMar>
                <w:vAlign w:val="bottom"/>
              </w:tcPr>
            </w:tcPrChange>
          </w:tcPr>
          <w:p w14:paraId="6CF30F9C" w14:textId="1DBE600C" w:rsidR="0396228E" w:rsidDel="0011731E" w:rsidRDefault="0396228E">
            <w:pPr>
              <w:jc w:val="center"/>
              <w:rPr>
                <w:del w:id="504" w:author="Macon, Taydin Robert" w:date="2026-02-24T15:51:00Z" w16du:dateUtc="2026-02-24T23:51:00Z"/>
                <w:rFonts w:ascii="Aptos Narrow" w:eastAsia="Aptos Narrow" w:hAnsi="Aptos Narrow" w:cs="Aptos Narrow"/>
                <w:b/>
                <w:bCs/>
                <w:color w:val="000000" w:themeColor="text1"/>
                <w:sz w:val="18"/>
                <w:szCs w:val="18"/>
                <w:rPrChange w:id="505" w:author="Anderson, Riley Morgan" w:date="2025-12-02T00:08:00Z">
                  <w:rPr>
                    <w:del w:id="506" w:author="Macon, Taydin Robert" w:date="2026-02-24T15:51:00Z" w16du:dateUtc="2026-02-24T23:51:00Z"/>
                    <w:rFonts w:ascii="Aptos Narrow" w:eastAsia="Aptos Narrow" w:hAnsi="Aptos Narrow" w:cs="Aptos Narrow"/>
                    <w:b/>
                    <w:bCs/>
                    <w:color w:val="000000" w:themeColor="text1"/>
                  </w:rPr>
                </w:rPrChange>
              </w:rPr>
              <w:pPrChange w:id="507" w:author="Anderson, Riley Morgan" w:date="2025-12-02T00:07:00Z">
                <w:pPr/>
              </w:pPrChange>
            </w:pPr>
            <w:ins w:id="508" w:author="Anderson, Riley Morgan" w:date="2025-12-02T00:07:00Z">
              <w:del w:id="509" w:author="Macon, Taydin Robert" w:date="2026-02-24T15:51:00Z" w16du:dateUtc="2026-02-24T23:51:00Z">
                <w:r w:rsidRPr="0396228E" w:rsidDel="0011731E">
                  <w:rPr>
                    <w:rFonts w:ascii="Aptos Narrow" w:eastAsia="Aptos Narrow" w:hAnsi="Aptos Narrow" w:cs="Aptos Narrow"/>
                    <w:b/>
                    <w:bCs/>
                    <w:color w:val="000000" w:themeColor="text1"/>
                    <w:sz w:val="18"/>
                    <w:szCs w:val="18"/>
                    <w:rPrChange w:id="510" w:author="Anderson, Riley Morgan" w:date="2025-12-02T00:08:00Z">
                      <w:rPr>
                        <w:rFonts w:ascii="Aptos Narrow" w:eastAsia="Aptos Narrow" w:hAnsi="Aptos Narrow" w:cs="Aptos Narrow"/>
                        <w:b/>
                        <w:bCs/>
                        <w:color w:val="000000" w:themeColor="text1"/>
                      </w:rPr>
                    </w:rPrChange>
                  </w:rPr>
                  <w:delText>Reptile</w:delText>
                </w:r>
              </w:del>
            </w:ins>
          </w:p>
        </w:tc>
      </w:tr>
      <w:tr w:rsidR="0011731E" w:rsidDel="0011731E" w14:paraId="012347C5" w14:textId="10398B2A" w:rsidTr="0011731E">
        <w:trPr>
          <w:trHeight w:val="285"/>
          <w:ins w:id="511" w:author="Anderson, Riley Morgan" w:date="2025-12-02T00:07:00Z"/>
          <w:del w:id="512" w:author="Macon, Taydin Robert" w:date="2026-02-24T15:51:00Z"/>
          <w:trPrChange w:id="513" w:author="Macon, Taydin Robert" w:date="2026-02-24T15:54:00Z" w16du:dateUtc="2026-02-24T23:54:00Z">
            <w:trPr>
              <w:gridBefore w:val="1"/>
              <w:trHeight w:val="285"/>
            </w:trPr>
          </w:trPrChange>
        </w:trPr>
        <w:tc>
          <w:tcPr>
            <w:tcW w:w="722" w:type="dxa"/>
            <w:gridSpan w:val="2"/>
            <w:tcBorders>
              <w:top w:val="nil"/>
              <w:left w:val="nil"/>
              <w:bottom w:val="nil"/>
              <w:right w:val="nil"/>
            </w:tcBorders>
            <w:tcMar>
              <w:top w:w="15" w:type="dxa"/>
              <w:left w:w="15" w:type="dxa"/>
              <w:right w:w="15" w:type="dxa"/>
            </w:tcMar>
            <w:vAlign w:val="bottom"/>
            <w:tcPrChange w:id="514" w:author="Macon, Taydin Robert" w:date="2026-02-24T15:54:00Z" w16du:dateUtc="2026-02-24T23:54:00Z">
              <w:tcPr>
                <w:tcW w:w="627" w:type="dxa"/>
                <w:gridSpan w:val="4"/>
                <w:tcBorders>
                  <w:top w:val="nil"/>
                  <w:left w:val="nil"/>
                  <w:bottom w:val="nil"/>
                  <w:right w:val="nil"/>
                </w:tcBorders>
                <w:tcMar>
                  <w:top w:w="15" w:type="dxa"/>
                  <w:left w:w="15" w:type="dxa"/>
                  <w:right w:w="15" w:type="dxa"/>
                </w:tcMar>
                <w:vAlign w:val="bottom"/>
              </w:tcPr>
            </w:tcPrChange>
          </w:tcPr>
          <w:p w14:paraId="5AF70DA4" w14:textId="1EF4B749" w:rsidR="0396228E" w:rsidDel="0011731E" w:rsidRDefault="0396228E" w:rsidP="0396228E">
            <w:pPr>
              <w:rPr>
                <w:del w:id="515" w:author="Macon, Taydin Robert" w:date="2026-02-24T15:51:00Z" w16du:dateUtc="2026-02-24T23:51:00Z"/>
                <w:sz w:val="18"/>
                <w:szCs w:val="18"/>
                <w:rPrChange w:id="516" w:author="Anderson, Riley Morgan" w:date="2025-12-02T00:08:00Z">
                  <w:rPr>
                    <w:del w:id="517" w:author="Macon, Taydin Robert" w:date="2026-02-24T15:51:00Z" w16du:dateUtc="2026-02-24T23:51:00Z"/>
                    <w:sz w:val="20"/>
                    <w:szCs w:val="20"/>
                  </w:rPr>
                </w:rPrChange>
              </w:rPr>
            </w:pPr>
          </w:p>
        </w:tc>
        <w:tc>
          <w:tcPr>
            <w:tcW w:w="413" w:type="dxa"/>
            <w:tcBorders>
              <w:top w:val="nil"/>
              <w:left w:val="nil"/>
              <w:bottom w:val="nil"/>
              <w:right w:val="nil"/>
            </w:tcBorders>
            <w:tcMar>
              <w:top w:w="15" w:type="dxa"/>
              <w:left w:w="15" w:type="dxa"/>
              <w:right w:w="15" w:type="dxa"/>
            </w:tcMar>
            <w:vAlign w:val="bottom"/>
            <w:tcPrChange w:id="518" w:author="Macon, Taydin Robert" w:date="2026-02-24T15:54:00Z" w16du:dateUtc="2026-02-24T23:54:00Z">
              <w:tcPr>
                <w:tcW w:w="311" w:type="dxa"/>
                <w:tcBorders>
                  <w:top w:val="nil"/>
                  <w:left w:val="nil"/>
                  <w:bottom w:val="nil"/>
                  <w:right w:val="nil"/>
                </w:tcBorders>
                <w:tcMar>
                  <w:top w:w="15" w:type="dxa"/>
                  <w:left w:w="15" w:type="dxa"/>
                  <w:right w:w="15" w:type="dxa"/>
                </w:tcMar>
                <w:vAlign w:val="bottom"/>
              </w:tcPr>
            </w:tcPrChange>
          </w:tcPr>
          <w:p w14:paraId="66581E90" w14:textId="79A3F280" w:rsidR="0396228E" w:rsidDel="0011731E" w:rsidRDefault="0396228E">
            <w:pPr>
              <w:jc w:val="center"/>
              <w:rPr>
                <w:del w:id="519" w:author="Macon, Taydin Robert" w:date="2026-02-24T15:51:00Z" w16du:dateUtc="2026-02-24T23:51:00Z"/>
                <w:rFonts w:ascii="Aptos Narrow" w:eastAsia="Aptos Narrow" w:hAnsi="Aptos Narrow" w:cs="Aptos Narrow"/>
                <w:color w:val="000000" w:themeColor="text1"/>
                <w:sz w:val="16"/>
                <w:szCs w:val="16"/>
                <w:rPrChange w:id="520" w:author="Anderson, Riley Morgan" w:date="2025-12-02T00:08:00Z">
                  <w:rPr>
                    <w:del w:id="521" w:author="Macon, Taydin Robert" w:date="2026-02-24T15:51:00Z" w16du:dateUtc="2026-02-24T23:51:00Z"/>
                    <w:rFonts w:ascii="Aptos Narrow" w:eastAsia="Aptos Narrow" w:hAnsi="Aptos Narrow" w:cs="Aptos Narrow"/>
                    <w:color w:val="000000" w:themeColor="text1"/>
                    <w:sz w:val="22"/>
                    <w:szCs w:val="22"/>
                  </w:rPr>
                </w:rPrChange>
              </w:rPr>
              <w:pPrChange w:id="522" w:author="Anderson, Riley Morgan" w:date="2025-12-02T00:07:00Z">
                <w:pPr/>
              </w:pPrChange>
            </w:pPr>
            <w:ins w:id="523" w:author="Anderson, Riley Morgan" w:date="2025-12-02T00:07:00Z">
              <w:del w:id="524" w:author="Macon, Taydin Robert" w:date="2026-02-24T15:51:00Z" w16du:dateUtc="2026-02-24T23:51:00Z">
                <w:r w:rsidRPr="0396228E" w:rsidDel="0011731E">
                  <w:rPr>
                    <w:rFonts w:ascii="Aptos Narrow" w:eastAsia="Aptos Narrow" w:hAnsi="Aptos Narrow" w:cs="Aptos Narrow"/>
                    <w:color w:val="000000" w:themeColor="text1"/>
                    <w:sz w:val="16"/>
                    <w:szCs w:val="16"/>
                    <w:rPrChange w:id="525" w:author="Anderson, Riley Morgan" w:date="2025-12-02T00:08:00Z">
                      <w:rPr>
                        <w:rFonts w:ascii="Aptos Narrow" w:eastAsia="Aptos Narrow" w:hAnsi="Aptos Narrow" w:cs="Aptos Narrow"/>
                        <w:color w:val="000000" w:themeColor="text1"/>
                        <w:sz w:val="22"/>
                        <w:szCs w:val="22"/>
                      </w:rPr>
                    </w:rPrChange>
                  </w:rPr>
                  <w:delText>P</w:delText>
                </w:r>
              </w:del>
            </w:ins>
          </w:p>
        </w:tc>
        <w:tc>
          <w:tcPr>
            <w:tcW w:w="618" w:type="dxa"/>
            <w:gridSpan w:val="2"/>
            <w:tcBorders>
              <w:top w:val="nil"/>
              <w:left w:val="nil"/>
              <w:bottom w:val="nil"/>
              <w:right w:val="nil"/>
            </w:tcBorders>
            <w:tcMar>
              <w:top w:w="15" w:type="dxa"/>
              <w:left w:w="15" w:type="dxa"/>
              <w:right w:w="15" w:type="dxa"/>
            </w:tcMar>
            <w:vAlign w:val="bottom"/>
            <w:tcPrChange w:id="526" w:author="Macon, Taydin Robert" w:date="2026-02-24T15:54:00Z" w16du:dateUtc="2026-02-24T23:54:00Z">
              <w:tcPr>
                <w:tcW w:w="508" w:type="dxa"/>
                <w:gridSpan w:val="4"/>
                <w:tcBorders>
                  <w:top w:val="nil"/>
                  <w:left w:val="nil"/>
                  <w:bottom w:val="nil"/>
                  <w:right w:val="nil"/>
                </w:tcBorders>
                <w:tcMar>
                  <w:top w:w="15" w:type="dxa"/>
                  <w:left w:w="15" w:type="dxa"/>
                  <w:right w:w="15" w:type="dxa"/>
                </w:tcMar>
                <w:vAlign w:val="bottom"/>
              </w:tcPr>
            </w:tcPrChange>
          </w:tcPr>
          <w:p w14:paraId="579914D0" w14:textId="55716A2D" w:rsidR="0396228E" w:rsidDel="0011731E" w:rsidRDefault="0396228E">
            <w:pPr>
              <w:jc w:val="center"/>
              <w:rPr>
                <w:del w:id="527" w:author="Macon, Taydin Robert" w:date="2026-02-24T15:51:00Z" w16du:dateUtc="2026-02-24T23:51:00Z"/>
                <w:rFonts w:ascii="Aptos Narrow" w:eastAsia="Aptos Narrow" w:hAnsi="Aptos Narrow" w:cs="Aptos Narrow"/>
                <w:color w:val="000000" w:themeColor="text1"/>
                <w:sz w:val="16"/>
                <w:szCs w:val="16"/>
                <w:rPrChange w:id="528" w:author="Anderson, Riley Morgan" w:date="2025-12-02T00:08:00Z">
                  <w:rPr>
                    <w:del w:id="529" w:author="Macon, Taydin Robert" w:date="2026-02-24T15:51:00Z" w16du:dateUtc="2026-02-24T23:51:00Z"/>
                    <w:rFonts w:ascii="Aptos Narrow" w:eastAsia="Aptos Narrow" w:hAnsi="Aptos Narrow" w:cs="Aptos Narrow"/>
                    <w:color w:val="000000" w:themeColor="text1"/>
                    <w:sz w:val="22"/>
                    <w:szCs w:val="22"/>
                  </w:rPr>
                </w:rPrChange>
              </w:rPr>
              <w:pPrChange w:id="530" w:author="Anderson, Riley Morgan" w:date="2025-12-02T00:07:00Z">
                <w:pPr/>
              </w:pPrChange>
            </w:pPr>
            <w:ins w:id="531" w:author="Anderson, Riley Morgan" w:date="2025-12-02T00:07:00Z">
              <w:del w:id="532" w:author="Macon, Taydin Robert" w:date="2026-02-24T15:51:00Z" w16du:dateUtc="2026-02-24T23:51:00Z">
                <w:r w:rsidRPr="0396228E" w:rsidDel="0011731E">
                  <w:rPr>
                    <w:rFonts w:ascii="Aptos Narrow" w:eastAsia="Aptos Narrow" w:hAnsi="Aptos Narrow" w:cs="Aptos Narrow"/>
                    <w:color w:val="000000" w:themeColor="text1"/>
                    <w:sz w:val="16"/>
                    <w:szCs w:val="16"/>
                    <w:rPrChange w:id="533" w:author="Anderson, Riley Morgan" w:date="2025-12-02T00:08:00Z">
                      <w:rPr>
                        <w:rFonts w:ascii="Aptos Narrow" w:eastAsia="Aptos Narrow" w:hAnsi="Aptos Narrow" w:cs="Aptos Narrow"/>
                        <w:color w:val="000000" w:themeColor="text1"/>
                        <w:sz w:val="22"/>
                        <w:szCs w:val="22"/>
                      </w:rPr>
                    </w:rPrChange>
                  </w:rPr>
                  <w:delText>S</w:delText>
                </w:r>
              </w:del>
            </w:ins>
          </w:p>
        </w:tc>
        <w:tc>
          <w:tcPr>
            <w:tcW w:w="316" w:type="dxa"/>
            <w:gridSpan w:val="2"/>
            <w:tcBorders>
              <w:top w:val="nil"/>
              <w:left w:val="nil"/>
              <w:bottom w:val="nil"/>
              <w:right w:val="nil"/>
            </w:tcBorders>
            <w:tcMar>
              <w:top w:w="15" w:type="dxa"/>
              <w:left w:w="15" w:type="dxa"/>
              <w:right w:w="15" w:type="dxa"/>
            </w:tcMar>
            <w:vAlign w:val="bottom"/>
            <w:tcPrChange w:id="534" w:author="Macon, Taydin Robert" w:date="2026-02-24T15:54:00Z" w16du:dateUtc="2026-02-24T23:54:00Z">
              <w:tcPr>
                <w:tcW w:w="428" w:type="dxa"/>
                <w:gridSpan w:val="4"/>
                <w:tcBorders>
                  <w:top w:val="nil"/>
                  <w:left w:val="nil"/>
                  <w:bottom w:val="nil"/>
                  <w:right w:val="nil"/>
                </w:tcBorders>
                <w:tcMar>
                  <w:top w:w="15" w:type="dxa"/>
                  <w:left w:w="15" w:type="dxa"/>
                  <w:right w:w="15" w:type="dxa"/>
                </w:tcMar>
                <w:vAlign w:val="bottom"/>
              </w:tcPr>
            </w:tcPrChange>
          </w:tcPr>
          <w:p w14:paraId="177951D9" w14:textId="7B031636" w:rsidR="0396228E" w:rsidDel="0011731E" w:rsidRDefault="0396228E" w:rsidP="0396228E">
            <w:pPr>
              <w:rPr>
                <w:del w:id="535" w:author="Macon, Taydin Robert" w:date="2026-02-24T15:51:00Z" w16du:dateUtc="2026-02-24T23:51:00Z"/>
                <w:sz w:val="18"/>
                <w:szCs w:val="18"/>
                <w:rPrChange w:id="536" w:author="Anderson, Riley Morgan" w:date="2025-12-02T00:08:00Z">
                  <w:rPr>
                    <w:del w:id="537" w:author="Macon, Taydin Robert" w:date="2026-02-24T15:51:00Z" w16du:dateUtc="2026-02-24T23:51:00Z"/>
                    <w:sz w:val="20"/>
                    <w:szCs w:val="20"/>
                  </w:rPr>
                </w:rPrChange>
              </w:rPr>
            </w:pPr>
          </w:p>
        </w:tc>
        <w:tc>
          <w:tcPr>
            <w:tcW w:w="537" w:type="dxa"/>
            <w:tcBorders>
              <w:top w:val="nil"/>
              <w:left w:val="nil"/>
              <w:bottom w:val="nil"/>
              <w:right w:val="nil"/>
            </w:tcBorders>
            <w:tcMar>
              <w:top w:w="15" w:type="dxa"/>
              <w:left w:w="15" w:type="dxa"/>
              <w:right w:w="15" w:type="dxa"/>
            </w:tcMar>
            <w:vAlign w:val="bottom"/>
            <w:tcPrChange w:id="538" w:author="Macon, Taydin Robert" w:date="2026-02-24T15:54:00Z" w16du:dateUtc="2026-02-24T23:54:00Z">
              <w:tcPr>
                <w:tcW w:w="326" w:type="dxa"/>
                <w:tcBorders>
                  <w:top w:val="nil"/>
                  <w:left w:val="nil"/>
                  <w:bottom w:val="nil"/>
                  <w:right w:val="nil"/>
                </w:tcBorders>
                <w:tcMar>
                  <w:top w:w="15" w:type="dxa"/>
                  <w:left w:w="15" w:type="dxa"/>
                  <w:right w:w="15" w:type="dxa"/>
                </w:tcMar>
                <w:vAlign w:val="bottom"/>
              </w:tcPr>
            </w:tcPrChange>
          </w:tcPr>
          <w:p w14:paraId="7DC60E17" w14:textId="5AD5A06E" w:rsidR="0396228E" w:rsidDel="0011731E" w:rsidRDefault="0396228E">
            <w:pPr>
              <w:jc w:val="center"/>
              <w:rPr>
                <w:del w:id="539" w:author="Macon, Taydin Robert" w:date="2026-02-24T15:51:00Z" w16du:dateUtc="2026-02-24T23:51:00Z"/>
                <w:rFonts w:ascii="Aptos Narrow" w:eastAsia="Aptos Narrow" w:hAnsi="Aptos Narrow" w:cs="Aptos Narrow"/>
                <w:color w:val="000000" w:themeColor="text1"/>
                <w:sz w:val="16"/>
                <w:szCs w:val="16"/>
                <w:rPrChange w:id="540" w:author="Anderson, Riley Morgan" w:date="2025-12-02T00:08:00Z">
                  <w:rPr>
                    <w:del w:id="541" w:author="Macon, Taydin Robert" w:date="2026-02-24T15:51:00Z" w16du:dateUtc="2026-02-24T23:51:00Z"/>
                    <w:rFonts w:ascii="Aptos Narrow" w:eastAsia="Aptos Narrow" w:hAnsi="Aptos Narrow" w:cs="Aptos Narrow"/>
                    <w:color w:val="000000" w:themeColor="text1"/>
                    <w:sz w:val="22"/>
                    <w:szCs w:val="22"/>
                  </w:rPr>
                </w:rPrChange>
              </w:rPr>
              <w:pPrChange w:id="542" w:author="Anderson, Riley Morgan" w:date="2025-12-02T00:07:00Z">
                <w:pPr/>
              </w:pPrChange>
            </w:pPr>
            <w:ins w:id="543" w:author="Anderson, Riley Morgan" w:date="2025-12-02T00:07:00Z">
              <w:del w:id="544" w:author="Macon, Taydin Robert" w:date="2026-02-24T15:51:00Z" w16du:dateUtc="2026-02-24T23:51:00Z">
                <w:r w:rsidRPr="0396228E" w:rsidDel="0011731E">
                  <w:rPr>
                    <w:rFonts w:ascii="Aptos Narrow" w:eastAsia="Aptos Narrow" w:hAnsi="Aptos Narrow" w:cs="Aptos Narrow"/>
                    <w:color w:val="000000" w:themeColor="text1"/>
                    <w:sz w:val="16"/>
                    <w:szCs w:val="16"/>
                    <w:rPrChange w:id="545" w:author="Anderson, Riley Morgan" w:date="2025-12-02T00:08:00Z">
                      <w:rPr>
                        <w:rFonts w:ascii="Aptos Narrow" w:eastAsia="Aptos Narrow" w:hAnsi="Aptos Narrow" w:cs="Aptos Narrow"/>
                        <w:color w:val="000000" w:themeColor="text1"/>
                        <w:sz w:val="22"/>
                        <w:szCs w:val="22"/>
                      </w:rPr>
                    </w:rPrChange>
                  </w:rPr>
                  <w:delText>P</w:delText>
                </w:r>
              </w:del>
            </w:ins>
          </w:p>
        </w:tc>
        <w:tc>
          <w:tcPr>
            <w:tcW w:w="433" w:type="dxa"/>
            <w:gridSpan w:val="2"/>
            <w:tcBorders>
              <w:top w:val="nil"/>
              <w:left w:val="nil"/>
              <w:bottom w:val="nil"/>
              <w:right w:val="nil"/>
            </w:tcBorders>
            <w:tcMar>
              <w:top w:w="15" w:type="dxa"/>
              <w:left w:w="15" w:type="dxa"/>
              <w:right w:w="15" w:type="dxa"/>
            </w:tcMar>
            <w:vAlign w:val="bottom"/>
            <w:tcPrChange w:id="546" w:author="Macon, Taydin Robert" w:date="2026-02-24T15:54:00Z" w16du:dateUtc="2026-02-24T23:54:00Z">
              <w:tcPr>
                <w:tcW w:w="433" w:type="dxa"/>
                <w:gridSpan w:val="5"/>
                <w:tcBorders>
                  <w:top w:val="nil"/>
                  <w:left w:val="nil"/>
                  <w:bottom w:val="nil"/>
                  <w:right w:val="nil"/>
                </w:tcBorders>
                <w:tcMar>
                  <w:top w:w="15" w:type="dxa"/>
                  <w:left w:w="15" w:type="dxa"/>
                  <w:right w:w="15" w:type="dxa"/>
                </w:tcMar>
                <w:vAlign w:val="bottom"/>
              </w:tcPr>
            </w:tcPrChange>
          </w:tcPr>
          <w:p w14:paraId="0794C61E" w14:textId="3A5FD338" w:rsidR="0396228E" w:rsidDel="0011731E" w:rsidRDefault="0396228E">
            <w:pPr>
              <w:jc w:val="center"/>
              <w:rPr>
                <w:del w:id="547" w:author="Macon, Taydin Robert" w:date="2026-02-24T15:51:00Z" w16du:dateUtc="2026-02-24T23:51:00Z"/>
                <w:rFonts w:ascii="Aptos Narrow" w:eastAsia="Aptos Narrow" w:hAnsi="Aptos Narrow" w:cs="Aptos Narrow"/>
                <w:color w:val="000000" w:themeColor="text1"/>
                <w:sz w:val="16"/>
                <w:szCs w:val="16"/>
                <w:rPrChange w:id="548" w:author="Anderson, Riley Morgan" w:date="2025-12-02T00:08:00Z">
                  <w:rPr>
                    <w:del w:id="549" w:author="Macon, Taydin Robert" w:date="2026-02-24T15:51:00Z" w16du:dateUtc="2026-02-24T23:51:00Z"/>
                    <w:rFonts w:ascii="Aptos Narrow" w:eastAsia="Aptos Narrow" w:hAnsi="Aptos Narrow" w:cs="Aptos Narrow"/>
                    <w:color w:val="000000" w:themeColor="text1"/>
                    <w:sz w:val="22"/>
                    <w:szCs w:val="22"/>
                  </w:rPr>
                </w:rPrChange>
              </w:rPr>
              <w:pPrChange w:id="550" w:author="Anderson, Riley Morgan" w:date="2025-12-02T00:07:00Z">
                <w:pPr/>
              </w:pPrChange>
            </w:pPr>
            <w:ins w:id="551" w:author="Anderson, Riley Morgan" w:date="2025-12-02T00:07:00Z">
              <w:del w:id="552" w:author="Macon, Taydin Robert" w:date="2026-02-24T15:51:00Z" w16du:dateUtc="2026-02-24T23:51:00Z">
                <w:r w:rsidRPr="0396228E" w:rsidDel="0011731E">
                  <w:rPr>
                    <w:rFonts w:ascii="Aptos Narrow" w:eastAsia="Aptos Narrow" w:hAnsi="Aptos Narrow" w:cs="Aptos Narrow"/>
                    <w:color w:val="000000" w:themeColor="text1"/>
                    <w:sz w:val="16"/>
                    <w:szCs w:val="16"/>
                    <w:rPrChange w:id="553" w:author="Anderson, Riley Morgan" w:date="2025-12-02T00:08:00Z">
                      <w:rPr>
                        <w:rFonts w:ascii="Aptos Narrow" w:eastAsia="Aptos Narrow" w:hAnsi="Aptos Narrow" w:cs="Aptos Narrow"/>
                        <w:color w:val="000000" w:themeColor="text1"/>
                        <w:sz w:val="22"/>
                        <w:szCs w:val="22"/>
                      </w:rPr>
                    </w:rPrChange>
                  </w:rPr>
                  <w:delText>S</w:delText>
                </w:r>
              </w:del>
            </w:ins>
          </w:p>
        </w:tc>
        <w:tc>
          <w:tcPr>
            <w:tcW w:w="46" w:type="dxa"/>
            <w:tcBorders>
              <w:top w:val="nil"/>
              <w:left w:val="nil"/>
              <w:bottom w:val="nil"/>
              <w:right w:val="nil"/>
            </w:tcBorders>
            <w:tcMar>
              <w:top w:w="15" w:type="dxa"/>
              <w:left w:w="15" w:type="dxa"/>
              <w:right w:w="15" w:type="dxa"/>
            </w:tcMar>
            <w:vAlign w:val="bottom"/>
            <w:tcPrChange w:id="554" w:author="Macon, Taydin Robert" w:date="2026-02-24T15:54:00Z" w16du:dateUtc="2026-02-24T23:54:00Z">
              <w:tcPr>
                <w:tcW w:w="40" w:type="dxa"/>
                <w:tcBorders>
                  <w:top w:val="nil"/>
                  <w:left w:val="nil"/>
                  <w:bottom w:val="nil"/>
                  <w:right w:val="nil"/>
                </w:tcBorders>
                <w:tcMar>
                  <w:top w:w="15" w:type="dxa"/>
                  <w:left w:w="15" w:type="dxa"/>
                  <w:right w:w="15" w:type="dxa"/>
                </w:tcMar>
                <w:vAlign w:val="bottom"/>
              </w:tcPr>
            </w:tcPrChange>
          </w:tcPr>
          <w:p w14:paraId="27D05498" w14:textId="0936E99B" w:rsidR="0396228E" w:rsidDel="0011731E" w:rsidRDefault="0396228E" w:rsidP="0396228E">
            <w:pPr>
              <w:rPr>
                <w:del w:id="555" w:author="Macon, Taydin Robert" w:date="2026-02-24T15:51:00Z" w16du:dateUtc="2026-02-24T23:51:00Z"/>
                <w:sz w:val="18"/>
                <w:szCs w:val="18"/>
                <w:rPrChange w:id="556" w:author="Anderson, Riley Morgan" w:date="2025-12-02T00:08:00Z">
                  <w:rPr>
                    <w:del w:id="557" w:author="Macon, Taydin Robert" w:date="2026-02-24T15:51:00Z" w16du:dateUtc="2026-02-24T23:51:00Z"/>
                    <w:sz w:val="20"/>
                    <w:szCs w:val="20"/>
                  </w:rPr>
                </w:rPrChange>
              </w:rPr>
            </w:pPr>
          </w:p>
        </w:tc>
        <w:tc>
          <w:tcPr>
            <w:tcW w:w="586" w:type="dxa"/>
            <w:gridSpan w:val="2"/>
            <w:tcBorders>
              <w:top w:val="nil"/>
              <w:left w:val="nil"/>
              <w:bottom w:val="nil"/>
              <w:right w:val="nil"/>
            </w:tcBorders>
            <w:tcMar>
              <w:top w:w="15" w:type="dxa"/>
              <w:left w:w="15" w:type="dxa"/>
              <w:right w:w="15" w:type="dxa"/>
            </w:tcMar>
            <w:vAlign w:val="bottom"/>
            <w:tcPrChange w:id="558" w:author="Macon, Taydin Robert" w:date="2026-02-24T15:54:00Z" w16du:dateUtc="2026-02-24T23:54:00Z">
              <w:tcPr>
                <w:tcW w:w="492" w:type="dxa"/>
                <w:gridSpan w:val="3"/>
                <w:tcBorders>
                  <w:top w:val="nil"/>
                  <w:left w:val="nil"/>
                  <w:bottom w:val="nil"/>
                  <w:right w:val="nil"/>
                </w:tcBorders>
                <w:tcMar>
                  <w:top w:w="15" w:type="dxa"/>
                  <w:left w:w="15" w:type="dxa"/>
                  <w:right w:w="15" w:type="dxa"/>
                </w:tcMar>
                <w:vAlign w:val="bottom"/>
              </w:tcPr>
            </w:tcPrChange>
          </w:tcPr>
          <w:p w14:paraId="461FE1BD" w14:textId="6C6D9953" w:rsidR="0396228E" w:rsidDel="0011731E" w:rsidRDefault="0396228E">
            <w:pPr>
              <w:jc w:val="center"/>
              <w:rPr>
                <w:del w:id="559" w:author="Macon, Taydin Robert" w:date="2026-02-24T15:51:00Z" w16du:dateUtc="2026-02-24T23:51:00Z"/>
                <w:rFonts w:ascii="Aptos Narrow" w:eastAsia="Aptos Narrow" w:hAnsi="Aptos Narrow" w:cs="Aptos Narrow"/>
                <w:color w:val="000000" w:themeColor="text1"/>
                <w:sz w:val="16"/>
                <w:szCs w:val="16"/>
                <w:rPrChange w:id="560" w:author="Anderson, Riley Morgan" w:date="2025-12-02T00:08:00Z">
                  <w:rPr>
                    <w:del w:id="561" w:author="Macon, Taydin Robert" w:date="2026-02-24T15:51:00Z" w16du:dateUtc="2026-02-24T23:51:00Z"/>
                    <w:rFonts w:ascii="Aptos Narrow" w:eastAsia="Aptos Narrow" w:hAnsi="Aptos Narrow" w:cs="Aptos Narrow"/>
                    <w:color w:val="000000" w:themeColor="text1"/>
                    <w:sz w:val="22"/>
                    <w:szCs w:val="22"/>
                  </w:rPr>
                </w:rPrChange>
              </w:rPr>
              <w:pPrChange w:id="562" w:author="Anderson, Riley Morgan" w:date="2025-12-02T00:07:00Z">
                <w:pPr/>
              </w:pPrChange>
            </w:pPr>
            <w:ins w:id="563" w:author="Anderson, Riley Morgan" w:date="2025-12-02T00:07:00Z">
              <w:del w:id="564" w:author="Macon, Taydin Robert" w:date="2026-02-24T15:51:00Z" w16du:dateUtc="2026-02-24T23:51:00Z">
                <w:r w:rsidRPr="0396228E" w:rsidDel="0011731E">
                  <w:rPr>
                    <w:rFonts w:ascii="Aptos Narrow" w:eastAsia="Aptos Narrow" w:hAnsi="Aptos Narrow" w:cs="Aptos Narrow"/>
                    <w:color w:val="000000" w:themeColor="text1"/>
                    <w:sz w:val="16"/>
                    <w:szCs w:val="16"/>
                    <w:rPrChange w:id="565" w:author="Anderson, Riley Morgan" w:date="2025-12-02T00:08:00Z">
                      <w:rPr>
                        <w:rFonts w:ascii="Aptos Narrow" w:eastAsia="Aptos Narrow" w:hAnsi="Aptos Narrow" w:cs="Aptos Narrow"/>
                        <w:color w:val="000000" w:themeColor="text1"/>
                        <w:sz w:val="22"/>
                        <w:szCs w:val="22"/>
                      </w:rPr>
                    </w:rPrChange>
                  </w:rPr>
                  <w:delText>P</w:delText>
                </w:r>
              </w:del>
            </w:ins>
          </w:p>
        </w:tc>
        <w:tc>
          <w:tcPr>
            <w:tcW w:w="756" w:type="dxa"/>
            <w:gridSpan w:val="2"/>
            <w:tcBorders>
              <w:top w:val="nil"/>
              <w:left w:val="nil"/>
              <w:bottom w:val="nil"/>
              <w:right w:val="nil"/>
            </w:tcBorders>
            <w:tcMar>
              <w:top w:w="15" w:type="dxa"/>
              <w:left w:w="15" w:type="dxa"/>
              <w:right w:w="15" w:type="dxa"/>
            </w:tcMar>
            <w:vAlign w:val="bottom"/>
            <w:tcPrChange w:id="566" w:author="Macon, Taydin Robert" w:date="2026-02-24T15:54:00Z" w16du:dateUtc="2026-02-24T23:54:00Z">
              <w:tcPr>
                <w:tcW w:w="712" w:type="dxa"/>
                <w:gridSpan w:val="5"/>
                <w:tcBorders>
                  <w:top w:val="nil"/>
                  <w:left w:val="nil"/>
                  <w:bottom w:val="nil"/>
                  <w:right w:val="nil"/>
                </w:tcBorders>
                <w:tcMar>
                  <w:top w:w="15" w:type="dxa"/>
                  <w:left w:w="15" w:type="dxa"/>
                  <w:right w:w="15" w:type="dxa"/>
                </w:tcMar>
                <w:vAlign w:val="bottom"/>
              </w:tcPr>
            </w:tcPrChange>
          </w:tcPr>
          <w:p w14:paraId="1948E4A9" w14:textId="68CCF5EA" w:rsidR="0396228E" w:rsidDel="0011731E" w:rsidRDefault="0396228E">
            <w:pPr>
              <w:jc w:val="center"/>
              <w:rPr>
                <w:del w:id="567" w:author="Macon, Taydin Robert" w:date="2026-02-24T15:51:00Z" w16du:dateUtc="2026-02-24T23:51:00Z"/>
                <w:rFonts w:ascii="Aptos Narrow" w:eastAsia="Aptos Narrow" w:hAnsi="Aptos Narrow" w:cs="Aptos Narrow"/>
                <w:color w:val="000000" w:themeColor="text1"/>
                <w:sz w:val="16"/>
                <w:szCs w:val="16"/>
                <w:rPrChange w:id="568" w:author="Anderson, Riley Morgan" w:date="2025-12-02T00:08:00Z">
                  <w:rPr>
                    <w:del w:id="569" w:author="Macon, Taydin Robert" w:date="2026-02-24T15:51:00Z" w16du:dateUtc="2026-02-24T23:51:00Z"/>
                    <w:rFonts w:ascii="Aptos Narrow" w:eastAsia="Aptos Narrow" w:hAnsi="Aptos Narrow" w:cs="Aptos Narrow"/>
                    <w:color w:val="000000" w:themeColor="text1"/>
                    <w:sz w:val="22"/>
                    <w:szCs w:val="22"/>
                  </w:rPr>
                </w:rPrChange>
              </w:rPr>
              <w:pPrChange w:id="570" w:author="Anderson, Riley Morgan" w:date="2025-12-02T00:07:00Z">
                <w:pPr/>
              </w:pPrChange>
            </w:pPr>
            <w:ins w:id="571" w:author="Anderson, Riley Morgan" w:date="2025-12-02T00:07:00Z">
              <w:del w:id="572" w:author="Macon, Taydin Robert" w:date="2026-02-24T15:51:00Z" w16du:dateUtc="2026-02-24T23:51:00Z">
                <w:r w:rsidRPr="0396228E" w:rsidDel="0011731E">
                  <w:rPr>
                    <w:rFonts w:ascii="Aptos Narrow" w:eastAsia="Aptos Narrow" w:hAnsi="Aptos Narrow" w:cs="Aptos Narrow"/>
                    <w:color w:val="000000" w:themeColor="text1"/>
                    <w:sz w:val="16"/>
                    <w:szCs w:val="16"/>
                    <w:rPrChange w:id="573" w:author="Anderson, Riley Morgan" w:date="2025-12-02T00:08:00Z">
                      <w:rPr>
                        <w:rFonts w:ascii="Aptos Narrow" w:eastAsia="Aptos Narrow" w:hAnsi="Aptos Narrow" w:cs="Aptos Narrow"/>
                        <w:color w:val="000000" w:themeColor="text1"/>
                        <w:sz w:val="22"/>
                        <w:szCs w:val="22"/>
                      </w:rPr>
                    </w:rPrChange>
                  </w:rPr>
                  <w:delText>S</w:delText>
                </w:r>
              </w:del>
            </w:ins>
          </w:p>
        </w:tc>
        <w:tc>
          <w:tcPr>
            <w:tcW w:w="45" w:type="dxa"/>
            <w:tcBorders>
              <w:top w:val="nil"/>
              <w:left w:val="nil"/>
              <w:bottom w:val="nil"/>
              <w:right w:val="nil"/>
            </w:tcBorders>
            <w:tcMar>
              <w:top w:w="15" w:type="dxa"/>
              <w:left w:w="15" w:type="dxa"/>
              <w:right w:w="15" w:type="dxa"/>
            </w:tcMar>
            <w:vAlign w:val="bottom"/>
            <w:tcPrChange w:id="574"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599A865C" w14:textId="1A02F0DF" w:rsidR="0396228E" w:rsidDel="0011731E" w:rsidRDefault="0396228E" w:rsidP="0396228E">
            <w:pPr>
              <w:rPr>
                <w:del w:id="575" w:author="Macon, Taydin Robert" w:date="2026-02-24T15:51:00Z" w16du:dateUtc="2026-02-24T23:51:00Z"/>
                <w:sz w:val="18"/>
                <w:szCs w:val="18"/>
                <w:rPrChange w:id="576" w:author="Anderson, Riley Morgan" w:date="2025-12-02T00:08:00Z">
                  <w:rPr>
                    <w:del w:id="577" w:author="Macon, Taydin Robert" w:date="2026-02-24T15:51:00Z" w16du:dateUtc="2026-02-24T23:51:00Z"/>
                    <w:sz w:val="20"/>
                    <w:szCs w:val="20"/>
                  </w:rPr>
                </w:rPrChange>
              </w:rPr>
            </w:pPr>
          </w:p>
        </w:tc>
        <w:tc>
          <w:tcPr>
            <w:tcW w:w="647" w:type="dxa"/>
            <w:gridSpan w:val="2"/>
            <w:tcBorders>
              <w:top w:val="nil"/>
              <w:left w:val="nil"/>
              <w:bottom w:val="nil"/>
              <w:right w:val="nil"/>
            </w:tcBorders>
            <w:tcMar>
              <w:top w:w="15" w:type="dxa"/>
              <w:left w:w="15" w:type="dxa"/>
              <w:right w:w="15" w:type="dxa"/>
            </w:tcMar>
            <w:vAlign w:val="bottom"/>
            <w:tcPrChange w:id="578" w:author="Macon, Taydin Robert" w:date="2026-02-24T15:54:00Z" w16du:dateUtc="2026-02-24T23:54:00Z">
              <w:tcPr>
                <w:tcW w:w="539" w:type="dxa"/>
                <w:gridSpan w:val="3"/>
                <w:tcBorders>
                  <w:top w:val="nil"/>
                  <w:left w:val="nil"/>
                  <w:bottom w:val="nil"/>
                  <w:right w:val="nil"/>
                </w:tcBorders>
                <w:tcMar>
                  <w:top w:w="15" w:type="dxa"/>
                  <w:left w:w="15" w:type="dxa"/>
                  <w:right w:w="15" w:type="dxa"/>
                </w:tcMar>
                <w:vAlign w:val="bottom"/>
              </w:tcPr>
            </w:tcPrChange>
          </w:tcPr>
          <w:p w14:paraId="38440A44" w14:textId="7A93A5ED" w:rsidR="0396228E" w:rsidDel="0011731E" w:rsidRDefault="0396228E">
            <w:pPr>
              <w:jc w:val="center"/>
              <w:rPr>
                <w:del w:id="579" w:author="Macon, Taydin Robert" w:date="2026-02-24T15:51:00Z" w16du:dateUtc="2026-02-24T23:51:00Z"/>
                <w:rFonts w:ascii="Aptos Narrow" w:eastAsia="Aptos Narrow" w:hAnsi="Aptos Narrow" w:cs="Aptos Narrow"/>
                <w:color w:val="000000" w:themeColor="text1"/>
                <w:sz w:val="16"/>
                <w:szCs w:val="16"/>
                <w:rPrChange w:id="580" w:author="Anderson, Riley Morgan" w:date="2025-12-02T00:08:00Z">
                  <w:rPr>
                    <w:del w:id="581" w:author="Macon, Taydin Robert" w:date="2026-02-24T15:51:00Z" w16du:dateUtc="2026-02-24T23:51:00Z"/>
                    <w:rFonts w:ascii="Aptos Narrow" w:eastAsia="Aptos Narrow" w:hAnsi="Aptos Narrow" w:cs="Aptos Narrow"/>
                    <w:color w:val="000000" w:themeColor="text1"/>
                    <w:sz w:val="22"/>
                    <w:szCs w:val="22"/>
                  </w:rPr>
                </w:rPrChange>
              </w:rPr>
              <w:pPrChange w:id="582" w:author="Anderson, Riley Morgan" w:date="2025-12-02T00:07:00Z">
                <w:pPr/>
              </w:pPrChange>
            </w:pPr>
            <w:ins w:id="583" w:author="Anderson, Riley Morgan" w:date="2025-12-02T00:07:00Z">
              <w:del w:id="584" w:author="Macon, Taydin Robert" w:date="2026-02-24T15:51:00Z" w16du:dateUtc="2026-02-24T23:51:00Z">
                <w:r w:rsidRPr="0396228E" w:rsidDel="0011731E">
                  <w:rPr>
                    <w:rFonts w:ascii="Aptos Narrow" w:eastAsia="Aptos Narrow" w:hAnsi="Aptos Narrow" w:cs="Aptos Narrow"/>
                    <w:color w:val="000000" w:themeColor="text1"/>
                    <w:sz w:val="16"/>
                    <w:szCs w:val="16"/>
                    <w:rPrChange w:id="585" w:author="Anderson, Riley Morgan" w:date="2025-12-02T00:08:00Z">
                      <w:rPr>
                        <w:rFonts w:ascii="Aptos Narrow" w:eastAsia="Aptos Narrow" w:hAnsi="Aptos Narrow" w:cs="Aptos Narrow"/>
                        <w:color w:val="000000" w:themeColor="text1"/>
                        <w:sz w:val="22"/>
                        <w:szCs w:val="22"/>
                      </w:rPr>
                    </w:rPrChange>
                  </w:rPr>
                  <w:delText>P</w:delText>
                </w:r>
              </w:del>
            </w:ins>
          </w:p>
        </w:tc>
        <w:tc>
          <w:tcPr>
            <w:tcW w:w="470" w:type="dxa"/>
            <w:gridSpan w:val="2"/>
            <w:tcBorders>
              <w:top w:val="nil"/>
              <w:left w:val="nil"/>
              <w:bottom w:val="nil"/>
              <w:right w:val="nil"/>
            </w:tcBorders>
            <w:tcMar>
              <w:top w:w="15" w:type="dxa"/>
              <w:left w:w="15" w:type="dxa"/>
              <w:right w:w="15" w:type="dxa"/>
            </w:tcMar>
            <w:vAlign w:val="bottom"/>
            <w:tcPrChange w:id="586" w:author="Macon, Taydin Robert" w:date="2026-02-24T15:54:00Z" w16du:dateUtc="2026-02-24T23:54:00Z">
              <w:tcPr>
                <w:tcW w:w="474" w:type="dxa"/>
                <w:gridSpan w:val="5"/>
                <w:tcBorders>
                  <w:top w:val="nil"/>
                  <w:left w:val="nil"/>
                  <w:bottom w:val="nil"/>
                  <w:right w:val="nil"/>
                </w:tcBorders>
                <w:tcMar>
                  <w:top w:w="15" w:type="dxa"/>
                  <w:left w:w="15" w:type="dxa"/>
                  <w:right w:w="15" w:type="dxa"/>
                </w:tcMar>
                <w:vAlign w:val="bottom"/>
              </w:tcPr>
            </w:tcPrChange>
          </w:tcPr>
          <w:p w14:paraId="23B2491C" w14:textId="055387A9" w:rsidR="0396228E" w:rsidDel="0011731E" w:rsidRDefault="0396228E">
            <w:pPr>
              <w:jc w:val="center"/>
              <w:rPr>
                <w:del w:id="587" w:author="Macon, Taydin Robert" w:date="2026-02-24T15:51:00Z" w16du:dateUtc="2026-02-24T23:51:00Z"/>
                <w:rFonts w:ascii="Aptos Narrow" w:eastAsia="Aptos Narrow" w:hAnsi="Aptos Narrow" w:cs="Aptos Narrow"/>
                <w:color w:val="000000" w:themeColor="text1"/>
                <w:sz w:val="16"/>
                <w:szCs w:val="16"/>
                <w:rPrChange w:id="588" w:author="Anderson, Riley Morgan" w:date="2025-12-02T00:08:00Z">
                  <w:rPr>
                    <w:del w:id="589" w:author="Macon, Taydin Robert" w:date="2026-02-24T15:51:00Z" w16du:dateUtc="2026-02-24T23:51:00Z"/>
                    <w:rFonts w:ascii="Aptos Narrow" w:eastAsia="Aptos Narrow" w:hAnsi="Aptos Narrow" w:cs="Aptos Narrow"/>
                    <w:color w:val="000000" w:themeColor="text1"/>
                    <w:sz w:val="22"/>
                    <w:szCs w:val="22"/>
                  </w:rPr>
                </w:rPrChange>
              </w:rPr>
              <w:pPrChange w:id="590" w:author="Anderson, Riley Morgan" w:date="2025-12-02T00:07:00Z">
                <w:pPr/>
              </w:pPrChange>
            </w:pPr>
            <w:ins w:id="591" w:author="Anderson, Riley Morgan" w:date="2025-12-02T00:07:00Z">
              <w:del w:id="592" w:author="Macon, Taydin Robert" w:date="2026-02-24T15:51:00Z" w16du:dateUtc="2026-02-24T23:51:00Z">
                <w:r w:rsidRPr="0396228E" w:rsidDel="0011731E">
                  <w:rPr>
                    <w:rFonts w:ascii="Aptos Narrow" w:eastAsia="Aptos Narrow" w:hAnsi="Aptos Narrow" w:cs="Aptos Narrow"/>
                    <w:color w:val="000000" w:themeColor="text1"/>
                    <w:sz w:val="16"/>
                    <w:szCs w:val="16"/>
                    <w:rPrChange w:id="593" w:author="Anderson, Riley Morgan" w:date="2025-12-02T00:08:00Z">
                      <w:rPr>
                        <w:rFonts w:ascii="Aptos Narrow" w:eastAsia="Aptos Narrow" w:hAnsi="Aptos Narrow" w:cs="Aptos Narrow"/>
                        <w:color w:val="000000" w:themeColor="text1"/>
                        <w:sz w:val="22"/>
                        <w:szCs w:val="22"/>
                      </w:rPr>
                    </w:rPrChange>
                  </w:rPr>
                  <w:delText>S</w:delText>
                </w:r>
              </w:del>
            </w:ins>
          </w:p>
        </w:tc>
        <w:tc>
          <w:tcPr>
            <w:tcW w:w="36" w:type="dxa"/>
            <w:tcBorders>
              <w:top w:val="nil"/>
              <w:left w:val="nil"/>
              <w:bottom w:val="nil"/>
              <w:right w:val="nil"/>
            </w:tcBorders>
            <w:tcMar>
              <w:top w:w="15" w:type="dxa"/>
              <w:left w:w="15" w:type="dxa"/>
              <w:right w:w="15" w:type="dxa"/>
            </w:tcMar>
            <w:vAlign w:val="bottom"/>
            <w:tcPrChange w:id="594" w:author="Macon, Taydin Robert" w:date="2026-02-24T15:54:00Z" w16du:dateUtc="2026-02-24T23:54:00Z">
              <w:tcPr>
                <w:tcW w:w="35" w:type="dxa"/>
                <w:tcBorders>
                  <w:top w:val="nil"/>
                  <w:left w:val="nil"/>
                  <w:bottom w:val="nil"/>
                  <w:right w:val="nil"/>
                </w:tcBorders>
                <w:tcMar>
                  <w:top w:w="15" w:type="dxa"/>
                  <w:left w:w="15" w:type="dxa"/>
                  <w:right w:w="15" w:type="dxa"/>
                </w:tcMar>
                <w:vAlign w:val="bottom"/>
              </w:tcPr>
            </w:tcPrChange>
          </w:tcPr>
          <w:p w14:paraId="68F9732D" w14:textId="70880B80" w:rsidR="0396228E" w:rsidDel="0011731E" w:rsidRDefault="0396228E" w:rsidP="0396228E">
            <w:pPr>
              <w:rPr>
                <w:del w:id="595" w:author="Macon, Taydin Robert" w:date="2026-02-24T15:51:00Z" w16du:dateUtc="2026-02-24T23:51:00Z"/>
                <w:sz w:val="18"/>
                <w:szCs w:val="18"/>
                <w:rPrChange w:id="596" w:author="Anderson, Riley Morgan" w:date="2025-12-02T00:08:00Z">
                  <w:rPr>
                    <w:del w:id="597" w:author="Macon, Taydin Robert" w:date="2026-02-24T15:51:00Z" w16du:dateUtc="2026-02-24T23:51:00Z"/>
                    <w:sz w:val="20"/>
                    <w:szCs w:val="20"/>
                  </w:rPr>
                </w:rPrChange>
              </w:rPr>
            </w:pPr>
          </w:p>
        </w:tc>
        <w:tc>
          <w:tcPr>
            <w:tcW w:w="487" w:type="dxa"/>
            <w:gridSpan w:val="2"/>
            <w:tcBorders>
              <w:top w:val="nil"/>
              <w:left w:val="nil"/>
              <w:bottom w:val="nil"/>
              <w:right w:val="nil"/>
            </w:tcBorders>
            <w:tcMar>
              <w:top w:w="15" w:type="dxa"/>
              <w:left w:w="15" w:type="dxa"/>
              <w:right w:w="15" w:type="dxa"/>
            </w:tcMar>
            <w:vAlign w:val="bottom"/>
            <w:tcPrChange w:id="598" w:author="Macon, Taydin Robert" w:date="2026-02-24T15:54:00Z" w16du:dateUtc="2026-02-24T23:54:00Z">
              <w:tcPr>
                <w:tcW w:w="413" w:type="dxa"/>
                <w:gridSpan w:val="3"/>
                <w:tcBorders>
                  <w:top w:val="nil"/>
                  <w:left w:val="nil"/>
                  <w:bottom w:val="nil"/>
                  <w:right w:val="nil"/>
                </w:tcBorders>
                <w:tcMar>
                  <w:top w:w="15" w:type="dxa"/>
                  <w:left w:w="15" w:type="dxa"/>
                  <w:right w:w="15" w:type="dxa"/>
                </w:tcMar>
                <w:vAlign w:val="bottom"/>
              </w:tcPr>
            </w:tcPrChange>
          </w:tcPr>
          <w:p w14:paraId="3514FAFE" w14:textId="38DC0F55" w:rsidR="0396228E" w:rsidDel="0011731E" w:rsidRDefault="0396228E">
            <w:pPr>
              <w:jc w:val="center"/>
              <w:rPr>
                <w:del w:id="599" w:author="Macon, Taydin Robert" w:date="2026-02-24T15:51:00Z" w16du:dateUtc="2026-02-24T23:51:00Z"/>
                <w:rFonts w:ascii="Aptos Narrow" w:eastAsia="Aptos Narrow" w:hAnsi="Aptos Narrow" w:cs="Aptos Narrow"/>
                <w:color w:val="000000" w:themeColor="text1"/>
                <w:sz w:val="16"/>
                <w:szCs w:val="16"/>
                <w:rPrChange w:id="600" w:author="Anderson, Riley Morgan" w:date="2025-12-02T00:08:00Z">
                  <w:rPr>
                    <w:del w:id="601" w:author="Macon, Taydin Robert" w:date="2026-02-24T15:51:00Z" w16du:dateUtc="2026-02-24T23:51:00Z"/>
                    <w:rFonts w:ascii="Aptos Narrow" w:eastAsia="Aptos Narrow" w:hAnsi="Aptos Narrow" w:cs="Aptos Narrow"/>
                    <w:color w:val="000000" w:themeColor="text1"/>
                    <w:sz w:val="22"/>
                    <w:szCs w:val="22"/>
                  </w:rPr>
                </w:rPrChange>
              </w:rPr>
              <w:pPrChange w:id="602" w:author="Anderson, Riley Morgan" w:date="2025-12-02T00:07:00Z">
                <w:pPr/>
              </w:pPrChange>
            </w:pPr>
            <w:ins w:id="603" w:author="Anderson, Riley Morgan" w:date="2025-12-02T00:07:00Z">
              <w:del w:id="604" w:author="Macon, Taydin Robert" w:date="2026-02-24T15:51:00Z" w16du:dateUtc="2026-02-24T23:51:00Z">
                <w:r w:rsidRPr="0396228E" w:rsidDel="0011731E">
                  <w:rPr>
                    <w:rFonts w:ascii="Aptos Narrow" w:eastAsia="Aptos Narrow" w:hAnsi="Aptos Narrow" w:cs="Aptos Narrow"/>
                    <w:color w:val="000000" w:themeColor="text1"/>
                    <w:sz w:val="16"/>
                    <w:szCs w:val="16"/>
                    <w:rPrChange w:id="605" w:author="Anderson, Riley Morgan" w:date="2025-12-02T00:08:00Z">
                      <w:rPr>
                        <w:rFonts w:ascii="Aptos Narrow" w:eastAsia="Aptos Narrow" w:hAnsi="Aptos Narrow" w:cs="Aptos Narrow"/>
                        <w:color w:val="000000" w:themeColor="text1"/>
                        <w:sz w:val="22"/>
                        <w:szCs w:val="22"/>
                      </w:rPr>
                    </w:rPrChange>
                  </w:rPr>
                  <w:delText>P</w:delText>
                </w:r>
              </w:del>
            </w:ins>
          </w:p>
        </w:tc>
        <w:tc>
          <w:tcPr>
            <w:tcW w:w="580" w:type="dxa"/>
            <w:gridSpan w:val="2"/>
            <w:tcBorders>
              <w:top w:val="nil"/>
              <w:left w:val="nil"/>
              <w:bottom w:val="nil"/>
              <w:right w:val="nil"/>
            </w:tcBorders>
            <w:tcMar>
              <w:top w:w="15" w:type="dxa"/>
              <w:left w:w="15" w:type="dxa"/>
              <w:right w:w="15" w:type="dxa"/>
            </w:tcMar>
            <w:vAlign w:val="bottom"/>
            <w:tcPrChange w:id="606" w:author="Macon, Taydin Robert" w:date="2026-02-24T15:54:00Z" w16du:dateUtc="2026-02-24T23:54:00Z">
              <w:tcPr>
                <w:tcW w:w="571" w:type="dxa"/>
                <w:gridSpan w:val="5"/>
                <w:tcBorders>
                  <w:top w:val="nil"/>
                  <w:left w:val="nil"/>
                  <w:bottom w:val="nil"/>
                  <w:right w:val="nil"/>
                </w:tcBorders>
                <w:tcMar>
                  <w:top w:w="15" w:type="dxa"/>
                  <w:left w:w="15" w:type="dxa"/>
                  <w:right w:w="15" w:type="dxa"/>
                </w:tcMar>
                <w:vAlign w:val="bottom"/>
              </w:tcPr>
            </w:tcPrChange>
          </w:tcPr>
          <w:p w14:paraId="0856D572" w14:textId="0CDA8649" w:rsidR="0396228E" w:rsidDel="0011731E" w:rsidRDefault="0396228E">
            <w:pPr>
              <w:jc w:val="center"/>
              <w:rPr>
                <w:del w:id="607" w:author="Macon, Taydin Robert" w:date="2026-02-24T15:51:00Z" w16du:dateUtc="2026-02-24T23:51:00Z"/>
                <w:rFonts w:ascii="Aptos Narrow" w:eastAsia="Aptos Narrow" w:hAnsi="Aptos Narrow" w:cs="Aptos Narrow"/>
                <w:color w:val="000000" w:themeColor="text1"/>
                <w:sz w:val="16"/>
                <w:szCs w:val="16"/>
                <w:rPrChange w:id="608" w:author="Anderson, Riley Morgan" w:date="2025-12-02T00:08:00Z">
                  <w:rPr>
                    <w:del w:id="609" w:author="Macon, Taydin Robert" w:date="2026-02-24T15:51:00Z" w16du:dateUtc="2026-02-24T23:51:00Z"/>
                    <w:rFonts w:ascii="Aptos Narrow" w:eastAsia="Aptos Narrow" w:hAnsi="Aptos Narrow" w:cs="Aptos Narrow"/>
                    <w:color w:val="000000" w:themeColor="text1"/>
                    <w:sz w:val="22"/>
                    <w:szCs w:val="22"/>
                  </w:rPr>
                </w:rPrChange>
              </w:rPr>
              <w:pPrChange w:id="610" w:author="Anderson, Riley Morgan" w:date="2025-12-02T00:07:00Z">
                <w:pPr/>
              </w:pPrChange>
            </w:pPr>
            <w:ins w:id="611" w:author="Anderson, Riley Morgan" w:date="2025-12-02T00:07:00Z">
              <w:del w:id="612" w:author="Macon, Taydin Robert" w:date="2026-02-24T15:51:00Z" w16du:dateUtc="2026-02-24T23:51:00Z">
                <w:r w:rsidRPr="0396228E" w:rsidDel="0011731E">
                  <w:rPr>
                    <w:rFonts w:ascii="Aptos Narrow" w:eastAsia="Aptos Narrow" w:hAnsi="Aptos Narrow" w:cs="Aptos Narrow"/>
                    <w:color w:val="000000" w:themeColor="text1"/>
                    <w:sz w:val="16"/>
                    <w:szCs w:val="16"/>
                    <w:rPrChange w:id="613" w:author="Anderson, Riley Morgan" w:date="2025-12-02T00:08:00Z">
                      <w:rPr>
                        <w:rFonts w:ascii="Aptos Narrow" w:eastAsia="Aptos Narrow" w:hAnsi="Aptos Narrow" w:cs="Aptos Narrow"/>
                        <w:color w:val="000000" w:themeColor="text1"/>
                        <w:sz w:val="22"/>
                        <w:szCs w:val="22"/>
                      </w:rPr>
                    </w:rPrChange>
                  </w:rPr>
                  <w:delText>S</w:delText>
                </w:r>
              </w:del>
            </w:ins>
          </w:p>
        </w:tc>
        <w:tc>
          <w:tcPr>
            <w:tcW w:w="50" w:type="dxa"/>
            <w:tcBorders>
              <w:top w:val="nil"/>
              <w:left w:val="nil"/>
              <w:bottom w:val="nil"/>
              <w:right w:val="nil"/>
            </w:tcBorders>
            <w:tcMar>
              <w:top w:w="15" w:type="dxa"/>
              <w:left w:w="15" w:type="dxa"/>
              <w:right w:w="15" w:type="dxa"/>
            </w:tcMar>
            <w:vAlign w:val="bottom"/>
            <w:tcPrChange w:id="614" w:author="Macon, Taydin Robert" w:date="2026-02-24T15:54:00Z" w16du:dateUtc="2026-02-24T23:54:00Z">
              <w:tcPr>
                <w:tcW w:w="43" w:type="dxa"/>
                <w:tcBorders>
                  <w:top w:val="nil"/>
                  <w:left w:val="nil"/>
                  <w:bottom w:val="nil"/>
                  <w:right w:val="nil"/>
                </w:tcBorders>
                <w:tcMar>
                  <w:top w:w="15" w:type="dxa"/>
                  <w:left w:w="15" w:type="dxa"/>
                  <w:right w:w="15" w:type="dxa"/>
                </w:tcMar>
                <w:vAlign w:val="bottom"/>
              </w:tcPr>
            </w:tcPrChange>
          </w:tcPr>
          <w:p w14:paraId="2CE57ECC" w14:textId="365E5DAF" w:rsidR="0396228E" w:rsidDel="0011731E" w:rsidRDefault="0396228E" w:rsidP="0396228E">
            <w:pPr>
              <w:rPr>
                <w:del w:id="615" w:author="Macon, Taydin Robert" w:date="2026-02-24T15:51:00Z" w16du:dateUtc="2026-02-24T23:51:00Z"/>
                <w:sz w:val="18"/>
                <w:szCs w:val="18"/>
                <w:rPrChange w:id="616" w:author="Anderson, Riley Morgan" w:date="2025-12-02T00:08:00Z">
                  <w:rPr>
                    <w:del w:id="617" w:author="Macon, Taydin Robert" w:date="2026-02-24T15:51:00Z" w16du:dateUtc="2026-02-24T23:51:00Z"/>
                    <w:sz w:val="20"/>
                    <w:szCs w:val="20"/>
                  </w:rPr>
                </w:rPrChange>
              </w:rPr>
            </w:pPr>
          </w:p>
        </w:tc>
        <w:tc>
          <w:tcPr>
            <w:tcW w:w="552" w:type="dxa"/>
            <w:gridSpan w:val="2"/>
            <w:tcBorders>
              <w:top w:val="nil"/>
              <w:left w:val="nil"/>
              <w:bottom w:val="nil"/>
              <w:right w:val="nil"/>
            </w:tcBorders>
            <w:tcMar>
              <w:top w:w="15" w:type="dxa"/>
              <w:left w:w="15" w:type="dxa"/>
              <w:right w:w="15" w:type="dxa"/>
            </w:tcMar>
            <w:vAlign w:val="bottom"/>
            <w:tcPrChange w:id="618" w:author="Macon, Taydin Robert" w:date="2026-02-24T15:54:00Z" w16du:dateUtc="2026-02-24T23:54:00Z">
              <w:tcPr>
                <w:tcW w:w="453" w:type="dxa"/>
                <w:gridSpan w:val="3"/>
                <w:tcBorders>
                  <w:top w:val="nil"/>
                  <w:left w:val="nil"/>
                  <w:bottom w:val="nil"/>
                  <w:right w:val="nil"/>
                </w:tcBorders>
                <w:tcMar>
                  <w:top w:w="15" w:type="dxa"/>
                  <w:left w:w="15" w:type="dxa"/>
                  <w:right w:w="15" w:type="dxa"/>
                </w:tcMar>
                <w:vAlign w:val="bottom"/>
              </w:tcPr>
            </w:tcPrChange>
          </w:tcPr>
          <w:p w14:paraId="612A4FDC" w14:textId="0395B809" w:rsidR="0396228E" w:rsidDel="0011731E" w:rsidRDefault="0396228E">
            <w:pPr>
              <w:jc w:val="center"/>
              <w:rPr>
                <w:del w:id="619" w:author="Macon, Taydin Robert" w:date="2026-02-24T15:51:00Z" w16du:dateUtc="2026-02-24T23:51:00Z"/>
                <w:rFonts w:ascii="Aptos Narrow" w:eastAsia="Aptos Narrow" w:hAnsi="Aptos Narrow" w:cs="Aptos Narrow"/>
                <w:color w:val="000000" w:themeColor="text1"/>
                <w:sz w:val="16"/>
                <w:szCs w:val="16"/>
                <w:rPrChange w:id="620" w:author="Anderson, Riley Morgan" w:date="2025-12-02T00:08:00Z">
                  <w:rPr>
                    <w:del w:id="621" w:author="Macon, Taydin Robert" w:date="2026-02-24T15:51:00Z" w16du:dateUtc="2026-02-24T23:51:00Z"/>
                    <w:rFonts w:ascii="Aptos Narrow" w:eastAsia="Aptos Narrow" w:hAnsi="Aptos Narrow" w:cs="Aptos Narrow"/>
                    <w:color w:val="000000" w:themeColor="text1"/>
                    <w:sz w:val="22"/>
                    <w:szCs w:val="22"/>
                  </w:rPr>
                </w:rPrChange>
              </w:rPr>
              <w:pPrChange w:id="622" w:author="Anderson, Riley Morgan" w:date="2025-12-02T00:07:00Z">
                <w:pPr/>
              </w:pPrChange>
            </w:pPr>
            <w:ins w:id="623" w:author="Anderson, Riley Morgan" w:date="2025-12-02T00:07:00Z">
              <w:del w:id="624" w:author="Macon, Taydin Robert" w:date="2026-02-24T15:51:00Z" w16du:dateUtc="2026-02-24T23:51:00Z">
                <w:r w:rsidRPr="0396228E" w:rsidDel="0011731E">
                  <w:rPr>
                    <w:rFonts w:ascii="Aptos Narrow" w:eastAsia="Aptos Narrow" w:hAnsi="Aptos Narrow" w:cs="Aptos Narrow"/>
                    <w:color w:val="000000" w:themeColor="text1"/>
                    <w:sz w:val="16"/>
                    <w:szCs w:val="16"/>
                    <w:rPrChange w:id="625" w:author="Anderson, Riley Morgan" w:date="2025-12-02T00:08:00Z">
                      <w:rPr>
                        <w:rFonts w:ascii="Aptos Narrow" w:eastAsia="Aptos Narrow" w:hAnsi="Aptos Narrow" w:cs="Aptos Narrow"/>
                        <w:color w:val="000000" w:themeColor="text1"/>
                        <w:sz w:val="22"/>
                        <w:szCs w:val="22"/>
                      </w:rPr>
                    </w:rPrChange>
                  </w:rPr>
                  <w:delText>P</w:delText>
                </w:r>
              </w:del>
            </w:ins>
          </w:p>
        </w:tc>
        <w:tc>
          <w:tcPr>
            <w:tcW w:w="619" w:type="dxa"/>
            <w:gridSpan w:val="2"/>
            <w:tcBorders>
              <w:top w:val="nil"/>
              <w:left w:val="nil"/>
              <w:bottom w:val="nil"/>
              <w:right w:val="nil"/>
            </w:tcBorders>
            <w:tcMar>
              <w:top w:w="15" w:type="dxa"/>
              <w:left w:w="15" w:type="dxa"/>
              <w:right w:w="15" w:type="dxa"/>
            </w:tcMar>
            <w:vAlign w:val="bottom"/>
            <w:tcPrChange w:id="626" w:author="Macon, Taydin Robert" w:date="2026-02-24T15:54:00Z" w16du:dateUtc="2026-02-24T23:54:00Z">
              <w:tcPr>
                <w:tcW w:w="594" w:type="dxa"/>
                <w:gridSpan w:val="5"/>
                <w:tcBorders>
                  <w:top w:val="nil"/>
                  <w:left w:val="nil"/>
                  <w:bottom w:val="nil"/>
                  <w:right w:val="nil"/>
                </w:tcBorders>
                <w:tcMar>
                  <w:top w:w="15" w:type="dxa"/>
                  <w:left w:w="15" w:type="dxa"/>
                  <w:right w:w="15" w:type="dxa"/>
                </w:tcMar>
                <w:vAlign w:val="bottom"/>
              </w:tcPr>
            </w:tcPrChange>
          </w:tcPr>
          <w:p w14:paraId="4D274F37" w14:textId="27B61672" w:rsidR="0396228E" w:rsidDel="0011731E" w:rsidRDefault="0396228E">
            <w:pPr>
              <w:jc w:val="center"/>
              <w:rPr>
                <w:del w:id="627" w:author="Macon, Taydin Robert" w:date="2026-02-24T15:51:00Z" w16du:dateUtc="2026-02-24T23:51:00Z"/>
                <w:rFonts w:ascii="Aptos Narrow" w:eastAsia="Aptos Narrow" w:hAnsi="Aptos Narrow" w:cs="Aptos Narrow"/>
                <w:color w:val="000000" w:themeColor="text1"/>
                <w:sz w:val="16"/>
                <w:szCs w:val="16"/>
                <w:rPrChange w:id="628" w:author="Anderson, Riley Morgan" w:date="2025-12-02T00:08:00Z">
                  <w:rPr>
                    <w:del w:id="629" w:author="Macon, Taydin Robert" w:date="2026-02-24T15:51:00Z" w16du:dateUtc="2026-02-24T23:51:00Z"/>
                    <w:rFonts w:ascii="Aptos Narrow" w:eastAsia="Aptos Narrow" w:hAnsi="Aptos Narrow" w:cs="Aptos Narrow"/>
                    <w:color w:val="000000" w:themeColor="text1"/>
                    <w:sz w:val="22"/>
                    <w:szCs w:val="22"/>
                  </w:rPr>
                </w:rPrChange>
              </w:rPr>
              <w:pPrChange w:id="630" w:author="Anderson, Riley Morgan" w:date="2025-12-02T00:07:00Z">
                <w:pPr/>
              </w:pPrChange>
            </w:pPr>
            <w:ins w:id="631" w:author="Anderson, Riley Morgan" w:date="2025-12-02T00:07:00Z">
              <w:del w:id="632" w:author="Macon, Taydin Robert" w:date="2026-02-24T15:51:00Z" w16du:dateUtc="2026-02-24T23:51:00Z">
                <w:r w:rsidRPr="0396228E" w:rsidDel="0011731E">
                  <w:rPr>
                    <w:rFonts w:ascii="Aptos Narrow" w:eastAsia="Aptos Narrow" w:hAnsi="Aptos Narrow" w:cs="Aptos Narrow"/>
                    <w:color w:val="000000" w:themeColor="text1"/>
                    <w:sz w:val="16"/>
                    <w:szCs w:val="16"/>
                    <w:rPrChange w:id="633" w:author="Anderson, Riley Morgan" w:date="2025-12-02T00:08:00Z">
                      <w:rPr>
                        <w:rFonts w:ascii="Aptos Narrow" w:eastAsia="Aptos Narrow" w:hAnsi="Aptos Narrow" w:cs="Aptos Narrow"/>
                        <w:color w:val="000000" w:themeColor="text1"/>
                        <w:sz w:val="22"/>
                        <w:szCs w:val="22"/>
                      </w:rPr>
                    </w:rPrChange>
                  </w:rPr>
                  <w:delText>S</w:delText>
                </w:r>
              </w:del>
            </w:ins>
          </w:p>
        </w:tc>
        <w:tc>
          <w:tcPr>
            <w:tcW w:w="45" w:type="dxa"/>
            <w:tcBorders>
              <w:top w:val="nil"/>
              <w:left w:val="nil"/>
              <w:bottom w:val="nil"/>
              <w:right w:val="nil"/>
            </w:tcBorders>
            <w:tcMar>
              <w:top w:w="15" w:type="dxa"/>
              <w:left w:w="15" w:type="dxa"/>
              <w:right w:w="15" w:type="dxa"/>
            </w:tcMar>
            <w:vAlign w:val="bottom"/>
            <w:tcPrChange w:id="634"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01F1DEF8" w14:textId="0F87E77D" w:rsidR="0396228E" w:rsidDel="0011731E" w:rsidRDefault="0396228E" w:rsidP="0396228E">
            <w:pPr>
              <w:rPr>
                <w:del w:id="635" w:author="Macon, Taydin Robert" w:date="2026-02-24T15:51:00Z" w16du:dateUtc="2026-02-24T23:51:00Z"/>
                <w:sz w:val="18"/>
                <w:szCs w:val="18"/>
                <w:rPrChange w:id="636" w:author="Anderson, Riley Morgan" w:date="2025-12-02T00:08:00Z">
                  <w:rPr>
                    <w:del w:id="637" w:author="Macon, Taydin Robert" w:date="2026-02-24T15:51:00Z" w16du:dateUtc="2026-02-24T23:51:00Z"/>
                    <w:sz w:val="20"/>
                    <w:szCs w:val="20"/>
                  </w:rPr>
                </w:rPrChange>
              </w:rPr>
            </w:pPr>
          </w:p>
        </w:tc>
        <w:tc>
          <w:tcPr>
            <w:tcW w:w="515" w:type="dxa"/>
            <w:gridSpan w:val="2"/>
            <w:tcBorders>
              <w:top w:val="nil"/>
              <w:left w:val="nil"/>
              <w:bottom w:val="nil"/>
              <w:right w:val="nil"/>
            </w:tcBorders>
            <w:tcMar>
              <w:top w:w="15" w:type="dxa"/>
              <w:left w:w="15" w:type="dxa"/>
              <w:right w:w="15" w:type="dxa"/>
            </w:tcMar>
            <w:vAlign w:val="bottom"/>
            <w:tcPrChange w:id="638" w:author="Macon, Taydin Robert" w:date="2026-02-24T15:54:00Z" w16du:dateUtc="2026-02-24T23:54:00Z">
              <w:tcPr>
                <w:tcW w:w="428" w:type="dxa"/>
                <w:gridSpan w:val="3"/>
                <w:tcBorders>
                  <w:top w:val="nil"/>
                  <w:left w:val="nil"/>
                  <w:bottom w:val="nil"/>
                  <w:right w:val="nil"/>
                </w:tcBorders>
                <w:tcMar>
                  <w:top w:w="15" w:type="dxa"/>
                  <w:left w:w="15" w:type="dxa"/>
                  <w:right w:w="15" w:type="dxa"/>
                </w:tcMar>
                <w:vAlign w:val="bottom"/>
              </w:tcPr>
            </w:tcPrChange>
          </w:tcPr>
          <w:p w14:paraId="2298DF74" w14:textId="7F07F853" w:rsidR="0396228E" w:rsidDel="0011731E" w:rsidRDefault="0396228E">
            <w:pPr>
              <w:jc w:val="center"/>
              <w:rPr>
                <w:del w:id="639" w:author="Macon, Taydin Robert" w:date="2026-02-24T15:51:00Z" w16du:dateUtc="2026-02-24T23:51:00Z"/>
                <w:rFonts w:ascii="Aptos Narrow" w:eastAsia="Aptos Narrow" w:hAnsi="Aptos Narrow" w:cs="Aptos Narrow"/>
                <w:color w:val="000000" w:themeColor="text1"/>
                <w:sz w:val="16"/>
                <w:szCs w:val="16"/>
                <w:rPrChange w:id="640" w:author="Anderson, Riley Morgan" w:date="2025-12-02T00:08:00Z">
                  <w:rPr>
                    <w:del w:id="641" w:author="Macon, Taydin Robert" w:date="2026-02-24T15:51:00Z" w16du:dateUtc="2026-02-24T23:51:00Z"/>
                    <w:rFonts w:ascii="Aptos Narrow" w:eastAsia="Aptos Narrow" w:hAnsi="Aptos Narrow" w:cs="Aptos Narrow"/>
                    <w:color w:val="000000" w:themeColor="text1"/>
                    <w:sz w:val="22"/>
                    <w:szCs w:val="22"/>
                  </w:rPr>
                </w:rPrChange>
              </w:rPr>
              <w:pPrChange w:id="642" w:author="Anderson, Riley Morgan" w:date="2025-12-02T00:07:00Z">
                <w:pPr/>
              </w:pPrChange>
            </w:pPr>
            <w:ins w:id="643" w:author="Anderson, Riley Morgan" w:date="2025-12-02T00:07:00Z">
              <w:del w:id="644" w:author="Macon, Taydin Robert" w:date="2026-02-24T15:51:00Z" w16du:dateUtc="2026-02-24T23:51:00Z">
                <w:r w:rsidRPr="0396228E" w:rsidDel="0011731E">
                  <w:rPr>
                    <w:rFonts w:ascii="Aptos Narrow" w:eastAsia="Aptos Narrow" w:hAnsi="Aptos Narrow" w:cs="Aptos Narrow"/>
                    <w:color w:val="000000" w:themeColor="text1"/>
                    <w:sz w:val="16"/>
                    <w:szCs w:val="16"/>
                    <w:rPrChange w:id="645" w:author="Anderson, Riley Morgan" w:date="2025-12-02T00:08:00Z">
                      <w:rPr>
                        <w:rFonts w:ascii="Aptos Narrow" w:eastAsia="Aptos Narrow" w:hAnsi="Aptos Narrow" w:cs="Aptos Narrow"/>
                        <w:color w:val="000000" w:themeColor="text1"/>
                        <w:sz w:val="22"/>
                        <w:szCs w:val="22"/>
                      </w:rPr>
                    </w:rPrChange>
                  </w:rPr>
                  <w:delText>P</w:delText>
                </w:r>
              </w:del>
            </w:ins>
          </w:p>
        </w:tc>
        <w:tc>
          <w:tcPr>
            <w:tcW w:w="721" w:type="dxa"/>
            <w:gridSpan w:val="2"/>
            <w:tcBorders>
              <w:top w:val="nil"/>
              <w:left w:val="nil"/>
              <w:bottom w:val="nil"/>
              <w:right w:val="nil"/>
            </w:tcBorders>
            <w:tcMar>
              <w:top w:w="15" w:type="dxa"/>
              <w:left w:w="15" w:type="dxa"/>
              <w:right w:w="15" w:type="dxa"/>
            </w:tcMar>
            <w:vAlign w:val="bottom"/>
            <w:tcPrChange w:id="646" w:author="Macon, Taydin Robert" w:date="2026-02-24T15:54:00Z" w16du:dateUtc="2026-02-24T23:54:00Z">
              <w:tcPr>
                <w:tcW w:w="631" w:type="dxa"/>
                <w:gridSpan w:val="4"/>
                <w:tcBorders>
                  <w:top w:val="nil"/>
                  <w:left w:val="nil"/>
                  <w:bottom w:val="nil"/>
                  <w:right w:val="nil"/>
                </w:tcBorders>
                <w:tcMar>
                  <w:top w:w="15" w:type="dxa"/>
                  <w:left w:w="15" w:type="dxa"/>
                  <w:right w:w="15" w:type="dxa"/>
                </w:tcMar>
                <w:vAlign w:val="bottom"/>
              </w:tcPr>
            </w:tcPrChange>
          </w:tcPr>
          <w:p w14:paraId="74A3B408" w14:textId="6101606D" w:rsidR="0396228E" w:rsidDel="0011731E" w:rsidRDefault="0396228E">
            <w:pPr>
              <w:jc w:val="center"/>
              <w:rPr>
                <w:del w:id="647" w:author="Macon, Taydin Robert" w:date="2026-02-24T15:51:00Z" w16du:dateUtc="2026-02-24T23:51:00Z"/>
                <w:rFonts w:ascii="Aptos Narrow" w:eastAsia="Aptos Narrow" w:hAnsi="Aptos Narrow" w:cs="Aptos Narrow"/>
                <w:color w:val="000000" w:themeColor="text1"/>
                <w:sz w:val="16"/>
                <w:szCs w:val="16"/>
                <w:rPrChange w:id="648" w:author="Anderson, Riley Morgan" w:date="2025-12-02T00:08:00Z">
                  <w:rPr>
                    <w:del w:id="649" w:author="Macon, Taydin Robert" w:date="2026-02-24T15:51:00Z" w16du:dateUtc="2026-02-24T23:51:00Z"/>
                    <w:rFonts w:ascii="Aptos Narrow" w:eastAsia="Aptos Narrow" w:hAnsi="Aptos Narrow" w:cs="Aptos Narrow"/>
                    <w:color w:val="000000" w:themeColor="text1"/>
                    <w:sz w:val="22"/>
                    <w:szCs w:val="22"/>
                  </w:rPr>
                </w:rPrChange>
              </w:rPr>
              <w:pPrChange w:id="650" w:author="Anderson, Riley Morgan" w:date="2025-12-02T00:07:00Z">
                <w:pPr/>
              </w:pPrChange>
            </w:pPr>
            <w:ins w:id="651" w:author="Anderson, Riley Morgan" w:date="2025-12-02T00:07:00Z">
              <w:del w:id="652" w:author="Macon, Taydin Robert" w:date="2026-02-24T15:51:00Z" w16du:dateUtc="2026-02-24T23:51:00Z">
                <w:r w:rsidRPr="0396228E" w:rsidDel="0011731E">
                  <w:rPr>
                    <w:rFonts w:ascii="Aptos Narrow" w:eastAsia="Aptos Narrow" w:hAnsi="Aptos Narrow" w:cs="Aptos Narrow"/>
                    <w:color w:val="000000" w:themeColor="text1"/>
                    <w:sz w:val="16"/>
                    <w:szCs w:val="16"/>
                    <w:rPrChange w:id="653" w:author="Anderson, Riley Morgan" w:date="2025-12-02T00:08:00Z">
                      <w:rPr>
                        <w:rFonts w:ascii="Aptos Narrow" w:eastAsia="Aptos Narrow" w:hAnsi="Aptos Narrow" w:cs="Aptos Narrow"/>
                        <w:color w:val="000000" w:themeColor="text1"/>
                        <w:sz w:val="22"/>
                        <w:szCs w:val="22"/>
                      </w:rPr>
                    </w:rPrChange>
                  </w:rPr>
                  <w:delText>S</w:delText>
                </w:r>
              </w:del>
            </w:ins>
          </w:p>
        </w:tc>
        <w:tc>
          <w:tcPr>
            <w:tcW w:w="265" w:type="dxa"/>
            <w:gridSpan w:val="2"/>
            <w:tcBorders>
              <w:top w:val="nil"/>
              <w:left w:val="nil"/>
              <w:bottom w:val="nil"/>
              <w:right w:val="nil"/>
            </w:tcBorders>
            <w:tcMar>
              <w:top w:w="15" w:type="dxa"/>
              <w:left w:w="15" w:type="dxa"/>
              <w:right w:w="15" w:type="dxa"/>
            </w:tcMar>
            <w:vAlign w:val="bottom"/>
            <w:tcPrChange w:id="654" w:author="Macon, Taydin Robert" w:date="2026-02-24T15:54:00Z" w16du:dateUtc="2026-02-24T23:54:00Z">
              <w:tcPr>
                <w:tcW w:w="309" w:type="dxa"/>
                <w:gridSpan w:val="4"/>
                <w:tcBorders>
                  <w:top w:val="nil"/>
                  <w:left w:val="nil"/>
                  <w:bottom w:val="nil"/>
                  <w:right w:val="nil"/>
                </w:tcBorders>
                <w:tcMar>
                  <w:top w:w="15" w:type="dxa"/>
                  <w:left w:w="15" w:type="dxa"/>
                  <w:right w:w="15" w:type="dxa"/>
                </w:tcMar>
                <w:vAlign w:val="bottom"/>
              </w:tcPr>
            </w:tcPrChange>
          </w:tcPr>
          <w:p w14:paraId="34CAF701" w14:textId="0CDD1655" w:rsidR="0396228E" w:rsidDel="0011731E" w:rsidRDefault="0396228E" w:rsidP="0396228E">
            <w:pPr>
              <w:rPr>
                <w:del w:id="655" w:author="Macon, Taydin Robert" w:date="2026-02-24T15:51:00Z" w16du:dateUtc="2026-02-24T23:51:00Z"/>
                <w:sz w:val="18"/>
                <w:szCs w:val="18"/>
                <w:rPrChange w:id="656" w:author="Anderson, Riley Morgan" w:date="2025-12-02T00:08:00Z">
                  <w:rPr>
                    <w:del w:id="657" w:author="Macon, Taydin Robert" w:date="2026-02-24T15:51:00Z" w16du:dateUtc="2026-02-24T23:51:00Z"/>
                    <w:sz w:val="20"/>
                    <w:szCs w:val="20"/>
                  </w:rPr>
                </w:rPrChange>
              </w:rPr>
            </w:pPr>
          </w:p>
        </w:tc>
        <w:tc>
          <w:tcPr>
            <w:tcW w:w="502" w:type="dxa"/>
            <w:tcBorders>
              <w:top w:val="nil"/>
              <w:left w:val="nil"/>
              <w:bottom w:val="nil"/>
              <w:right w:val="nil"/>
            </w:tcBorders>
            <w:tcMar>
              <w:top w:w="15" w:type="dxa"/>
              <w:left w:w="15" w:type="dxa"/>
              <w:right w:w="15" w:type="dxa"/>
            </w:tcMar>
            <w:vAlign w:val="bottom"/>
            <w:tcPrChange w:id="658" w:author="Macon, Taydin Robert" w:date="2026-02-24T15:54:00Z" w16du:dateUtc="2026-02-24T23:54:00Z">
              <w:tcPr>
                <w:tcW w:w="371" w:type="dxa"/>
                <w:tcBorders>
                  <w:top w:val="nil"/>
                  <w:left w:val="nil"/>
                  <w:bottom w:val="nil"/>
                  <w:right w:val="nil"/>
                </w:tcBorders>
                <w:tcMar>
                  <w:top w:w="15" w:type="dxa"/>
                  <w:left w:w="15" w:type="dxa"/>
                  <w:right w:w="15" w:type="dxa"/>
                </w:tcMar>
                <w:vAlign w:val="bottom"/>
              </w:tcPr>
            </w:tcPrChange>
          </w:tcPr>
          <w:p w14:paraId="219D7C42" w14:textId="79A969C0" w:rsidR="0396228E" w:rsidDel="0011731E" w:rsidRDefault="0396228E">
            <w:pPr>
              <w:jc w:val="center"/>
              <w:rPr>
                <w:del w:id="659" w:author="Macon, Taydin Robert" w:date="2026-02-24T15:51:00Z" w16du:dateUtc="2026-02-24T23:51:00Z"/>
                <w:rFonts w:ascii="Aptos Narrow" w:eastAsia="Aptos Narrow" w:hAnsi="Aptos Narrow" w:cs="Aptos Narrow"/>
                <w:color w:val="000000" w:themeColor="text1"/>
                <w:sz w:val="16"/>
                <w:szCs w:val="16"/>
                <w:rPrChange w:id="660" w:author="Anderson, Riley Morgan" w:date="2025-12-02T00:08:00Z">
                  <w:rPr>
                    <w:del w:id="661" w:author="Macon, Taydin Robert" w:date="2026-02-24T15:51:00Z" w16du:dateUtc="2026-02-24T23:51:00Z"/>
                    <w:rFonts w:ascii="Aptos Narrow" w:eastAsia="Aptos Narrow" w:hAnsi="Aptos Narrow" w:cs="Aptos Narrow"/>
                    <w:color w:val="000000" w:themeColor="text1"/>
                    <w:sz w:val="22"/>
                    <w:szCs w:val="22"/>
                  </w:rPr>
                </w:rPrChange>
              </w:rPr>
              <w:pPrChange w:id="662" w:author="Anderson, Riley Morgan" w:date="2025-12-02T00:07:00Z">
                <w:pPr/>
              </w:pPrChange>
            </w:pPr>
            <w:ins w:id="663" w:author="Anderson, Riley Morgan" w:date="2025-12-02T00:07:00Z">
              <w:del w:id="664" w:author="Macon, Taydin Robert" w:date="2026-02-24T15:51:00Z" w16du:dateUtc="2026-02-24T23:51:00Z">
                <w:r w:rsidRPr="0396228E" w:rsidDel="0011731E">
                  <w:rPr>
                    <w:rFonts w:ascii="Aptos Narrow" w:eastAsia="Aptos Narrow" w:hAnsi="Aptos Narrow" w:cs="Aptos Narrow"/>
                    <w:color w:val="000000" w:themeColor="text1"/>
                    <w:sz w:val="16"/>
                    <w:szCs w:val="16"/>
                    <w:rPrChange w:id="665" w:author="Anderson, Riley Morgan" w:date="2025-12-02T00:08:00Z">
                      <w:rPr>
                        <w:rFonts w:ascii="Aptos Narrow" w:eastAsia="Aptos Narrow" w:hAnsi="Aptos Narrow" w:cs="Aptos Narrow"/>
                        <w:color w:val="000000" w:themeColor="text1"/>
                        <w:sz w:val="22"/>
                        <w:szCs w:val="22"/>
                      </w:rPr>
                    </w:rPrChange>
                  </w:rPr>
                  <w:delText>P</w:delText>
                </w:r>
              </w:del>
            </w:ins>
          </w:p>
        </w:tc>
        <w:tc>
          <w:tcPr>
            <w:tcW w:w="503" w:type="dxa"/>
            <w:gridSpan w:val="2"/>
            <w:tcBorders>
              <w:top w:val="nil"/>
              <w:left w:val="nil"/>
              <w:bottom w:val="nil"/>
              <w:right w:val="nil"/>
            </w:tcBorders>
            <w:tcMar>
              <w:top w:w="15" w:type="dxa"/>
              <w:left w:w="15" w:type="dxa"/>
              <w:right w:w="15" w:type="dxa"/>
            </w:tcMar>
            <w:vAlign w:val="bottom"/>
            <w:tcPrChange w:id="666" w:author="Macon, Taydin Robert" w:date="2026-02-24T15:54:00Z" w16du:dateUtc="2026-02-24T23:54:00Z">
              <w:tcPr>
                <w:tcW w:w="694" w:type="dxa"/>
                <w:gridSpan w:val="4"/>
                <w:tcBorders>
                  <w:top w:val="nil"/>
                  <w:left w:val="nil"/>
                  <w:bottom w:val="nil"/>
                  <w:right w:val="nil"/>
                </w:tcBorders>
                <w:tcMar>
                  <w:top w:w="15" w:type="dxa"/>
                  <w:left w:w="15" w:type="dxa"/>
                  <w:right w:w="15" w:type="dxa"/>
                </w:tcMar>
                <w:vAlign w:val="bottom"/>
              </w:tcPr>
            </w:tcPrChange>
          </w:tcPr>
          <w:p w14:paraId="16EF4BEA" w14:textId="19D15F16" w:rsidR="0396228E" w:rsidDel="0011731E" w:rsidRDefault="0396228E">
            <w:pPr>
              <w:jc w:val="center"/>
              <w:rPr>
                <w:del w:id="667" w:author="Macon, Taydin Robert" w:date="2026-02-24T15:51:00Z" w16du:dateUtc="2026-02-24T23:51:00Z"/>
                <w:rFonts w:ascii="Aptos Narrow" w:eastAsia="Aptos Narrow" w:hAnsi="Aptos Narrow" w:cs="Aptos Narrow"/>
                <w:color w:val="000000" w:themeColor="text1"/>
                <w:sz w:val="16"/>
                <w:szCs w:val="16"/>
                <w:rPrChange w:id="668" w:author="Anderson, Riley Morgan" w:date="2025-12-02T00:08:00Z">
                  <w:rPr>
                    <w:del w:id="669" w:author="Macon, Taydin Robert" w:date="2026-02-24T15:51:00Z" w16du:dateUtc="2026-02-24T23:51:00Z"/>
                    <w:rFonts w:ascii="Aptos Narrow" w:eastAsia="Aptos Narrow" w:hAnsi="Aptos Narrow" w:cs="Aptos Narrow"/>
                    <w:color w:val="000000" w:themeColor="text1"/>
                    <w:sz w:val="22"/>
                    <w:szCs w:val="22"/>
                  </w:rPr>
                </w:rPrChange>
              </w:rPr>
              <w:pPrChange w:id="670" w:author="Anderson, Riley Morgan" w:date="2025-12-02T00:07:00Z">
                <w:pPr/>
              </w:pPrChange>
            </w:pPr>
            <w:ins w:id="671" w:author="Anderson, Riley Morgan" w:date="2025-12-02T00:07:00Z">
              <w:del w:id="672" w:author="Macon, Taydin Robert" w:date="2026-02-24T15:51:00Z" w16du:dateUtc="2026-02-24T23:51:00Z">
                <w:r w:rsidRPr="0396228E" w:rsidDel="0011731E">
                  <w:rPr>
                    <w:rFonts w:ascii="Aptos Narrow" w:eastAsia="Aptos Narrow" w:hAnsi="Aptos Narrow" w:cs="Aptos Narrow"/>
                    <w:color w:val="000000" w:themeColor="text1"/>
                    <w:sz w:val="16"/>
                    <w:szCs w:val="16"/>
                    <w:rPrChange w:id="673" w:author="Anderson, Riley Morgan" w:date="2025-12-02T00:08:00Z">
                      <w:rPr>
                        <w:rFonts w:ascii="Aptos Narrow" w:eastAsia="Aptos Narrow" w:hAnsi="Aptos Narrow" w:cs="Aptos Narrow"/>
                        <w:color w:val="000000" w:themeColor="text1"/>
                        <w:sz w:val="22"/>
                        <w:szCs w:val="22"/>
                      </w:rPr>
                    </w:rPrChange>
                  </w:rPr>
                  <w:delText>S</w:delText>
                </w:r>
              </w:del>
            </w:ins>
          </w:p>
        </w:tc>
      </w:tr>
      <w:tr w:rsidR="0011731E" w:rsidDel="0011731E" w14:paraId="4708AA15" w14:textId="252DB2DE" w:rsidTr="0011731E">
        <w:trPr>
          <w:trHeight w:val="285"/>
          <w:ins w:id="674" w:author="Anderson, Riley Morgan" w:date="2025-12-02T00:07:00Z"/>
          <w:del w:id="675" w:author="Macon, Taydin Robert" w:date="2026-02-24T15:51:00Z"/>
          <w:trPrChange w:id="676" w:author="Macon, Taydin Robert" w:date="2026-02-24T15:54:00Z" w16du:dateUtc="2026-02-24T23:54:00Z">
            <w:trPr>
              <w:gridBefore w:val="1"/>
              <w:trHeight w:val="285"/>
            </w:trPr>
          </w:trPrChange>
        </w:trPr>
        <w:tc>
          <w:tcPr>
            <w:tcW w:w="722" w:type="dxa"/>
            <w:gridSpan w:val="2"/>
            <w:tcBorders>
              <w:top w:val="nil"/>
              <w:left w:val="nil"/>
              <w:bottom w:val="nil"/>
              <w:right w:val="nil"/>
            </w:tcBorders>
            <w:tcMar>
              <w:top w:w="15" w:type="dxa"/>
              <w:left w:w="15" w:type="dxa"/>
              <w:right w:w="15" w:type="dxa"/>
            </w:tcMar>
            <w:vAlign w:val="bottom"/>
            <w:tcPrChange w:id="677" w:author="Macon, Taydin Robert" w:date="2026-02-24T15:54:00Z" w16du:dateUtc="2026-02-24T23:54:00Z">
              <w:tcPr>
                <w:tcW w:w="627" w:type="dxa"/>
                <w:gridSpan w:val="4"/>
                <w:tcBorders>
                  <w:top w:val="nil"/>
                  <w:left w:val="nil"/>
                  <w:bottom w:val="nil"/>
                  <w:right w:val="nil"/>
                </w:tcBorders>
                <w:tcMar>
                  <w:top w:w="15" w:type="dxa"/>
                  <w:left w:w="15" w:type="dxa"/>
                  <w:right w:w="15" w:type="dxa"/>
                </w:tcMar>
                <w:vAlign w:val="bottom"/>
              </w:tcPr>
            </w:tcPrChange>
          </w:tcPr>
          <w:p w14:paraId="3369162A" w14:textId="2FBE9069" w:rsidR="0396228E" w:rsidDel="0011731E" w:rsidRDefault="0396228E">
            <w:pPr>
              <w:rPr>
                <w:del w:id="678" w:author="Macon, Taydin Robert" w:date="2026-02-24T15:51:00Z" w16du:dateUtc="2026-02-24T23:51:00Z"/>
                <w:rFonts w:ascii="Aptos Narrow" w:eastAsia="Aptos Narrow" w:hAnsi="Aptos Narrow" w:cs="Aptos Narrow"/>
                <w:color w:val="000000" w:themeColor="text1"/>
                <w:sz w:val="16"/>
                <w:szCs w:val="16"/>
                <w:rPrChange w:id="679" w:author="Anderson, Riley Morgan" w:date="2025-12-02T00:08:00Z">
                  <w:rPr>
                    <w:del w:id="680" w:author="Macon, Taydin Robert" w:date="2026-02-24T15:51:00Z" w16du:dateUtc="2026-02-24T23:51:00Z"/>
                    <w:rFonts w:ascii="Aptos Narrow" w:eastAsia="Aptos Narrow" w:hAnsi="Aptos Narrow" w:cs="Aptos Narrow"/>
                    <w:color w:val="000000" w:themeColor="text1"/>
                    <w:sz w:val="22"/>
                    <w:szCs w:val="22"/>
                  </w:rPr>
                </w:rPrChange>
              </w:rPr>
            </w:pPr>
            <w:ins w:id="681" w:author="Anderson, Riley Morgan" w:date="2025-12-02T00:07:00Z">
              <w:del w:id="682" w:author="Macon, Taydin Robert" w:date="2026-02-24T15:51:00Z" w16du:dateUtc="2026-02-24T23:51:00Z">
                <w:r w:rsidRPr="0396228E" w:rsidDel="0011731E">
                  <w:rPr>
                    <w:rFonts w:ascii="Aptos Narrow" w:eastAsia="Aptos Narrow" w:hAnsi="Aptos Narrow" w:cs="Aptos Narrow"/>
                    <w:color w:val="000000" w:themeColor="text1"/>
                    <w:sz w:val="16"/>
                    <w:szCs w:val="16"/>
                    <w:rPrChange w:id="683" w:author="Anderson, Riley Morgan" w:date="2025-12-02T00:08:00Z">
                      <w:rPr>
                        <w:rFonts w:ascii="Aptos Narrow" w:eastAsia="Aptos Narrow" w:hAnsi="Aptos Narrow" w:cs="Aptos Narrow"/>
                        <w:color w:val="000000" w:themeColor="text1"/>
                        <w:sz w:val="22"/>
                        <w:szCs w:val="22"/>
                      </w:rPr>
                    </w:rPrChange>
                  </w:rPr>
                  <w:delText>Log Odds</w:delText>
                </w:r>
              </w:del>
            </w:ins>
          </w:p>
        </w:tc>
        <w:tc>
          <w:tcPr>
            <w:tcW w:w="413" w:type="dxa"/>
            <w:tcBorders>
              <w:top w:val="nil"/>
              <w:left w:val="nil"/>
              <w:bottom w:val="nil"/>
              <w:right w:val="nil"/>
            </w:tcBorders>
            <w:tcMar>
              <w:top w:w="15" w:type="dxa"/>
              <w:left w:w="15" w:type="dxa"/>
              <w:right w:w="15" w:type="dxa"/>
            </w:tcMar>
            <w:vAlign w:val="bottom"/>
            <w:tcPrChange w:id="684" w:author="Macon, Taydin Robert" w:date="2026-02-24T15:54:00Z" w16du:dateUtc="2026-02-24T23:54:00Z">
              <w:tcPr>
                <w:tcW w:w="311" w:type="dxa"/>
                <w:tcBorders>
                  <w:top w:val="nil"/>
                  <w:left w:val="nil"/>
                  <w:bottom w:val="nil"/>
                  <w:right w:val="nil"/>
                </w:tcBorders>
                <w:tcMar>
                  <w:top w:w="15" w:type="dxa"/>
                  <w:left w:w="15" w:type="dxa"/>
                  <w:right w:w="15" w:type="dxa"/>
                </w:tcMar>
                <w:vAlign w:val="bottom"/>
              </w:tcPr>
            </w:tcPrChange>
          </w:tcPr>
          <w:p w14:paraId="6DEA197D" w14:textId="4EA7B178" w:rsidR="0396228E" w:rsidDel="0011731E" w:rsidRDefault="0396228E">
            <w:pPr>
              <w:jc w:val="center"/>
              <w:rPr>
                <w:del w:id="685" w:author="Macon, Taydin Robert" w:date="2026-02-24T15:51:00Z" w16du:dateUtc="2026-02-24T23:51:00Z"/>
                <w:rFonts w:ascii="Aptos Narrow" w:eastAsia="Aptos Narrow" w:hAnsi="Aptos Narrow" w:cs="Aptos Narrow"/>
                <w:color w:val="000000" w:themeColor="text1"/>
                <w:sz w:val="16"/>
                <w:szCs w:val="16"/>
                <w:rPrChange w:id="686" w:author="Anderson, Riley Morgan" w:date="2025-12-02T00:08:00Z">
                  <w:rPr>
                    <w:del w:id="687" w:author="Macon, Taydin Robert" w:date="2026-02-24T15:51:00Z" w16du:dateUtc="2026-02-24T23:51:00Z"/>
                    <w:rFonts w:ascii="Aptos Narrow" w:eastAsia="Aptos Narrow" w:hAnsi="Aptos Narrow" w:cs="Aptos Narrow"/>
                    <w:color w:val="000000" w:themeColor="text1"/>
                    <w:sz w:val="22"/>
                    <w:szCs w:val="22"/>
                  </w:rPr>
                </w:rPrChange>
              </w:rPr>
              <w:pPrChange w:id="688" w:author="Anderson, Riley Morgan" w:date="2025-12-02T00:07:00Z">
                <w:pPr/>
              </w:pPrChange>
            </w:pPr>
            <w:ins w:id="689" w:author="Anderson, Riley Morgan" w:date="2025-12-02T00:07:00Z">
              <w:del w:id="690" w:author="Macon, Taydin Robert" w:date="2026-02-24T15:51:00Z" w16du:dateUtc="2026-02-24T23:51:00Z">
                <w:r w:rsidRPr="0396228E" w:rsidDel="0011731E">
                  <w:rPr>
                    <w:rFonts w:ascii="Aptos Narrow" w:eastAsia="Aptos Narrow" w:hAnsi="Aptos Narrow" w:cs="Aptos Narrow"/>
                    <w:color w:val="000000" w:themeColor="text1"/>
                    <w:sz w:val="16"/>
                    <w:szCs w:val="16"/>
                    <w:rPrChange w:id="691" w:author="Anderson, Riley Morgan" w:date="2025-12-02T00:08:00Z">
                      <w:rPr>
                        <w:rFonts w:ascii="Aptos Narrow" w:eastAsia="Aptos Narrow" w:hAnsi="Aptos Narrow" w:cs="Aptos Narrow"/>
                        <w:color w:val="000000" w:themeColor="text1"/>
                        <w:sz w:val="22"/>
                        <w:szCs w:val="22"/>
                      </w:rPr>
                    </w:rPrChange>
                  </w:rPr>
                  <w:delText>-0.1</w:delText>
                </w:r>
              </w:del>
            </w:ins>
          </w:p>
        </w:tc>
        <w:tc>
          <w:tcPr>
            <w:tcW w:w="618" w:type="dxa"/>
            <w:gridSpan w:val="2"/>
            <w:tcBorders>
              <w:top w:val="nil"/>
              <w:left w:val="nil"/>
              <w:bottom w:val="nil"/>
              <w:right w:val="nil"/>
            </w:tcBorders>
            <w:tcMar>
              <w:top w:w="15" w:type="dxa"/>
              <w:left w:w="15" w:type="dxa"/>
              <w:right w:w="15" w:type="dxa"/>
            </w:tcMar>
            <w:vAlign w:val="bottom"/>
            <w:tcPrChange w:id="692" w:author="Macon, Taydin Robert" w:date="2026-02-24T15:54:00Z" w16du:dateUtc="2026-02-24T23:54:00Z">
              <w:tcPr>
                <w:tcW w:w="508" w:type="dxa"/>
                <w:gridSpan w:val="4"/>
                <w:tcBorders>
                  <w:top w:val="nil"/>
                  <w:left w:val="nil"/>
                  <w:bottom w:val="nil"/>
                  <w:right w:val="nil"/>
                </w:tcBorders>
                <w:tcMar>
                  <w:top w:w="15" w:type="dxa"/>
                  <w:left w:w="15" w:type="dxa"/>
                  <w:right w:w="15" w:type="dxa"/>
                </w:tcMar>
                <w:vAlign w:val="bottom"/>
              </w:tcPr>
            </w:tcPrChange>
          </w:tcPr>
          <w:p w14:paraId="1B60A705" w14:textId="293157E2" w:rsidR="0396228E" w:rsidDel="0011731E" w:rsidRDefault="0396228E">
            <w:pPr>
              <w:jc w:val="center"/>
              <w:rPr>
                <w:del w:id="693" w:author="Macon, Taydin Robert" w:date="2026-02-24T15:51:00Z" w16du:dateUtc="2026-02-24T23:51:00Z"/>
                <w:rFonts w:ascii="Aptos Narrow" w:eastAsia="Aptos Narrow" w:hAnsi="Aptos Narrow" w:cs="Aptos Narrow"/>
                <w:color w:val="000000" w:themeColor="text1"/>
                <w:sz w:val="16"/>
                <w:szCs w:val="16"/>
                <w:rPrChange w:id="694" w:author="Anderson, Riley Morgan" w:date="2025-12-02T00:08:00Z">
                  <w:rPr>
                    <w:del w:id="695" w:author="Macon, Taydin Robert" w:date="2026-02-24T15:51:00Z" w16du:dateUtc="2026-02-24T23:51:00Z"/>
                    <w:rFonts w:ascii="Aptos Narrow" w:eastAsia="Aptos Narrow" w:hAnsi="Aptos Narrow" w:cs="Aptos Narrow"/>
                    <w:color w:val="000000" w:themeColor="text1"/>
                    <w:sz w:val="22"/>
                    <w:szCs w:val="22"/>
                  </w:rPr>
                </w:rPrChange>
              </w:rPr>
              <w:pPrChange w:id="696" w:author="Anderson, Riley Morgan" w:date="2025-12-02T00:07:00Z">
                <w:pPr/>
              </w:pPrChange>
            </w:pPr>
            <w:ins w:id="697" w:author="Anderson, Riley Morgan" w:date="2025-12-02T00:07:00Z">
              <w:del w:id="698" w:author="Macon, Taydin Robert" w:date="2026-02-24T15:51:00Z" w16du:dateUtc="2026-02-24T23:51:00Z">
                <w:r w:rsidRPr="0396228E" w:rsidDel="0011731E">
                  <w:rPr>
                    <w:rFonts w:ascii="Aptos Narrow" w:eastAsia="Aptos Narrow" w:hAnsi="Aptos Narrow" w:cs="Aptos Narrow"/>
                    <w:color w:val="000000" w:themeColor="text1"/>
                    <w:sz w:val="16"/>
                    <w:szCs w:val="16"/>
                    <w:rPrChange w:id="699" w:author="Anderson, Riley Morgan" w:date="2025-12-02T00:08:00Z">
                      <w:rPr>
                        <w:rFonts w:ascii="Aptos Narrow" w:eastAsia="Aptos Narrow" w:hAnsi="Aptos Narrow" w:cs="Aptos Narrow"/>
                        <w:color w:val="000000" w:themeColor="text1"/>
                        <w:sz w:val="22"/>
                        <w:szCs w:val="22"/>
                      </w:rPr>
                    </w:rPrChange>
                  </w:rPr>
                  <w:delText>-0.38</w:delText>
                </w:r>
              </w:del>
            </w:ins>
          </w:p>
        </w:tc>
        <w:tc>
          <w:tcPr>
            <w:tcW w:w="316" w:type="dxa"/>
            <w:gridSpan w:val="2"/>
            <w:tcBorders>
              <w:top w:val="nil"/>
              <w:left w:val="nil"/>
              <w:bottom w:val="nil"/>
              <w:right w:val="nil"/>
            </w:tcBorders>
            <w:tcMar>
              <w:top w:w="15" w:type="dxa"/>
              <w:left w:w="15" w:type="dxa"/>
              <w:right w:w="15" w:type="dxa"/>
            </w:tcMar>
            <w:vAlign w:val="bottom"/>
            <w:tcPrChange w:id="700" w:author="Macon, Taydin Robert" w:date="2026-02-24T15:54:00Z" w16du:dateUtc="2026-02-24T23:54:00Z">
              <w:tcPr>
                <w:tcW w:w="428" w:type="dxa"/>
                <w:gridSpan w:val="4"/>
                <w:tcBorders>
                  <w:top w:val="nil"/>
                  <w:left w:val="nil"/>
                  <w:bottom w:val="nil"/>
                  <w:right w:val="nil"/>
                </w:tcBorders>
                <w:tcMar>
                  <w:top w:w="15" w:type="dxa"/>
                  <w:left w:w="15" w:type="dxa"/>
                  <w:right w:w="15" w:type="dxa"/>
                </w:tcMar>
                <w:vAlign w:val="bottom"/>
              </w:tcPr>
            </w:tcPrChange>
          </w:tcPr>
          <w:p w14:paraId="28C4A2E0" w14:textId="65054454" w:rsidR="0396228E" w:rsidDel="0011731E" w:rsidRDefault="0396228E" w:rsidP="0396228E">
            <w:pPr>
              <w:rPr>
                <w:del w:id="701" w:author="Macon, Taydin Robert" w:date="2026-02-24T15:51:00Z" w16du:dateUtc="2026-02-24T23:51:00Z"/>
                <w:sz w:val="18"/>
                <w:szCs w:val="18"/>
                <w:rPrChange w:id="702" w:author="Anderson, Riley Morgan" w:date="2025-12-02T00:08:00Z">
                  <w:rPr>
                    <w:del w:id="703" w:author="Macon, Taydin Robert" w:date="2026-02-24T15:51:00Z" w16du:dateUtc="2026-02-24T23:51:00Z"/>
                    <w:sz w:val="20"/>
                    <w:szCs w:val="20"/>
                  </w:rPr>
                </w:rPrChange>
              </w:rPr>
            </w:pPr>
          </w:p>
        </w:tc>
        <w:tc>
          <w:tcPr>
            <w:tcW w:w="537" w:type="dxa"/>
            <w:tcBorders>
              <w:top w:val="nil"/>
              <w:left w:val="nil"/>
              <w:bottom w:val="nil"/>
              <w:right w:val="nil"/>
            </w:tcBorders>
            <w:tcMar>
              <w:top w:w="15" w:type="dxa"/>
              <w:left w:w="15" w:type="dxa"/>
              <w:right w:w="15" w:type="dxa"/>
            </w:tcMar>
            <w:vAlign w:val="bottom"/>
            <w:tcPrChange w:id="704" w:author="Macon, Taydin Robert" w:date="2026-02-24T15:54:00Z" w16du:dateUtc="2026-02-24T23:54:00Z">
              <w:tcPr>
                <w:tcW w:w="326" w:type="dxa"/>
                <w:tcBorders>
                  <w:top w:val="nil"/>
                  <w:left w:val="nil"/>
                  <w:bottom w:val="nil"/>
                  <w:right w:val="nil"/>
                </w:tcBorders>
                <w:tcMar>
                  <w:top w:w="15" w:type="dxa"/>
                  <w:left w:w="15" w:type="dxa"/>
                  <w:right w:w="15" w:type="dxa"/>
                </w:tcMar>
                <w:vAlign w:val="bottom"/>
              </w:tcPr>
            </w:tcPrChange>
          </w:tcPr>
          <w:p w14:paraId="7DB08719" w14:textId="2C6AF06B" w:rsidR="0396228E" w:rsidDel="0011731E" w:rsidRDefault="0396228E">
            <w:pPr>
              <w:jc w:val="center"/>
              <w:rPr>
                <w:del w:id="705" w:author="Macon, Taydin Robert" w:date="2026-02-24T15:51:00Z" w16du:dateUtc="2026-02-24T23:51:00Z"/>
                <w:rFonts w:ascii="Aptos Narrow" w:eastAsia="Aptos Narrow" w:hAnsi="Aptos Narrow" w:cs="Aptos Narrow"/>
                <w:color w:val="000000" w:themeColor="text1"/>
                <w:sz w:val="16"/>
                <w:szCs w:val="16"/>
                <w:rPrChange w:id="706" w:author="Anderson, Riley Morgan" w:date="2025-12-02T00:08:00Z">
                  <w:rPr>
                    <w:del w:id="707" w:author="Macon, Taydin Robert" w:date="2026-02-24T15:51:00Z" w16du:dateUtc="2026-02-24T23:51:00Z"/>
                    <w:rFonts w:ascii="Aptos Narrow" w:eastAsia="Aptos Narrow" w:hAnsi="Aptos Narrow" w:cs="Aptos Narrow"/>
                    <w:color w:val="000000" w:themeColor="text1"/>
                    <w:sz w:val="22"/>
                    <w:szCs w:val="22"/>
                  </w:rPr>
                </w:rPrChange>
              </w:rPr>
              <w:pPrChange w:id="708" w:author="Anderson, Riley Morgan" w:date="2025-12-02T00:07:00Z">
                <w:pPr/>
              </w:pPrChange>
            </w:pPr>
            <w:ins w:id="709" w:author="Anderson, Riley Morgan" w:date="2025-12-02T00:07:00Z">
              <w:del w:id="710" w:author="Macon, Taydin Robert" w:date="2026-02-24T15:51:00Z" w16du:dateUtc="2026-02-24T23:51:00Z">
                <w:r w:rsidRPr="0396228E" w:rsidDel="0011731E">
                  <w:rPr>
                    <w:rFonts w:ascii="Aptos Narrow" w:eastAsia="Aptos Narrow" w:hAnsi="Aptos Narrow" w:cs="Aptos Narrow"/>
                    <w:color w:val="000000" w:themeColor="text1"/>
                    <w:sz w:val="16"/>
                    <w:szCs w:val="16"/>
                    <w:rPrChange w:id="711" w:author="Anderson, Riley Morgan" w:date="2025-12-02T00:08:00Z">
                      <w:rPr>
                        <w:rFonts w:ascii="Aptos Narrow" w:eastAsia="Aptos Narrow" w:hAnsi="Aptos Narrow" w:cs="Aptos Narrow"/>
                        <w:color w:val="000000" w:themeColor="text1"/>
                        <w:sz w:val="22"/>
                        <w:szCs w:val="22"/>
                      </w:rPr>
                    </w:rPrChange>
                  </w:rPr>
                  <w:delText>-1.11</w:delText>
                </w:r>
              </w:del>
            </w:ins>
          </w:p>
        </w:tc>
        <w:tc>
          <w:tcPr>
            <w:tcW w:w="433" w:type="dxa"/>
            <w:gridSpan w:val="2"/>
            <w:tcBorders>
              <w:top w:val="nil"/>
              <w:left w:val="nil"/>
              <w:bottom w:val="nil"/>
              <w:right w:val="nil"/>
            </w:tcBorders>
            <w:tcMar>
              <w:top w:w="15" w:type="dxa"/>
              <w:left w:w="15" w:type="dxa"/>
              <w:right w:w="15" w:type="dxa"/>
            </w:tcMar>
            <w:vAlign w:val="bottom"/>
            <w:tcPrChange w:id="712" w:author="Macon, Taydin Robert" w:date="2026-02-24T15:54:00Z" w16du:dateUtc="2026-02-24T23:54:00Z">
              <w:tcPr>
                <w:tcW w:w="433" w:type="dxa"/>
                <w:gridSpan w:val="5"/>
                <w:tcBorders>
                  <w:top w:val="nil"/>
                  <w:left w:val="nil"/>
                  <w:bottom w:val="nil"/>
                  <w:right w:val="nil"/>
                </w:tcBorders>
                <w:tcMar>
                  <w:top w:w="15" w:type="dxa"/>
                  <w:left w:w="15" w:type="dxa"/>
                  <w:right w:w="15" w:type="dxa"/>
                </w:tcMar>
                <w:vAlign w:val="bottom"/>
              </w:tcPr>
            </w:tcPrChange>
          </w:tcPr>
          <w:p w14:paraId="3B363E15" w14:textId="2027EF80" w:rsidR="0396228E" w:rsidDel="0011731E" w:rsidRDefault="0396228E">
            <w:pPr>
              <w:jc w:val="center"/>
              <w:rPr>
                <w:del w:id="713" w:author="Macon, Taydin Robert" w:date="2026-02-24T15:51:00Z" w16du:dateUtc="2026-02-24T23:51:00Z"/>
                <w:rFonts w:ascii="Aptos Narrow" w:eastAsia="Aptos Narrow" w:hAnsi="Aptos Narrow" w:cs="Aptos Narrow"/>
                <w:color w:val="000000" w:themeColor="text1"/>
                <w:sz w:val="16"/>
                <w:szCs w:val="16"/>
                <w:rPrChange w:id="714" w:author="Anderson, Riley Morgan" w:date="2025-12-02T00:08:00Z">
                  <w:rPr>
                    <w:del w:id="715" w:author="Macon, Taydin Robert" w:date="2026-02-24T15:51:00Z" w16du:dateUtc="2026-02-24T23:51:00Z"/>
                    <w:rFonts w:ascii="Aptos Narrow" w:eastAsia="Aptos Narrow" w:hAnsi="Aptos Narrow" w:cs="Aptos Narrow"/>
                    <w:color w:val="000000" w:themeColor="text1"/>
                    <w:sz w:val="22"/>
                    <w:szCs w:val="22"/>
                  </w:rPr>
                </w:rPrChange>
              </w:rPr>
              <w:pPrChange w:id="716" w:author="Anderson, Riley Morgan" w:date="2025-12-02T00:07:00Z">
                <w:pPr/>
              </w:pPrChange>
            </w:pPr>
            <w:ins w:id="717" w:author="Anderson, Riley Morgan" w:date="2025-12-02T00:07:00Z">
              <w:del w:id="718" w:author="Macon, Taydin Robert" w:date="2026-02-24T15:51:00Z" w16du:dateUtc="2026-02-24T23:51:00Z">
                <w:r w:rsidRPr="0396228E" w:rsidDel="0011731E">
                  <w:rPr>
                    <w:rFonts w:ascii="Aptos Narrow" w:eastAsia="Aptos Narrow" w:hAnsi="Aptos Narrow" w:cs="Aptos Narrow"/>
                    <w:color w:val="000000" w:themeColor="text1"/>
                    <w:sz w:val="16"/>
                    <w:szCs w:val="16"/>
                    <w:rPrChange w:id="719" w:author="Anderson, Riley Morgan" w:date="2025-12-02T00:08:00Z">
                      <w:rPr>
                        <w:rFonts w:ascii="Aptos Narrow" w:eastAsia="Aptos Narrow" w:hAnsi="Aptos Narrow" w:cs="Aptos Narrow"/>
                        <w:color w:val="000000" w:themeColor="text1"/>
                        <w:sz w:val="22"/>
                        <w:szCs w:val="22"/>
                      </w:rPr>
                    </w:rPrChange>
                  </w:rPr>
                  <w:delText>-0.32</w:delText>
                </w:r>
              </w:del>
            </w:ins>
          </w:p>
        </w:tc>
        <w:tc>
          <w:tcPr>
            <w:tcW w:w="46" w:type="dxa"/>
            <w:tcBorders>
              <w:top w:val="nil"/>
              <w:left w:val="nil"/>
              <w:bottom w:val="nil"/>
              <w:right w:val="nil"/>
            </w:tcBorders>
            <w:tcMar>
              <w:top w:w="15" w:type="dxa"/>
              <w:left w:w="15" w:type="dxa"/>
              <w:right w:w="15" w:type="dxa"/>
            </w:tcMar>
            <w:vAlign w:val="bottom"/>
            <w:tcPrChange w:id="720" w:author="Macon, Taydin Robert" w:date="2026-02-24T15:54:00Z" w16du:dateUtc="2026-02-24T23:54:00Z">
              <w:tcPr>
                <w:tcW w:w="40" w:type="dxa"/>
                <w:tcBorders>
                  <w:top w:val="nil"/>
                  <w:left w:val="nil"/>
                  <w:bottom w:val="nil"/>
                  <w:right w:val="nil"/>
                </w:tcBorders>
                <w:tcMar>
                  <w:top w:w="15" w:type="dxa"/>
                  <w:left w:w="15" w:type="dxa"/>
                  <w:right w:w="15" w:type="dxa"/>
                </w:tcMar>
                <w:vAlign w:val="bottom"/>
              </w:tcPr>
            </w:tcPrChange>
          </w:tcPr>
          <w:p w14:paraId="6CB376CE" w14:textId="371BC35D" w:rsidR="0396228E" w:rsidDel="0011731E" w:rsidRDefault="0396228E" w:rsidP="0396228E">
            <w:pPr>
              <w:rPr>
                <w:del w:id="721" w:author="Macon, Taydin Robert" w:date="2026-02-24T15:51:00Z" w16du:dateUtc="2026-02-24T23:51:00Z"/>
                <w:sz w:val="18"/>
                <w:szCs w:val="18"/>
                <w:rPrChange w:id="722" w:author="Anderson, Riley Morgan" w:date="2025-12-02T00:08:00Z">
                  <w:rPr>
                    <w:del w:id="723" w:author="Macon, Taydin Robert" w:date="2026-02-24T15:51:00Z" w16du:dateUtc="2026-02-24T23:51:00Z"/>
                    <w:sz w:val="20"/>
                    <w:szCs w:val="20"/>
                  </w:rPr>
                </w:rPrChange>
              </w:rPr>
            </w:pPr>
          </w:p>
        </w:tc>
        <w:tc>
          <w:tcPr>
            <w:tcW w:w="586" w:type="dxa"/>
            <w:gridSpan w:val="2"/>
            <w:tcBorders>
              <w:top w:val="nil"/>
              <w:left w:val="nil"/>
              <w:bottom w:val="nil"/>
              <w:right w:val="nil"/>
            </w:tcBorders>
            <w:tcMar>
              <w:top w:w="15" w:type="dxa"/>
              <w:left w:w="15" w:type="dxa"/>
              <w:right w:w="15" w:type="dxa"/>
            </w:tcMar>
            <w:vAlign w:val="bottom"/>
            <w:tcPrChange w:id="724" w:author="Macon, Taydin Robert" w:date="2026-02-24T15:54:00Z" w16du:dateUtc="2026-02-24T23:54:00Z">
              <w:tcPr>
                <w:tcW w:w="492" w:type="dxa"/>
                <w:gridSpan w:val="3"/>
                <w:tcBorders>
                  <w:top w:val="nil"/>
                  <w:left w:val="nil"/>
                  <w:bottom w:val="nil"/>
                  <w:right w:val="nil"/>
                </w:tcBorders>
                <w:tcMar>
                  <w:top w:w="15" w:type="dxa"/>
                  <w:left w:w="15" w:type="dxa"/>
                  <w:right w:w="15" w:type="dxa"/>
                </w:tcMar>
                <w:vAlign w:val="bottom"/>
              </w:tcPr>
            </w:tcPrChange>
          </w:tcPr>
          <w:p w14:paraId="1AA5B718" w14:textId="2C87A22C" w:rsidR="0396228E" w:rsidDel="0011731E" w:rsidRDefault="0396228E">
            <w:pPr>
              <w:jc w:val="center"/>
              <w:rPr>
                <w:del w:id="725" w:author="Macon, Taydin Robert" w:date="2026-02-24T15:51:00Z" w16du:dateUtc="2026-02-24T23:51:00Z"/>
                <w:rFonts w:ascii="Aptos Narrow" w:eastAsia="Aptos Narrow" w:hAnsi="Aptos Narrow" w:cs="Aptos Narrow"/>
                <w:color w:val="000000" w:themeColor="text1"/>
                <w:sz w:val="16"/>
                <w:szCs w:val="16"/>
                <w:rPrChange w:id="726" w:author="Anderson, Riley Morgan" w:date="2025-12-02T00:08:00Z">
                  <w:rPr>
                    <w:del w:id="727" w:author="Macon, Taydin Robert" w:date="2026-02-24T15:51:00Z" w16du:dateUtc="2026-02-24T23:51:00Z"/>
                    <w:rFonts w:ascii="Aptos Narrow" w:eastAsia="Aptos Narrow" w:hAnsi="Aptos Narrow" w:cs="Aptos Narrow"/>
                    <w:color w:val="000000" w:themeColor="text1"/>
                    <w:sz w:val="22"/>
                    <w:szCs w:val="22"/>
                  </w:rPr>
                </w:rPrChange>
              </w:rPr>
              <w:pPrChange w:id="728" w:author="Anderson, Riley Morgan" w:date="2025-12-02T00:07:00Z">
                <w:pPr/>
              </w:pPrChange>
            </w:pPr>
            <w:ins w:id="729" w:author="Anderson, Riley Morgan" w:date="2025-12-02T00:07:00Z">
              <w:del w:id="730" w:author="Macon, Taydin Robert" w:date="2026-02-24T15:51:00Z" w16du:dateUtc="2026-02-24T23:51:00Z">
                <w:r w:rsidRPr="0396228E" w:rsidDel="0011731E">
                  <w:rPr>
                    <w:rFonts w:ascii="Aptos Narrow" w:eastAsia="Aptos Narrow" w:hAnsi="Aptos Narrow" w:cs="Aptos Narrow"/>
                    <w:color w:val="000000" w:themeColor="text1"/>
                    <w:sz w:val="16"/>
                    <w:szCs w:val="16"/>
                    <w:rPrChange w:id="731" w:author="Anderson, Riley Morgan" w:date="2025-12-02T00:08:00Z">
                      <w:rPr>
                        <w:rFonts w:ascii="Aptos Narrow" w:eastAsia="Aptos Narrow" w:hAnsi="Aptos Narrow" w:cs="Aptos Narrow"/>
                        <w:color w:val="000000" w:themeColor="text1"/>
                        <w:sz w:val="22"/>
                        <w:szCs w:val="22"/>
                      </w:rPr>
                    </w:rPrChange>
                  </w:rPr>
                  <w:delText>4.04</w:delText>
                </w:r>
              </w:del>
            </w:ins>
          </w:p>
        </w:tc>
        <w:tc>
          <w:tcPr>
            <w:tcW w:w="756" w:type="dxa"/>
            <w:gridSpan w:val="2"/>
            <w:tcBorders>
              <w:top w:val="nil"/>
              <w:left w:val="nil"/>
              <w:bottom w:val="nil"/>
              <w:right w:val="nil"/>
            </w:tcBorders>
            <w:tcMar>
              <w:top w:w="15" w:type="dxa"/>
              <w:left w:w="15" w:type="dxa"/>
              <w:right w:w="15" w:type="dxa"/>
            </w:tcMar>
            <w:vAlign w:val="bottom"/>
            <w:tcPrChange w:id="732" w:author="Macon, Taydin Robert" w:date="2026-02-24T15:54:00Z" w16du:dateUtc="2026-02-24T23:54:00Z">
              <w:tcPr>
                <w:tcW w:w="712" w:type="dxa"/>
                <w:gridSpan w:val="5"/>
                <w:tcBorders>
                  <w:top w:val="nil"/>
                  <w:left w:val="nil"/>
                  <w:bottom w:val="nil"/>
                  <w:right w:val="nil"/>
                </w:tcBorders>
                <w:tcMar>
                  <w:top w:w="15" w:type="dxa"/>
                  <w:left w:w="15" w:type="dxa"/>
                  <w:right w:w="15" w:type="dxa"/>
                </w:tcMar>
                <w:vAlign w:val="bottom"/>
              </w:tcPr>
            </w:tcPrChange>
          </w:tcPr>
          <w:p w14:paraId="028E9283" w14:textId="48A52BA5" w:rsidR="0396228E" w:rsidDel="0011731E" w:rsidRDefault="0396228E">
            <w:pPr>
              <w:jc w:val="center"/>
              <w:rPr>
                <w:del w:id="733" w:author="Macon, Taydin Robert" w:date="2026-02-24T15:51:00Z" w16du:dateUtc="2026-02-24T23:51:00Z"/>
                <w:rFonts w:ascii="Aptos Narrow" w:eastAsia="Aptos Narrow" w:hAnsi="Aptos Narrow" w:cs="Aptos Narrow"/>
                <w:color w:val="000000" w:themeColor="text1"/>
                <w:sz w:val="16"/>
                <w:szCs w:val="16"/>
                <w:rPrChange w:id="734" w:author="Anderson, Riley Morgan" w:date="2025-12-02T00:08:00Z">
                  <w:rPr>
                    <w:del w:id="735" w:author="Macon, Taydin Robert" w:date="2026-02-24T15:51:00Z" w16du:dateUtc="2026-02-24T23:51:00Z"/>
                    <w:rFonts w:ascii="Aptos Narrow" w:eastAsia="Aptos Narrow" w:hAnsi="Aptos Narrow" w:cs="Aptos Narrow"/>
                    <w:color w:val="000000" w:themeColor="text1"/>
                    <w:sz w:val="22"/>
                    <w:szCs w:val="22"/>
                  </w:rPr>
                </w:rPrChange>
              </w:rPr>
              <w:pPrChange w:id="736" w:author="Anderson, Riley Morgan" w:date="2025-12-02T00:07:00Z">
                <w:pPr/>
              </w:pPrChange>
            </w:pPr>
            <w:ins w:id="737" w:author="Anderson, Riley Morgan" w:date="2025-12-02T00:07:00Z">
              <w:del w:id="738" w:author="Macon, Taydin Robert" w:date="2026-02-24T15:51:00Z" w16du:dateUtc="2026-02-24T23:51:00Z">
                <w:r w:rsidRPr="0396228E" w:rsidDel="0011731E">
                  <w:rPr>
                    <w:rFonts w:ascii="Aptos Narrow" w:eastAsia="Aptos Narrow" w:hAnsi="Aptos Narrow" w:cs="Aptos Narrow"/>
                    <w:color w:val="000000" w:themeColor="text1"/>
                    <w:sz w:val="16"/>
                    <w:szCs w:val="16"/>
                    <w:rPrChange w:id="739" w:author="Anderson, Riley Morgan" w:date="2025-12-02T00:08:00Z">
                      <w:rPr>
                        <w:rFonts w:ascii="Aptos Narrow" w:eastAsia="Aptos Narrow" w:hAnsi="Aptos Narrow" w:cs="Aptos Narrow"/>
                        <w:color w:val="000000" w:themeColor="text1"/>
                        <w:sz w:val="22"/>
                        <w:szCs w:val="22"/>
                      </w:rPr>
                    </w:rPrChange>
                  </w:rPr>
                  <w:delText>2.49</w:delText>
                </w:r>
              </w:del>
            </w:ins>
          </w:p>
        </w:tc>
        <w:tc>
          <w:tcPr>
            <w:tcW w:w="45" w:type="dxa"/>
            <w:tcBorders>
              <w:top w:val="nil"/>
              <w:left w:val="nil"/>
              <w:bottom w:val="nil"/>
              <w:right w:val="nil"/>
            </w:tcBorders>
            <w:tcMar>
              <w:top w:w="15" w:type="dxa"/>
              <w:left w:w="15" w:type="dxa"/>
              <w:right w:w="15" w:type="dxa"/>
            </w:tcMar>
            <w:vAlign w:val="bottom"/>
            <w:tcPrChange w:id="740"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4FC7392A" w14:textId="0388467E" w:rsidR="0396228E" w:rsidDel="0011731E" w:rsidRDefault="0396228E" w:rsidP="0396228E">
            <w:pPr>
              <w:rPr>
                <w:del w:id="741" w:author="Macon, Taydin Robert" w:date="2026-02-24T15:51:00Z" w16du:dateUtc="2026-02-24T23:51:00Z"/>
                <w:sz w:val="18"/>
                <w:szCs w:val="18"/>
                <w:rPrChange w:id="742" w:author="Anderson, Riley Morgan" w:date="2025-12-02T00:08:00Z">
                  <w:rPr>
                    <w:del w:id="743" w:author="Macon, Taydin Robert" w:date="2026-02-24T15:51:00Z" w16du:dateUtc="2026-02-24T23:51:00Z"/>
                    <w:sz w:val="20"/>
                    <w:szCs w:val="20"/>
                  </w:rPr>
                </w:rPrChange>
              </w:rPr>
            </w:pPr>
          </w:p>
        </w:tc>
        <w:tc>
          <w:tcPr>
            <w:tcW w:w="647" w:type="dxa"/>
            <w:gridSpan w:val="2"/>
            <w:tcBorders>
              <w:top w:val="nil"/>
              <w:left w:val="nil"/>
              <w:bottom w:val="nil"/>
              <w:right w:val="nil"/>
            </w:tcBorders>
            <w:tcMar>
              <w:top w:w="15" w:type="dxa"/>
              <w:left w:w="15" w:type="dxa"/>
              <w:right w:w="15" w:type="dxa"/>
            </w:tcMar>
            <w:vAlign w:val="bottom"/>
            <w:tcPrChange w:id="744" w:author="Macon, Taydin Robert" w:date="2026-02-24T15:54:00Z" w16du:dateUtc="2026-02-24T23:54:00Z">
              <w:tcPr>
                <w:tcW w:w="539" w:type="dxa"/>
                <w:gridSpan w:val="3"/>
                <w:tcBorders>
                  <w:top w:val="nil"/>
                  <w:left w:val="nil"/>
                  <w:bottom w:val="nil"/>
                  <w:right w:val="nil"/>
                </w:tcBorders>
                <w:tcMar>
                  <w:top w:w="15" w:type="dxa"/>
                  <w:left w:w="15" w:type="dxa"/>
                  <w:right w:w="15" w:type="dxa"/>
                </w:tcMar>
                <w:vAlign w:val="bottom"/>
              </w:tcPr>
            </w:tcPrChange>
          </w:tcPr>
          <w:p w14:paraId="7F1EEF97" w14:textId="3ED0DD26" w:rsidR="0396228E" w:rsidDel="0011731E" w:rsidRDefault="0396228E">
            <w:pPr>
              <w:jc w:val="center"/>
              <w:rPr>
                <w:del w:id="745" w:author="Macon, Taydin Robert" w:date="2026-02-24T15:51:00Z" w16du:dateUtc="2026-02-24T23:51:00Z"/>
                <w:rFonts w:ascii="Aptos Narrow" w:eastAsia="Aptos Narrow" w:hAnsi="Aptos Narrow" w:cs="Aptos Narrow"/>
                <w:color w:val="000000" w:themeColor="text1"/>
                <w:sz w:val="16"/>
                <w:szCs w:val="16"/>
                <w:rPrChange w:id="746" w:author="Anderson, Riley Morgan" w:date="2025-12-02T00:08:00Z">
                  <w:rPr>
                    <w:del w:id="747" w:author="Macon, Taydin Robert" w:date="2026-02-24T15:51:00Z" w16du:dateUtc="2026-02-24T23:51:00Z"/>
                    <w:rFonts w:ascii="Aptos Narrow" w:eastAsia="Aptos Narrow" w:hAnsi="Aptos Narrow" w:cs="Aptos Narrow"/>
                    <w:color w:val="000000" w:themeColor="text1"/>
                    <w:sz w:val="22"/>
                    <w:szCs w:val="22"/>
                  </w:rPr>
                </w:rPrChange>
              </w:rPr>
              <w:pPrChange w:id="748" w:author="Anderson, Riley Morgan" w:date="2025-12-02T00:07:00Z">
                <w:pPr/>
              </w:pPrChange>
            </w:pPr>
            <w:ins w:id="749" w:author="Anderson, Riley Morgan" w:date="2025-12-02T00:07:00Z">
              <w:del w:id="750" w:author="Macon, Taydin Robert" w:date="2026-02-24T15:51:00Z" w16du:dateUtc="2026-02-24T23:51:00Z">
                <w:r w:rsidRPr="0396228E" w:rsidDel="0011731E">
                  <w:rPr>
                    <w:rFonts w:ascii="Aptos Narrow" w:eastAsia="Aptos Narrow" w:hAnsi="Aptos Narrow" w:cs="Aptos Narrow"/>
                    <w:color w:val="000000" w:themeColor="text1"/>
                    <w:sz w:val="16"/>
                    <w:szCs w:val="16"/>
                    <w:rPrChange w:id="751" w:author="Anderson, Riley Morgan" w:date="2025-12-02T00:08:00Z">
                      <w:rPr>
                        <w:rFonts w:ascii="Aptos Narrow" w:eastAsia="Aptos Narrow" w:hAnsi="Aptos Narrow" w:cs="Aptos Narrow"/>
                        <w:color w:val="000000" w:themeColor="text1"/>
                        <w:sz w:val="22"/>
                        <w:szCs w:val="22"/>
                      </w:rPr>
                    </w:rPrChange>
                  </w:rPr>
                  <w:delText>-0.37</w:delText>
                </w:r>
              </w:del>
            </w:ins>
          </w:p>
        </w:tc>
        <w:tc>
          <w:tcPr>
            <w:tcW w:w="470" w:type="dxa"/>
            <w:gridSpan w:val="2"/>
            <w:tcBorders>
              <w:top w:val="nil"/>
              <w:left w:val="nil"/>
              <w:bottom w:val="nil"/>
              <w:right w:val="nil"/>
            </w:tcBorders>
            <w:tcMar>
              <w:top w:w="15" w:type="dxa"/>
              <w:left w:w="15" w:type="dxa"/>
              <w:right w:w="15" w:type="dxa"/>
            </w:tcMar>
            <w:vAlign w:val="bottom"/>
            <w:tcPrChange w:id="752" w:author="Macon, Taydin Robert" w:date="2026-02-24T15:54:00Z" w16du:dateUtc="2026-02-24T23:54:00Z">
              <w:tcPr>
                <w:tcW w:w="474" w:type="dxa"/>
                <w:gridSpan w:val="5"/>
                <w:tcBorders>
                  <w:top w:val="nil"/>
                  <w:left w:val="nil"/>
                  <w:bottom w:val="nil"/>
                  <w:right w:val="nil"/>
                </w:tcBorders>
                <w:tcMar>
                  <w:top w:w="15" w:type="dxa"/>
                  <w:left w:w="15" w:type="dxa"/>
                  <w:right w:w="15" w:type="dxa"/>
                </w:tcMar>
                <w:vAlign w:val="bottom"/>
              </w:tcPr>
            </w:tcPrChange>
          </w:tcPr>
          <w:p w14:paraId="68FAC400" w14:textId="1B317E07" w:rsidR="0396228E" w:rsidDel="0011731E" w:rsidRDefault="0396228E">
            <w:pPr>
              <w:jc w:val="center"/>
              <w:rPr>
                <w:del w:id="753" w:author="Macon, Taydin Robert" w:date="2026-02-24T15:51:00Z" w16du:dateUtc="2026-02-24T23:51:00Z"/>
                <w:rFonts w:ascii="Aptos Narrow" w:eastAsia="Aptos Narrow" w:hAnsi="Aptos Narrow" w:cs="Aptos Narrow"/>
                <w:color w:val="000000" w:themeColor="text1"/>
                <w:sz w:val="16"/>
                <w:szCs w:val="16"/>
                <w:rPrChange w:id="754" w:author="Anderson, Riley Morgan" w:date="2025-12-02T00:08:00Z">
                  <w:rPr>
                    <w:del w:id="755" w:author="Macon, Taydin Robert" w:date="2026-02-24T15:51:00Z" w16du:dateUtc="2026-02-24T23:51:00Z"/>
                    <w:rFonts w:ascii="Aptos Narrow" w:eastAsia="Aptos Narrow" w:hAnsi="Aptos Narrow" w:cs="Aptos Narrow"/>
                    <w:color w:val="000000" w:themeColor="text1"/>
                    <w:sz w:val="22"/>
                    <w:szCs w:val="22"/>
                  </w:rPr>
                </w:rPrChange>
              </w:rPr>
              <w:pPrChange w:id="756" w:author="Anderson, Riley Morgan" w:date="2025-12-02T00:07:00Z">
                <w:pPr/>
              </w:pPrChange>
            </w:pPr>
            <w:ins w:id="757" w:author="Anderson, Riley Morgan" w:date="2025-12-02T00:07:00Z">
              <w:del w:id="758" w:author="Macon, Taydin Robert" w:date="2026-02-24T15:51:00Z" w16du:dateUtc="2026-02-24T23:51:00Z">
                <w:r w:rsidRPr="0396228E" w:rsidDel="0011731E">
                  <w:rPr>
                    <w:rFonts w:ascii="Aptos Narrow" w:eastAsia="Aptos Narrow" w:hAnsi="Aptos Narrow" w:cs="Aptos Narrow"/>
                    <w:color w:val="000000" w:themeColor="text1"/>
                    <w:sz w:val="16"/>
                    <w:szCs w:val="16"/>
                    <w:rPrChange w:id="759" w:author="Anderson, Riley Morgan" w:date="2025-12-02T00:08:00Z">
                      <w:rPr>
                        <w:rFonts w:ascii="Aptos Narrow" w:eastAsia="Aptos Narrow" w:hAnsi="Aptos Narrow" w:cs="Aptos Narrow"/>
                        <w:color w:val="000000" w:themeColor="text1"/>
                        <w:sz w:val="22"/>
                        <w:szCs w:val="22"/>
                      </w:rPr>
                    </w:rPrChange>
                  </w:rPr>
                  <w:delText>0.85</w:delText>
                </w:r>
              </w:del>
            </w:ins>
          </w:p>
        </w:tc>
        <w:tc>
          <w:tcPr>
            <w:tcW w:w="36" w:type="dxa"/>
            <w:tcBorders>
              <w:top w:val="nil"/>
              <w:left w:val="nil"/>
              <w:bottom w:val="nil"/>
              <w:right w:val="nil"/>
            </w:tcBorders>
            <w:tcMar>
              <w:top w:w="15" w:type="dxa"/>
              <w:left w:w="15" w:type="dxa"/>
              <w:right w:w="15" w:type="dxa"/>
            </w:tcMar>
            <w:vAlign w:val="bottom"/>
            <w:tcPrChange w:id="760" w:author="Macon, Taydin Robert" w:date="2026-02-24T15:54:00Z" w16du:dateUtc="2026-02-24T23:54:00Z">
              <w:tcPr>
                <w:tcW w:w="35" w:type="dxa"/>
                <w:tcBorders>
                  <w:top w:val="nil"/>
                  <w:left w:val="nil"/>
                  <w:bottom w:val="nil"/>
                  <w:right w:val="nil"/>
                </w:tcBorders>
                <w:tcMar>
                  <w:top w:w="15" w:type="dxa"/>
                  <w:left w:w="15" w:type="dxa"/>
                  <w:right w:w="15" w:type="dxa"/>
                </w:tcMar>
                <w:vAlign w:val="bottom"/>
              </w:tcPr>
            </w:tcPrChange>
          </w:tcPr>
          <w:p w14:paraId="302C76CA" w14:textId="54BC948E" w:rsidR="0396228E" w:rsidDel="0011731E" w:rsidRDefault="0396228E" w:rsidP="0396228E">
            <w:pPr>
              <w:rPr>
                <w:del w:id="761" w:author="Macon, Taydin Robert" w:date="2026-02-24T15:51:00Z" w16du:dateUtc="2026-02-24T23:51:00Z"/>
                <w:sz w:val="18"/>
                <w:szCs w:val="18"/>
                <w:rPrChange w:id="762" w:author="Anderson, Riley Morgan" w:date="2025-12-02T00:08:00Z">
                  <w:rPr>
                    <w:del w:id="763" w:author="Macon, Taydin Robert" w:date="2026-02-24T15:51:00Z" w16du:dateUtc="2026-02-24T23:51:00Z"/>
                    <w:sz w:val="20"/>
                    <w:szCs w:val="20"/>
                  </w:rPr>
                </w:rPrChange>
              </w:rPr>
            </w:pPr>
          </w:p>
        </w:tc>
        <w:tc>
          <w:tcPr>
            <w:tcW w:w="487" w:type="dxa"/>
            <w:gridSpan w:val="2"/>
            <w:tcBorders>
              <w:top w:val="nil"/>
              <w:left w:val="nil"/>
              <w:bottom w:val="nil"/>
              <w:right w:val="nil"/>
            </w:tcBorders>
            <w:tcMar>
              <w:top w:w="15" w:type="dxa"/>
              <w:left w:w="15" w:type="dxa"/>
              <w:right w:w="15" w:type="dxa"/>
            </w:tcMar>
            <w:vAlign w:val="bottom"/>
            <w:tcPrChange w:id="764" w:author="Macon, Taydin Robert" w:date="2026-02-24T15:54:00Z" w16du:dateUtc="2026-02-24T23:54:00Z">
              <w:tcPr>
                <w:tcW w:w="413" w:type="dxa"/>
                <w:gridSpan w:val="3"/>
                <w:tcBorders>
                  <w:top w:val="nil"/>
                  <w:left w:val="nil"/>
                  <w:bottom w:val="nil"/>
                  <w:right w:val="nil"/>
                </w:tcBorders>
                <w:tcMar>
                  <w:top w:w="15" w:type="dxa"/>
                  <w:left w:w="15" w:type="dxa"/>
                  <w:right w:w="15" w:type="dxa"/>
                </w:tcMar>
                <w:vAlign w:val="bottom"/>
              </w:tcPr>
            </w:tcPrChange>
          </w:tcPr>
          <w:p w14:paraId="23BD4F74" w14:textId="34E2B697" w:rsidR="0396228E" w:rsidDel="0011731E" w:rsidRDefault="0396228E">
            <w:pPr>
              <w:jc w:val="center"/>
              <w:rPr>
                <w:del w:id="765" w:author="Macon, Taydin Robert" w:date="2026-02-24T15:51:00Z" w16du:dateUtc="2026-02-24T23:51:00Z"/>
                <w:rFonts w:ascii="Aptos Narrow" w:eastAsia="Aptos Narrow" w:hAnsi="Aptos Narrow" w:cs="Aptos Narrow"/>
                <w:color w:val="000000" w:themeColor="text1"/>
                <w:sz w:val="16"/>
                <w:szCs w:val="16"/>
                <w:rPrChange w:id="766" w:author="Anderson, Riley Morgan" w:date="2025-12-02T00:08:00Z">
                  <w:rPr>
                    <w:del w:id="767" w:author="Macon, Taydin Robert" w:date="2026-02-24T15:51:00Z" w16du:dateUtc="2026-02-24T23:51:00Z"/>
                    <w:rFonts w:ascii="Aptos Narrow" w:eastAsia="Aptos Narrow" w:hAnsi="Aptos Narrow" w:cs="Aptos Narrow"/>
                    <w:color w:val="000000" w:themeColor="text1"/>
                    <w:sz w:val="22"/>
                    <w:szCs w:val="22"/>
                  </w:rPr>
                </w:rPrChange>
              </w:rPr>
              <w:pPrChange w:id="768" w:author="Anderson, Riley Morgan" w:date="2025-12-02T00:07:00Z">
                <w:pPr/>
              </w:pPrChange>
            </w:pPr>
            <w:ins w:id="769" w:author="Anderson, Riley Morgan" w:date="2025-12-02T00:07:00Z">
              <w:del w:id="770" w:author="Macon, Taydin Robert" w:date="2026-02-24T15:51:00Z" w16du:dateUtc="2026-02-24T23:51:00Z">
                <w:r w:rsidRPr="0396228E" w:rsidDel="0011731E">
                  <w:rPr>
                    <w:rFonts w:ascii="Aptos Narrow" w:eastAsia="Aptos Narrow" w:hAnsi="Aptos Narrow" w:cs="Aptos Narrow"/>
                    <w:color w:val="000000" w:themeColor="text1"/>
                    <w:sz w:val="16"/>
                    <w:szCs w:val="16"/>
                    <w:rPrChange w:id="771" w:author="Anderson, Riley Morgan" w:date="2025-12-02T00:08:00Z">
                      <w:rPr>
                        <w:rFonts w:ascii="Aptos Narrow" w:eastAsia="Aptos Narrow" w:hAnsi="Aptos Narrow" w:cs="Aptos Narrow"/>
                        <w:color w:val="000000" w:themeColor="text1"/>
                        <w:sz w:val="22"/>
                        <w:szCs w:val="22"/>
                      </w:rPr>
                    </w:rPrChange>
                  </w:rPr>
                  <w:delText>-1.52</w:delText>
                </w:r>
              </w:del>
            </w:ins>
          </w:p>
        </w:tc>
        <w:tc>
          <w:tcPr>
            <w:tcW w:w="580" w:type="dxa"/>
            <w:gridSpan w:val="2"/>
            <w:tcBorders>
              <w:top w:val="nil"/>
              <w:left w:val="nil"/>
              <w:bottom w:val="nil"/>
              <w:right w:val="nil"/>
            </w:tcBorders>
            <w:tcMar>
              <w:top w:w="15" w:type="dxa"/>
              <w:left w:w="15" w:type="dxa"/>
              <w:right w:w="15" w:type="dxa"/>
            </w:tcMar>
            <w:vAlign w:val="bottom"/>
            <w:tcPrChange w:id="772" w:author="Macon, Taydin Robert" w:date="2026-02-24T15:54:00Z" w16du:dateUtc="2026-02-24T23:54:00Z">
              <w:tcPr>
                <w:tcW w:w="571" w:type="dxa"/>
                <w:gridSpan w:val="5"/>
                <w:tcBorders>
                  <w:top w:val="nil"/>
                  <w:left w:val="nil"/>
                  <w:bottom w:val="nil"/>
                  <w:right w:val="nil"/>
                </w:tcBorders>
                <w:tcMar>
                  <w:top w:w="15" w:type="dxa"/>
                  <w:left w:w="15" w:type="dxa"/>
                  <w:right w:w="15" w:type="dxa"/>
                </w:tcMar>
                <w:vAlign w:val="bottom"/>
              </w:tcPr>
            </w:tcPrChange>
          </w:tcPr>
          <w:p w14:paraId="661D593D" w14:textId="692CF15D" w:rsidR="0396228E" w:rsidDel="0011731E" w:rsidRDefault="0396228E">
            <w:pPr>
              <w:jc w:val="center"/>
              <w:rPr>
                <w:del w:id="773" w:author="Macon, Taydin Robert" w:date="2026-02-24T15:51:00Z" w16du:dateUtc="2026-02-24T23:51:00Z"/>
                <w:rFonts w:ascii="Aptos Narrow" w:eastAsia="Aptos Narrow" w:hAnsi="Aptos Narrow" w:cs="Aptos Narrow"/>
                <w:color w:val="000000" w:themeColor="text1"/>
                <w:sz w:val="16"/>
                <w:szCs w:val="16"/>
                <w:rPrChange w:id="774" w:author="Anderson, Riley Morgan" w:date="2025-12-02T00:08:00Z">
                  <w:rPr>
                    <w:del w:id="775" w:author="Macon, Taydin Robert" w:date="2026-02-24T15:51:00Z" w16du:dateUtc="2026-02-24T23:51:00Z"/>
                    <w:rFonts w:ascii="Aptos Narrow" w:eastAsia="Aptos Narrow" w:hAnsi="Aptos Narrow" w:cs="Aptos Narrow"/>
                    <w:color w:val="000000" w:themeColor="text1"/>
                    <w:sz w:val="22"/>
                    <w:szCs w:val="22"/>
                  </w:rPr>
                </w:rPrChange>
              </w:rPr>
              <w:pPrChange w:id="776" w:author="Anderson, Riley Morgan" w:date="2025-12-02T00:07:00Z">
                <w:pPr/>
              </w:pPrChange>
            </w:pPr>
            <w:ins w:id="777" w:author="Anderson, Riley Morgan" w:date="2025-12-02T00:07:00Z">
              <w:del w:id="778" w:author="Macon, Taydin Robert" w:date="2026-02-24T15:51:00Z" w16du:dateUtc="2026-02-24T23:51:00Z">
                <w:r w:rsidRPr="0396228E" w:rsidDel="0011731E">
                  <w:rPr>
                    <w:rFonts w:ascii="Aptos Narrow" w:eastAsia="Aptos Narrow" w:hAnsi="Aptos Narrow" w:cs="Aptos Narrow"/>
                    <w:color w:val="000000" w:themeColor="text1"/>
                    <w:sz w:val="16"/>
                    <w:szCs w:val="16"/>
                    <w:rPrChange w:id="779" w:author="Anderson, Riley Morgan" w:date="2025-12-02T00:08:00Z">
                      <w:rPr>
                        <w:rFonts w:ascii="Aptos Narrow" w:eastAsia="Aptos Narrow" w:hAnsi="Aptos Narrow" w:cs="Aptos Narrow"/>
                        <w:color w:val="000000" w:themeColor="text1"/>
                        <w:sz w:val="22"/>
                        <w:szCs w:val="22"/>
                      </w:rPr>
                    </w:rPrChange>
                  </w:rPr>
                  <w:delText>-0.74</w:delText>
                </w:r>
              </w:del>
            </w:ins>
          </w:p>
        </w:tc>
        <w:tc>
          <w:tcPr>
            <w:tcW w:w="50" w:type="dxa"/>
            <w:tcBorders>
              <w:top w:val="nil"/>
              <w:left w:val="nil"/>
              <w:bottom w:val="nil"/>
              <w:right w:val="nil"/>
            </w:tcBorders>
            <w:tcMar>
              <w:top w:w="15" w:type="dxa"/>
              <w:left w:w="15" w:type="dxa"/>
              <w:right w:w="15" w:type="dxa"/>
            </w:tcMar>
            <w:vAlign w:val="bottom"/>
            <w:tcPrChange w:id="780" w:author="Macon, Taydin Robert" w:date="2026-02-24T15:54:00Z" w16du:dateUtc="2026-02-24T23:54:00Z">
              <w:tcPr>
                <w:tcW w:w="43" w:type="dxa"/>
                <w:tcBorders>
                  <w:top w:val="nil"/>
                  <w:left w:val="nil"/>
                  <w:bottom w:val="nil"/>
                  <w:right w:val="nil"/>
                </w:tcBorders>
                <w:tcMar>
                  <w:top w:w="15" w:type="dxa"/>
                  <w:left w:w="15" w:type="dxa"/>
                  <w:right w:w="15" w:type="dxa"/>
                </w:tcMar>
                <w:vAlign w:val="bottom"/>
              </w:tcPr>
            </w:tcPrChange>
          </w:tcPr>
          <w:p w14:paraId="4C2D13F2" w14:textId="7C34678E" w:rsidR="0396228E" w:rsidDel="0011731E" w:rsidRDefault="0396228E" w:rsidP="0396228E">
            <w:pPr>
              <w:rPr>
                <w:del w:id="781" w:author="Macon, Taydin Robert" w:date="2026-02-24T15:51:00Z" w16du:dateUtc="2026-02-24T23:51:00Z"/>
                <w:sz w:val="18"/>
                <w:szCs w:val="18"/>
                <w:rPrChange w:id="782" w:author="Anderson, Riley Morgan" w:date="2025-12-02T00:08:00Z">
                  <w:rPr>
                    <w:del w:id="783" w:author="Macon, Taydin Robert" w:date="2026-02-24T15:51:00Z" w16du:dateUtc="2026-02-24T23:51:00Z"/>
                    <w:sz w:val="20"/>
                    <w:szCs w:val="20"/>
                  </w:rPr>
                </w:rPrChange>
              </w:rPr>
            </w:pPr>
          </w:p>
        </w:tc>
        <w:tc>
          <w:tcPr>
            <w:tcW w:w="552" w:type="dxa"/>
            <w:gridSpan w:val="2"/>
            <w:tcBorders>
              <w:top w:val="nil"/>
              <w:left w:val="nil"/>
              <w:bottom w:val="nil"/>
              <w:right w:val="nil"/>
            </w:tcBorders>
            <w:tcMar>
              <w:top w:w="15" w:type="dxa"/>
              <w:left w:w="15" w:type="dxa"/>
              <w:right w:w="15" w:type="dxa"/>
            </w:tcMar>
            <w:vAlign w:val="bottom"/>
            <w:tcPrChange w:id="784" w:author="Macon, Taydin Robert" w:date="2026-02-24T15:54:00Z" w16du:dateUtc="2026-02-24T23:54:00Z">
              <w:tcPr>
                <w:tcW w:w="453" w:type="dxa"/>
                <w:gridSpan w:val="3"/>
                <w:tcBorders>
                  <w:top w:val="nil"/>
                  <w:left w:val="nil"/>
                  <w:bottom w:val="nil"/>
                  <w:right w:val="nil"/>
                </w:tcBorders>
                <w:tcMar>
                  <w:top w:w="15" w:type="dxa"/>
                  <w:left w:w="15" w:type="dxa"/>
                  <w:right w:w="15" w:type="dxa"/>
                </w:tcMar>
                <w:vAlign w:val="bottom"/>
              </w:tcPr>
            </w:tcPrChange>
          </w:tcPr>
          <w:p w14:paraId="04DD18FC" w14:textId="1A6A2BCB" w:rsidR="0396228E" w:rsidDel="0011731E" w:rsidRDefault="0396228E">
            <w:pPr>
              <w:jc w:val="center"/>
              <w:rPr>
                <w:del w:id="785" w:author="Macon, Taydin Robert" w:date="2026-02-24T15:51:00Z" w16du:dateUtc="2026-02-24T23:51:00Z"/>
                <w:rFonts w:ascii="Aptos Narrow" w:eastAsia="Aptos Narrow" w:hAnsi="Aptos Narrow" w:cs="Aptos Narrow"/>
                <w:color w:val="000000" w:themeColor="text1"/>
                <w:sz w:val="16"/>
                <w:szCs w:val="16"/>
                <w:rPrChange w:id="786" w:author="Anderson, Riley Morgan" w:date="2025-12-02T00:08:00Z">
                  <w:rPr>
                    <w:del w:id="787" w:author="Macon, Taydin Robert" w:date="2026-02-24T15:51:00Z" w16du:dateUtc="2026-02-24T23:51:00Z"/>
                    <w:rFonts w:ascii="Aptos Narrow" w:eastAsia="Aptos Narrow" w:hAnsi="Aptos Narrow" w:cs="Aptos Narrow"/>
                    <w:color w:val="000000" w:themeColor="text1"/>
                    <w:sz w:val="22"/>
                    <w:szCs w:val="22"/>
                  </w:rPr>
                </w:rPrChange>
              </w:rPr>
              <w:pPrChange w:id="788" w:author="Anderson, Riley Morgan" w:date="2025-12-02T00:07:00Z">
                <w:pPr/>
              </w:pPrChange>
            </w:pPr>
            <w:ins w:id="789" w:author="Anderson, Riley Morgan" w:date="2025-12-02T00:07:00Z">
              <w:del w:id="790" w:author="Macon, Taydin Robert" w:date="2026-02-24T15:51:00Z" w16du:dateUtc="2026-02-24T23:51:00Z">
                <w:r w:rsidRPr="0396228E" w:rsidDel="0011731E">
                  <w:rPr>
                    <w:rFonts w:ascii="Aptos Narrow" w:eastAsia="Aptos Narrow" w:hAnsi="Aptos Narrow" w:cs="Aptos Narrow"/>
                    <w:color w:val="000000" w:themeColor="text1"/>
                    <w:sz w:val="16"/>
                    <w:szCs w:val="16"/>
                    <w:rPrChange w:id="791" w:author="Anderson, Riley Morgan" w:date="2025-12-02T00:08:00Z">
                      <w:rPr>
                        <w:rFonts w:ascii="Aptos Narrow" w:eastAsia="Aptos Narrow" w:hAnsi="Aptos Narrow" w:cs="Aptos Narrow"/>
                        <w:color w:val="000000" w:themeColor="text1"/>
                        <w:sz w:val="22"/>
                        <w:szCs w:val="22"/>
                      </w:rPr>
                    </w:rPrChange>
                  </w:rPr>
                  <w:delText>0.25</w:delText>
                </w:r>
              </w:del>
            </w:ins>
          </w:p>
        </w:tc>
        <w:tc>
          <w:tcPr>
            <w:tcW w:w="619" w:type="dxa"/>
            <w:gridSpan w:val="2"/>
            <w:tcBorders>
              <w:top w:val="nil"/>
              <w:left w:val="nil"/>
              <w:bottom w:val="nil"/>
              <w:right w:val="nil"/>
            </w:tcBorders>
            <w:tcMar>
              <w:top w:w="15" w:type="dxa"/>
              <w:left w:w="15" w:type="dxa"/>
              <w:right w:w="15" w:type="dxa"/>
            </w:tcMar>
            <w:vAlign w:val="bottom"/>
            <w:tcPrChange w:id="792" w:author="Macon, Taydin Robert" w:date="2026-02-24T15:54:00Z" w16du:dateUtc="2026-02-24T23:54:00Z">
              <w:tcPr>
                <w:tcW w:w="594" w:type="dxa"/>
                <w:gridSpan w:val="5"/>
                <w:tcBorders>
                  <w:top w:val="nil"/>
                  <w:left w:val="nil"/>
                  <w:bottom w:val="nil"/>
                  <w:right w:val="nil"/>
                </w:tcBorders>
                <w:tcMar>
                  <w:top w:w="15" w:type="dxa"/>
                  <w:left w:w="15" w:type="dxa"/>
                  <w:right w:w="15" w:type="dxa"/>
                </w:tcMar>
                <w:vAlign w:val="bottom"/>
              </w:tcPr>
            </w:tcPrChange>
          </w:tcPr>
          <w:p w14:paraId="2601B913" w14:textId="13E79438" w:rsidR="0396228E" w:rsidDel="0011731E" w:rsidRDefault="0396228E">
            <w:pPr>
              <w:jc w:val="center"/>
              <w:rPr>
                <w:del w:id="793" w:author="Macon, Taydin Robert" w:date="2026-02-24T15:51:00Z" w16du:dateUtc="2026-02-24T23:51:00Z"/>
                <w:rFonts w:ascii="Aptos Narrow" w:eastAsia="Aptos Narrow" w:hAnsi="Aptos Narrow" w:cs="Aptos Narrow"/>
                <w:color w:val="000000" w:themeColor="text1"/>
                <w:sz w:val="16"/>
                <w:szCs w:val="16"/>
                <w:rPrChange w:id="794" w:author="Anderson, Riley Morgan" w:date="2025-12-02T00:08:00Z">
                  <w:rPr>
                    <w:del w:id="795" w:author="Macon, Taydin Robert" w:date="2026-02-24T15:51:00Z" w16du:dateUtc="2026-02-24T23:51:00Z"/>
                    <w:rFonts w:ascii="Aptos Narrow" w:eastAsia="Aptos Narrow" w:hAnsi="Aptos Narrow" w:cs="Aptos Narrow"/>
                    <w:color w:val="000000" w:themeColor="text1"/>
                    <w:sz w:val="22"/>
                    <w:szCs w:val="22"/>
                  </w:rPr>
                </w:rPrChange>
              </w:rPr>
              <w:pPrChange w:id="796" w:author="Anderson, Riley Morgan" w:date="2025-12-02T00:07:00Z">
                <w:pPr/>
              </w:pPrChange>
            </w:pPr>
            <w:ins w:id="797" w:author="Anderson, Riley Morgan" w:date="2025-12-02T00:07:00Z">
              <w:del w:id="798" w:author="Macon, Taydin Robert" w:date="2026-02-24T15:51:00Z" w16du:dateUtc="2026-02-24T23:51:00Z">
                <w:r w:rsidRPr="0396228E" w:rsidDel="0011731E">
                  <w:rPr>
                    <w:rFonts w:ascii="Aptos Narrow" w:eastAsia="Aptos Narrow" w:hAnsi="Aptos Narrow" w:cs="Aptos Narrow"/>
                    <w:color w:val="000000" w:themeColor="text1"/>
                    <w:sz w:val="16"/>
                    <w:szCs w:val="16"/>
                    <w:rPrChange w:id="799" w:author="Anderson, Riley Morgan" w:date="2025-12-02T00:08:00Z">
                      <w:rPr>
                        <w:rFonts w:ascii="Aptos Narrow" w:eastAsia="Aptos Narrow" w:hAnsi="Aptos Narrow" w:cs="Aptos Narrow"/>
                        <w:color w:val="000000" w:themeColor="text1"/>
                        <w:sz w:val="22"/>
                        <w:szCs w:val="22"/>
                      </w:rPr>
                    </w:rPrChange>
                  </w:rPr>
                  <w:delText>-2.22</w:delText>
                </w:r>
              </w:del>
            </w:ins>
          </w:p>
        </w:tc>
        <w:tc>
          <w:tcPr>
            <w:tcW w:w="45" w:type="dxa"/>
            <w:tcBorders>
              <w:top w:val="nil"/>
              <w:left w:val="nil"/>
              <w:bottom w:val="nil"/>
              <w:right w:val="nil"/>
            </w:tcBorders>
            <w:tcMar>
              <w:top w:w="15" w:type="dxa"/>
              <w:left w:w="15" w:type="dxa"/>
              <w:right w:w="15" w:type="dxa"/>
            </w:tcMar>
            <w:vAlign w:val="bottom"/>
            <w:tcPrChange w:id="800"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39D63B9E" w14:textId="362DF419" w:rsidR="0396228E" w:rsidDel="0011731E" w:rsidRDefault="0396228E" w:rsidP="0396228E">
            <w:pPr>
              <w:rPr>
                <w:del w:id="801" w:author="Macon, Taydin Robert" w:date="2026-02-24T15:51:00Z" w16du:dateUtc="2026-02-24T23:51:00Z"/>
                <w:sz w:val="18"/>
                <w:szCs w:val="18"/>
                <w:rPrChange w:id="802" w:author="Anderson, Riley Morgan" w:date="2025-12-02T00:08:00Z">
                  <w:rPr>
                    <w:del w:id="803" w:author="Macon, Taydin Robert" w:date="2026-02-24T15:51:00Z" w16du:dateUtc="2026-02-24T23:51:00Z"/>
                    <w:sz w:val="20"/>
                    <w:szCs w:val="20"/>
                  </w:rPr>
                </w:rPrChange>
              </w:rPr>
            </w:pPr>
          </w:p>
        </w:tc>
        <w:tc>
          <w:tcPr>
            <w:tcW w:w="515" w:type="dxa"/>
            <w:gridSpan w:val="2"/>
            <w:tcBorders>
              <w:top w:val="nil"/>
              <w:left w:val="nil"/>
              <w:bottom w:val="nil"/>
              <w:right w:val="nil"/>
            </w:tcBorders>
            <w:tcMar>
              <w:top w:w="15" w:type="dxa"/>
              <w:left w:w="15" w:type="dxa"/>
              <w:right w:w="15" w:type="dxa"/>
            </w:tcMar>
            <w:vAlign w:val="bottom"/>
            <w:tcPrChange w:id="804" w:author="Macon, Taydin Robert" w:date="2026-02-24T15:54:00Z" w16du:dateUtc="2026-02-24T23:54:00Z">
              <w:tcPr>
                <w:tcW w:w="428" w:type="dxa"/>
                <w:gridSpan w:val="3"/>
                <w:tcBorders>
                  <w:top w:val="nil"/>
                  <w:left w:val="nil"/>
                  <w:bottom w:val="nil"/>
                  <w:right w:val="nil"/>
                </w:tcBorders>
                <w:tcMar>
                  <w:top w:w="15" w:type="dxa"/>
                  <w:left w:w="15" w:type="dxa"/>
                  <w:right w:w="15" w:type="dxa"/>
                </w:tcMar>
                <w:vAlign w:val="bottom"/>
              </w:tcPr>
            </w:tcPrChange>
          </w:tcPr>
          <w:p w14:paraId="20A82F4D" w14:textId="67EC3354" w:rsidR="0396228E" w:rsidDel="0011731E" w:rsidRDefault="0396228E">
            <w:pPr>
              <w:jc w:val="center"/>
              <w:rPr>
                <w:del w:id="805" w:author="Macon, Taydin Robert" w:date="2026-02-24T15:51:00Z" w16du:dateUtc="2026-02-24T23:51:00Z"/>
                <w:rFonts w:ascii="Aptos Narrow" w:eastAsia="Aptos Narrow" w:hAnsi="Aptos Narrow" w:cs="Aptos Narrow"/>
                <w:color w:val="000000" w:themeColor="text1"/>
                <w:sz w:val="16"/>
                <w:szCs w:val="16"/>
                <w:rPrChange w:id="806" w:author="Anderson, Riley Morgan" w:date="2025-12-02T00:08:00Z">
                  <w:rPr>
                    <w:del w:id="807" w:author="Macon, Taydin Robert" w:date="2026-02-24T15:51:00Z" w16du:dateUtc="2026-02-24T23:51:00Z"/>
                    <w:rFonts w:ascii="Aptos Narrow" w:eastAsia="Aptos Narrow" w:hAnsi="Aptos Narrow" w:cs="Aptos Narrow"/>
                    <w:color w:val="000000" w:themeColor="text1"/>
                    <w:sz w:val="22"/>
                    <w:szCs w:val="22"/>
                  </w:rPr>
                </w:rPrChange>
              </w:rPr>
              <w:pPrChange w:id="808" w:author="Anderson, Riley Morgan" w:date="2025-12-02T00:07:00Z">
                <w:pPr/>
              </w:pPrChange>
            </w:pPr>
            <w:ins w:id="809" w:author="Anderson, Riley Morgan" w:date="2025-12-02T00:07:00Z">
              <w:del w:id="810" w:author="Macon, Taydin Robert" w:date="2026-02-24T15:51:00Z" w16du:dateUtc="2026-02-24T23:51:00Z">
                <w:r w:rsidRPr="0396228E" w:rsidDel="0011731E">
                  <w:rPr>
                    <w:rFonts w:ascii="Aptos Narrow" w:eastAsia="Aptos Narrow" w:hAnsi="Aptos Narrow" w:cs="Aptos Narrow"/>
                    <w:color w:val="000000" w:themeColor="text1"/>
                    <w:sz w:val="16"/>
                    <w:szCs w:val="16"/>
                    <w:rPrChange w:id="811" w:author="Anderson, Riley Morgan" w:date="2025-12-02T00:08:00Z">
                      <w:rPr>
                        <w:rFonts w:ascii="Aptos Narrow" w:eastAsia="Aptos Narrow" w:hAnsi="Aptos Narrow" w:cs="Aptos Narrow"/>
                        <w:color w:val="000000" w:themeColor="text1"/>
                        <w:sz w:val="22"/>
                        <w:szCs w:val="22"/>
                      </w:rPr>
                    </w:rPrChange>
                  </w:rPr>
                  <w:delText>-2.51</w:delText>
                </w:r>
              </w:del>
            </w:ins>
          </w:p>
        </w:tc>
        <w:tc>
          <w:tcPr>
            <w:tcW w:w="721" w:type="dxa"/>
            <w:gridSpan w:val="2"/>
            <w:tcBorders>
              <w:top w:val="nil"/>
              <w:left w:val="nil"/>
              <w:bottom w:val="nil"/>
              <w:right w:val="nil"/>
            </w:tcBorders>
            <w:tcMar>
              <w:top w:w="15" w:type="dxa"/>
              <w:left w:w="15" w:type="dxa"/>
              <w:right w:w="15" w:type="dxa"/>
            </w:tcMar>
            <w:vAlign w:val="bottom"/>
            <w:tcPrChange w:id="812" w:author="Macon, Taydin Robert" w:date="2026-02-24T15:54:00Z" w16du:dateUtc="2026-02-24T23:54:00Z">
              <w:tcPr>
                <w:tcW w:w="631" w:type="dxa"/>
                <w:gridSpan w:val="4"/>
                <w:tcBorders>
                  <w:top w:val="nil"/>
                  <w:left w:val="nil"/>
                  <w:bottom w:val="nil"/>
                  <w:right w:val="nil"/>
                </w:tcBorders>
                <w:tcMar>
                  <w:top w:w="15" w:type="dxa"/>
                  <w:left w:w="15" w:type="dxa"/>
                  <w:right w:w="15" w:type="dxa"/>
                </w:tcMar>
                <w:vAlign w:val="bottom"/>
              </w:tcPr>
            </w:tcPrChange>
          </w:tcPr>
          <w:p w14:paraId="43B05277" w14:textId="4606D6B3" w:rsidR="0396228E" w:rsidDel="0011731E" w:rsidRDefault="0396228E">
            <w:pPr>
              <w:jc w:val="center"/>
              <w:rPr>
                <w:del w:id="813" w:author="Macon, Taydin Robert" w:date="2026-02-24T15:51:00Z" w16du:dateUtc="2026-02-24T23:51:00Z"/>
                <w:rFonts w:ascii="Aptos Narrow" w:eastAsia="Aptos Narrow" w:hAnsi="Aptos Narrow" w:cs="Aptos Narrow"/>
                <w:color w:val="000000" w:themeColor="text1"/>
                <w:sz w:val="16"/>
                <w:szCs w:val="16"/>
                <w:rPrChange w:id="814" w:author="Anderson, Riley Morgan" w:date="2025-12-02T00:08:00Z">
                  <w:rPr>
                    <w:del w:id="815" w:author="Macon, Taydin Robert" w:date="2026-02-24T15:51:00Z" w16du:dateUtc="2026-02-24T23:51:00Z"/>
                    <w:rFonts w:ascii="Aptos Narrow" w:eastAsia="Aptos Narrow" w:hAnsi="Aptos Narrow" w:cs="Aptos Narrow"/>
                    <w:color w:val="000000" w:themeColor="text1"/>
                    <w:sz w:val="22"/>
                    <w:szCs w:val="22"/>
                  </w:rPr>
                </w:rPrChange>
              </w:rPr>
              <w:pPrChange w:id="816" w:author="Anderson, Riley Morgan" w:date="2025-12-02T00:07:00Z">
                <w:pPr/>
              </w:pPrChange>
            </w:pPr>
            <w:ins w:id="817" w:author="Anderson, Riley Morgan" w:date="2025-12-02T00:07:00Z">
              <w:del w:id="818" w:author="Macon, Taydin Robert" w:date="2026-02-24T15:51:00Z" w16du:dateUtc="2026-02-24T23:51:00Z">
                <w:r w:rsidRPr="0396228E" w:rsidDel="0011731E">
                  <w:rPr>
                    <w:rFonts w:ascii="Aptos Narrow" w:eastAsia="Aptos Narrow" w:hAnsi="Aptos Narrow" w:cs="Aptos Narrow"/>
                    <w:color w:val="000000" w:themeColor="text1"/>
                    <w:sz w:val="16"/>
                    <w:szCs w:val="16"/>
                    <w:rPrChange w:id="819" w:author="Anderson, Riley Morgan" w:date="2025-12-02T00:08:00Z">
                      <w:rPr>
                        <w:rFonts w:ascii="Aptos Narrow" w:eastAsia="Aptos Narrow" w:hAnsi="Aptos Narrow" w:cs="Aptos Narrow"/>
                        <w:color w:val="000000" w:themeColor="text1"/>
                        <w:sz w:val="22"/>
                        <w:szCs w:val="22"/>
                      </w:rPr>
                    </w:rPrChange>
                  </w:rPr>
                  <w:delText>-2.45</w:delText>
                </w:r>
              </w:del>
            </w:ins>
          </w:p>
        </w:tc>
        <w:tc>
          <w:tcPr>
            <w:tcW w:w="265" w:type="dxa"/>
            <w:gridSpan w:val="2"/>
            <w:tcBorders>
              <w:top w:val="nil"/>
              <w:left w:val="nil"/>
              <w:bottom w:val="nil"/>
              <w:right w:val="nil"/>
            </w:tcBorders>
            <w:tcMar>
              <w:top w:w="15" w:type="dxa"/>
              <w:left w:w="15" w:type="dxa"/>
              <w:right w:w="15" w:type="dxa"/>
            </w:tcMar>
            <w:vAlign w:val="bottom"/>
            <w:tcPrChange w:id="820" w:author="Macon, Taydin Robert" w:date="2026-02-24T15:54:00Z" w16du:dateUtc="2026-02-24T23:54:00Z">
              <w:tcPr>
                <w:tcW w:w="309" w:type="dxa"/>
                <w:gridSpan w:val="4"/>
                <w:tcBorders>
                  <w:top w:val="nil"/>
                  <w:left w:val="nil"/>
                  <w:bottom w:val="nil"/>
                  <w:right w:val="nil"/>
                </w:tcBorders>
                <w:tcMar>
                  <w:top w:w="15" w:type="dxa"/>
                  <w:left w:w="15" w:type="dxa"/>
                  <w:right w:w="15" w:type="dxa"/>
                </w:tcMar>
                <w:vAlign w:val="bottom"/>
              </w:tcPr>
            </w:tcPrChange>
          </w:tcPr>
          <w:p w14:paraId="573FC3CA" w14:textId="0F675C2F" w:rsidR="0396228E" w:rsidDel="0011731E" w:rsidRDefault="0396228E" w:rsidP="0396228E">
            <w:pPr>
              <w:rPr>
                <w:del w:id="821" w:author="Macon, Taydin Robert" w:date="2026-02-24T15:51:00Z" w16du:dateUtc="2026-02-24T23:51:00Z"/>
                <w:sz w:val="18"/>
                <w:szCs w:val="18"/>
                <w:rPrChange w:id="822" w:author="Anderson, Riley Morgan" w:date="2025-12-02T00:08:00Z">
                  <w:rPr>
                    <w:del w:id="823" w:author="Macon, Taydin Robert" w:date="2026-02-24T15:51:00Z" w16du:dateUtc="2026-02-24T23:51:00Z"/>
                    <w:sz w:val="20"/>
                    <w:szCs w:val="20"/>
                  </w:rPr>
                </w:rPrChange>
              </w:rPr>
            </w:pPr>
          </w:p>
        </w:tc>
        <w:tc>
          <w:tcPr>
            <w:tcW w:w="502" w:type="dxa"/>
            <w:tcBorders>
              <w:top w:val="nil"/>
              <w:left w:val="nil"/>
              <w:bottom w:val="nil"/>
              <w:right w:val="nil"/>
            </w:tcBorders>
            <w:tcMar>
              <w:top w:w="15" w:type="dxa"/>
              <w:left w:w="15" w:type="dxa"/>
              <w:right w:w="15" w:type="dxa"/>
            </w:tcMar>
            <w:vAlign w:val="bottom"/>
            <w:tcPrChange w:id="824" w:author="Macon, Taydin Robert" w:date="2026-02-24T15:54:00Z" w16du:dateUtc="2026-02-24T23:54:00Z">
              <w:tcPr>
                <w:tcW w:w="371" w:type="dxa"/>
                <w:tcBorders>
                  <w:top w:val="nil"/>
                  <w:left w:val="nil"/>
                  <w:bottom w:val="nil"/>
                  <w:right w:val="nil"/>
                </w:tcBorders>
                <w:tcMar>
                  <w:top w:w="15" w:type="dxa"/>
                  <w:left w:w="15" w:type="dxa"/>
                  <w:right w:w="15" w:type="dxa"/>
                </w:tcMar>
                <w:vAlign w:val="bottom"/>
              </w:tcPr>
            </w:tcPrChange>
          </w:tcPr>
          <w:p w14:paraId="3A7BD99D" w14:textId="6BA6489B" w:rsidR="0396228E" w:rsidDel="0011731E" w:rsidRDefault="0396228E">
            <w:pPr>
              <w:jc w:val="center"/>
              <w:rPr>
                <w:del w:id="825" w:author="Macon, Taydin Robert" w:date="2026-02-24T15:51:00Z" w16du:dateUtc="2026-02-24T23:51:00Z"/>
                <w:rFonts w:ascii="Aptos Narrow" w:eastAsia="Aptos Narrow" w:hAnsi="Aptos Narrow" w:cs="Aptos Narrow"/>
                <w:color w:val="000000" w:themeColor="text1"/>
                <w:sz w:val="16"/>
                <w:szCs w:val="16"/>
                <w:rPrChange w:id="826" w:author="Anderson, Riley Morgan" w:date="2025-12-02T00:08:00Z">
                  <w:rPr>
                    <w:del w:id="827" w:author="Macon, Taydin Robert" w:date="2026-02-24T15:51:00Z" w16du:dateUtc="2026-02-24T23:51:00Z"/>
                    <w:rFonts w:ascii="Aptos Narrow" w:eastAsia="Aptos Narrow" w:hAnsi="Aptos Narrow" w:cs="Aptos Narrow"/>
                    <w:color w:val="000000" w:themeColor="text1"/>
                    <w:sz w:val="22"/>
                    <w:szCs w:val="22"/>
                  </w:rPr>
                </w:rPrChange>
              </w:rPr>
              <w:pPrChange w:id="828" w:author="Anderson, Riley Morgan" w:date="2025-12-02T00:07:00Z">
                <w:pPr/>
              </w:pPrChange>
            </w:pPr>
            <w:ins w:id="829" w:author="Anderson, Riley Morgan" w:date="2025-12-02T00:07:00Z">
              <w:del w:id="830" w:author="Macon, Taydin Robert" w:date="2026-02-24T15:51:00Z" w16du:dateUtc="2026-02-24T23:51:00Z">
                <w:r w:rsidRPr="0396228E" w:rsidDel="0011731E">
                  <w:rPr>
                    <w:rFonts w:ascii="Aptos Narrow" w:eastAsia="Aptos Narrow" w:hAnsi="Aptos Narrow" w:cs="Aptos Narrow"/>
                    <w:color w:val="000000" w:themeColor="text1"/>
                    <w:sz w:val="16"/>
                    <w:szCs w:val="16"/>
                    <w:rPrChange w:id="831" w:author="Anderson, Riley Morgan" w:date="2025-12-02T00:08:00Z">
                      <w:rPr>
                        <w:rFonts w:ascii="Aptos Narrow" w:eastAsia="Aptos Narrow" w:hAnsi="Aptos Narrow" w:cs="Aptos Narrow"/>
                        <w:color w:val="000000" w:themeColor="text1"/>
                        <w:sz w:val="22"/>
                        <w:szCs w:val="22"/>
                      </w:rPr>
                    </w:rPrChange>
                  </w:rPr>
                  <w:delText>0.5</w:delText>
                </w:r>
              </w:del>
            </w:ins>
          </w:p>
        </w:tc>
        <w:tc>
          <w:tcPr>
            <w:tcW w:w="503" w:type="dxa"/>
            <w:gridSpan w:val="2"/>
            <w:tcBorders>
              <w:top w:val="nil"/>
              <w:left w:val="nil"/>
              <w:bottom w:val="nil"/>
              <w:right w:val="nil"/>
            </w:tcBorders>
            <w:tcMar>
              <w:top w:w="15" w:type="dxa"/>
              <w:left w:w="15" w:type="dxa"/>
              <w:right w:w="15" w:type="dxa"/>
            </w:tcMar>
            <w:vAlign w:val="bottom"/>
            <w:tcPrChange w:id="832" w:author="Macon, Taydin Robert" w:date="2026-02-24T15:54:00Z" w16du:dateUtc="2026-02-24T23:54:00Z">
              <w:tcPr>
                <w:tcW w:w="694" w:type="dxa"/>
                <w:gridSpan w:val="4"/>
                <w:tcBorders>
                  <w:top w:val="nil"/>
                  <w:left w:val="nil"/>
                  <w:bottom w:val="nil"/>
                  <w:right w:val="nil"/>
                </w:tcBorders>
                <w:tcMar>
                  <w:top w:w="15" w:type="dxa"/>
                  <w:left w:w="15" w:type="dxa"/>
                  <w:right w:w="15" w:type="dxa"/>
                </w:tcMar>
                <w:vAlign w:val="bottom"/>
              </w:tcPr>
            </w:tcPrChange>
          </w:tcPr>
          <w:p w14:paraId="67D46318" w14:textId="575CFB9E" w:rsidR="0396228E" w:rsidDel="0011731E" w:rsidRDefault="0396228E">
            <w:pPr>
              <w:jc w:val="center"/>
              <w:rPr>
                <w:del w:id="833" w:author="Macon, Taydin Robert" w:date="2026-02-24T15:51:00Z" w16du:dateUtc="2026-02-24T23:51:00Z"/>
                <w:rFonts w:ascii="Aptos Narrow" w:eastAsia="Aptos Narrow" w:hAnsi="Aptos Narrow" w:cs="Aptos Narrow"/>
                <w:color w:val="000000" w:themeColor="text1"/>
                <w:sz w:val="16"/>
                <w:szCs w:val="16"/>
                <w:rPrChange w:id="834" w:author="Anderson, Riley Morgan" w:date="2025-12-02T00:08:00Z">
                  <w:rPr>
                    <w:del w:id="835" w:author="Macon, Taydin Robert" w:date="2026-02-24T15:51:00Z" w16du:dateUtc="2026-02-24T23:51:00Z"/>
                    <w:rFonts w:ascii="Aptos Narrow" w:eastAsia="Aptos Narrow" w:hAnsi="Aptos Narrow" w:cs="Aptos Narrow"/>
                    <w:color w:val="000000" w:themeColor="text1"/>
                    <w:sz w:val="22"/>
                    <w:szCs w:val="22"/>
                  </w:rPr>
                </w:rPrChange>
              </w:rPr>
              <w:pPrChange w:id="836" w:author="Anderson, Riley Morgan" w:date="2025-12-02T00:07:00Z">
                <w:pPr/>
              </w:pPrChange>
            </w:pPr>
            <w:ins w:id="837" w:author="Anderson, Riley Morgan" w:date="2025-12-02T00:07:00Z">
              <w:del w:id="838" w:author="Macon, Taydin Robert" w:date="2026-02-24T15:51:00Z" w16du:dateUtc="2026-02-24T23:51:00Z">
                <w:r w:rsidRPr="0396228E" w:rsidDel="0011731E">
                  <w:rPr>
                    <w:rFonts w:ascii="Aptos Narrow" w:eastAsia="Aptos Narrow" w:hAnsi="Aptos Narrow" w:cs="Aptos Narrow"/>
                    <w:color w:val="000000" w:themeColor="text1"/>
                    <w:sz w:val="16"/>
                    <w:szCs w:val="16"/>
                    <w:rPrChange w:id="839" w:author="Anderson, Riley Morgan" w:date="2025-12-02T00:08:00Z">
                      <w:rPr>
                        <w:rFonts w:ascii="Aptos Narrow" w:eastAsia="Aptos Narrow" w:hAnsi="Aptos Narrow" w:cs="Aptos Narrow"/>
                        <w:color w:val="000000" w:themeColor="text1"/>
                        <w:sz w:val="22"/>
                        <w:szCs w:val="22"/>
                      </w:rPr>
                    </w:rPrChange>
                  </w:rPr>
                  <w:delText>-0.23</w:delText>
                </w:r>
              </w:del>
            </w:ins>
          </w:p>
        </w:tc>
      </w:tr>
      <w:tr w:rsidR="0011731E" w:rsidDel="0011731E" w14:paraId="43EC860C" w14:textId="07BAB1F4" w:rsidTr="0011731E">
        <w:trPr>
          <w:trHeight w:val="285"/>
          <w:ins w:id="840" w:author="Anderson, Riley Morgan" w:date="2025-12-02T00:07:00Z"/>
          <w:del w:id="841" w:author="Macon, Taydin Robert" w:date="2026-02-24T15:51:00Z"/>
          <w:trPrChange w:id="842" w:author="Macon, Taydin Robert" w:date="2026-02-24T15:54:00Z" w16du:dateUtc="2026-02-24T23:54:00Z">
            <w:trPr>
              <w:gridBefore w:val="1"/>
              <w:trHeight w:val="285"/>
            </w:trPr>
          </w:trPrChange>
        </w:trPr>
        <w:tc>
          <w:tcPr>
            <w:tcW w:w="722" w:type="dxa"/>
            <w:gridSpan w:val="2"/>
            <w:tcBorders>
              <w:top w:val="nil"/>
              <w:left w:val="nil"/>
              <w:bottom w:val="nil"/>
              <w:right w:val="nil"/>
            </w:tcBorders>
            <w:tcMar>
              <w:top w:w="15" w:type="dxa"/>
              <w:left w:w="15" w:type="dxa"/>
              <w:right w:w="15" w:type="dxa"/>
            </w:tcMar>
            <w:vAlign w:val="bottom"/>
            <w:tcPrChange w:id="843" w:author="Macon, Taydin Robert" w:date="2026-02-24T15:54:00Z" w16du:dateUtc="2026-02-24T23:54:00Z">
              <w:tcPr>
                <w:tcW w:w="627" w:type="dxa"/>
                <w:gridSpan w:val="4"/>
                <w:tcBorders>
                  <w:top w:val="nil"/>
                  <w:left w:val="nil"/>
                  <w:bottom w:val="nil"/>
                  <w:right w:val="nil"/>
                </w:tcBorders>
                <w:tcMar>
                  <w:top w:w="15" w:type="dxa"/>
                  <w:left w:w="15" w:type="dxa"/>
                  <w:right w:w="15" w:type="dxa"/>
                </w:tcMar>
                <w:vAlign w:val="bottom"/>
              </w:tcPr>
            </w:tcPrChange>
          </w:tcPr>
          <w:p w14:paraId="17470534" w14:textId="424E59AB" w:rsidR="0396228E" w:rsidDel="0011731E" w:rsidRDefault="0396228E">
            <w:pPr>
              <w:rPr>
                <w:del w:id="844" w:author="Macon, Taydin Robert" w:date="2026-02-24T15:51:00Z" w16du:dateUtc="2026-02-24T23:51:00Z"/>
                <w:rFonts w:ascii="Aptos Narrow" w:eastAsia="Aptos Narrow" w:hAnsi="Aptos Narrow" w:cs="Aptos Narrow"/>
                <w:color w:val="000000" w:themeColor="text1"/>
                <w:sz w:val="16"/>
                <w:szCs w:val="16"/>
                <w:rPrChange w:id="845" w:author="Anderson, Riley Morgan" w:date="2025-12-02T00:08:00Z">
                  <w:rPr>
                    <w:del w:id="846" w:author="Macon, Taydin Robert" w:date="2026-02-24T15:51:00Z" w16du:dateUtc="2026-02-24T23:51:00Z"/>
                    <w:rFonts w:ascii="Aptos Narrow" w:eastAsia="Aptos Narrow" w:hAnsi="Aptos Narrow" w:cs="Aptos Narrow"/>
                    <w:color w:val="000000" w:themeColor="text1"/>
                    <w:sz w:val="22"/>
                    <w:szCs w:val="22"/>
                  </w:rPr>
                </w:rPrChange>
              </w:rPr>
            </w:pPr>
            <w:ins w:id="847" w:author="Anderson, Riley Morgan" w:date="2025-12-02T00:07:00Z">
              <w:del w:id="848" w:author="Macon, Taydin Robert" w:date="2026-02-24T15:51:00Z" w16du:dateUtc="2026-02-24T23:51:00Z">
                <w:r w:rsidRPr="0396228E" w:rsidDel="0011731E">
                  <w:rPr>
                    <w:rFonts w:ascii="Aptos Narrow" w:eastAsia="Aptos Narrow" w:hAnsi="Aptos Narrow" w:cs="Aptos Narrow"/>
                    <w:color w:val="000000" w:themeColor="text1"/>
                    <w:sz w:val="16"/>
                    <w:szCs w:val="16"/>
                    <w:rPrChange w:id="849" w:author="Anderson, Riley Morgan" w:date="2025-12-02T00:08:00Z">
                      <w:rPr>
                        <w:rFonts w:ascii="Aptos Narrow" w:eastAsia="Aptos Narrow" w:hAnsi="Aptos Narrow" w:cs="Aptos Narrow"/>
                        <w:color w:val="000000" w:themeColor="text1"/>
                        <w:sz w:val="22"/>
                        <w:szCs w:val="22"/>
                      </w:rPr>
                    </w:rPrChange>
                  </w:rPr>
                  <w:delText>Asy</w:delText>
                </w:r>
                <w:r w:rsidRPr="0396228E" w:rsidDel="0011731E">
                  <w:rPr>
                    <w:rFonts w:ascii="Aptos Narrow" w:eastAsia="Aptos Narrow" w:hAnsi="Aptos Narrow" w:cs="Aptos Narrow"/>
                    <w:color w:val="000000" w:themeColor="text1"/>
                    <w:sz w:val="16"/>
                    <w:szCs w:val="16"/>
                    <w:rPrChange w:id="850" w:author="Anderson, Riley Morgan" w:date="2025-12-02T00:07:00Z">
                      <w:rPr>
                        <w:rFonts w:ascii="Aptos Narrow" w:eastAsia="Aptos Narrow" w:hAnsi="Aptos Narrow" w:cs="Aptos Narrow"/>
                        <w:color w:val="000000" w:themeColor="text1"/>
                        <w:sz w:val="22"/>
                        <w:szCs w:val="22"/>
                      </w:rPr>
                    </w:rPrChange>
                  </w:rPr>
                  <w:delText>. LCL</w:delText>
                </w:r>
              </w:del>
            </w:ins>
          </w:p>
        </w:tc>
        <w:tc>
          <w:tcPr>
            <w:tcW w:w="413" w:type="dxa"/>
            <w:tcBorders>
              <w:top w:val="nil"/>
              <w:left w:val="nil"/>
              <w:bottom w:val="nil"/>
              <w:right w:val="nil"/>
            </w:tcBorders>
            <w:tcMar>
              <w:top w:w="15" w:type="dxa"/>
              <w:left w:w="15" w:type="dxa"/>
              <w:right w:w="15" w:type="dxa"/>
            </w:tcMar>
            <w:vAlign w:val="bottom"/>
            <w:tcPrChange w:id="851" w:author="Macon, Taydin Robert" w:date="2026-02-24T15:54:00Z" w16du:dateUtc="2026-02-24T23:54:00Z">
              <w:tcPr>
                <w:tcW w:w="311" w:type="dxa"/>
                <w:tcBorders>
                  <w:top w:val="nil"/>
                  <w:left w:val="nil"/>
                  <w:bottom w:val="nil"/>
                  <w:right w:val="nil"/>
                </w:tcBorders>
                <w:tcMar>
                  <w:top w:w="15" w:type="dxa"/>
                  <w:left w:w="15" w:type="dxa"/>
                  <w:right w:w="15" w:type="dxa"/>
                </w:tcMar>
                <w:vAlign w:val="bottom"/>
              </w:tcPr>
            </w:tcPrChange>
          </w:tcPr>
          <w:p w14:paraId="32EAF39D" w14:textId="7AFEB4AF" w:rsidR="0396228E" w:rsidDel="0011731E" w:rsidRDefault="0396228E">
            <w:pPr>
              <w:jc w:val="center"/>
              <w:rPr>
                <w:del w:id="852" w:author="Macon, Taydin Robert" w:date="2026-02-24T15:51:00Z" w16du:dateUtc="2026-02-24T23:51:00Z"/>
                <w:rFonts w:ascii="Aptos Narrow" w:eastAsia="Aptos Narrow" w:hAnsi="Aptos Narrow" w:cs="Aptos Narrow"/>
                <w:color w:val="000000" w:themeColor="text1"/>
                <w:sz w:val="16"/>
                <w:szCs w:val="16"/>
                <w:rPrChange w:id="853" w:author="Anderson, Riley Morgan" w:date="2025-12-02T00:08:00Z">
                  <w:rPr>
                    <w:del w:id="854" w:author="Macon, Taydin Robert" w:date="2026-02-24T15:51:00Z" w16du:dateUtc="2026-02-24T23:51:00Z"/>
                    <w:rFonts w:ascii="Aptos Narrow" w:eastAsia="Aptos Narrow" w:hAnsi="Aptos Narrow" w:cs="Aptos Narrow"/>
                    <w:color w:val="000000" w:themeColor="text1"/>
                    <w:sz w:val="22"/>
                    <w:szCs w:val="22"/>
                  </w:rPr>
                </w:rPrChange>
              </w:rPr>
              <w:pPrChange w:id="855" w:author="Anderson, Riley Morgan" w:date="2025-12-02T00:07:00Z">
                <w:pPr/>
              </w:pPrChange>
            </w:pPr>
            <w:ins w:id="856" w:author="Anderson, Riley Morgan" w:date="2025-12-02T00:07:00Z">
              <w:del w:id="857" w:author="Macon, Taydin Robert" w:date="2026-02-24T15:51:00Z" w16du:dateUtc="2026-02-24T23:51:00Z">
                <w:r w:rsidRPr="0396228E" w:rsidDel="0011731E">
                  <w:rPr>
                    <w:rFonts w:ascii="Aptos Narrow" w:eastAsia="Aptos Narrow" w:hAnsi="Aptos Narrow" w:cs="Aptos Narrow"/>
                    <w:color w:val="000000" w:themeColor="text1"/>
                    <w:sz w:val="16"/>
                    <w:szCs w:val="16"/>
                    <w:rPrChange w:id="858" w:author="Anderson, Riley Morgan" w:date="2025-12-02T00:08:00Z">
                      <w:rPr>
                        <w:rFonts w:ascii="Aptos Narrow" w:eastAsia="Aptos Narrow" w:hAnsi="Aptos Narrow" w:cs="Aptos Narrow"/>
                        <w:color w:val="000000" w:themeColor="text1"/>
                        <w:sz w:val="22"/>
                        <w:szCs w:val="22"/>
                      </w:rPr>
                    </w:rPrChange>
                  </w:rPr>
                  <w:delText>-0.79</w:delText>
                </w:r>
              </w:del>
            </w:ins>
          </w:p>
        </w:tc>
        <w:tc>
          <w:tcPr>
            <w:tcW w:w="618" w:type="dxa"/>
            <w:gridSpan w:val="2"/>
            <w:tcBorders>
              <w:top w:val="nil"/>
              <w:left w:val="nil"/>
              <w:bottom w:val="nil"/>
              <w:right w:val="nil"/>
            </w:tcBorders>
            <w:tcMar>
              <w:top w:w="15" w:type="dxa"/>
              <w:left w:w="15" w:type="dxa"/>
              <w:right w:w="15" w:type="dxa"/>
            </w:tcMar>
            <w:vAlign w:val="bottom"/>
            <w:tcPrChange w:id="859" w:author="Macon, Taydin Robert" w:date="2026-02-24T15:54:00Z" w16du:dateUtc="2026-02-24T23:54:00Z">
              <w:tcPr>
                <w:tcW w:w="508" w:type="dxa"/>
                <w:gridSpan w:val="4"/>
                <w:tcBorders>
                  <w:top w:val="nil"/>
                  <w:left w:val="nil"/>
                  <w:bottom w:val="nil"/>
                  <w:right w:val="nil"/>
                </w:tcBorders>
                <w:tcMar>
                  <w:top w:w="15" w:type="dxa"/>
                  <w:left w:w="15" w:type="dxa"/>
                  <w:right w:w="15" w:type="dxa"/>
                </w:tcMar>
                <w:vAlign w:val="bottom"/>
              </w:tcPr>
            </w:tcPrChange>
          </w:tcPr>
          <w:p w14:paraId="49DF034E" w14:textId="33AB8DDF" w:rsidR="0396228E" w:rsidDel="0011731E" w:rsidRDefault="0396228E">
            <w:pPr>
              <w:jc w:val="center"/>
              <w:rPr>
                <w:del w:id="860" w:author="Macon, Taydin Robert" w:date="2026-02-24T15:51:00Z" w16du:dateUtc="2026-02-24T23:51:00Z"/>
                <w:rFonts w:ascii="Aptos Narrow" w:eastAsia="Aptos Narrow" w:hAnsi="Aptos Narrow" w:cs="Aptos Narrow"/>
                <w:color w:val="000000" w:themeColor="text1"/>
                <w:sz w:val="16"/>
                <w:szCs w:val="16"/>
                <w:rPrChange w:id="861" w:author="Anderson, Riley Morgan" w:date="2025-12-02T00:08:00Z">
                  <w:rPr>
                    <w:del w:id="862" w:author="Macon, Taydin Robert" w:date="2026-02-24T15:51:00Z" w16du:dateUtc="2026-02-24T23:51:00Z"/>
                    <w:rFonts w:ascii="Aptos Narrow" w:eastAsia="Aptos Narrow" w:hAnsi="Aptos Narrow" w:cs="Aptos Narrow"/>
                    <w:color w:val="000000" w:themeColor="text1"/>
                    <w:sz w:val="22"/>
                    <w:szCs w:val="22"/>
                  </w:rPr>
                </w:rPrChange>
              </w:rPr>
              <w:pPrChange w:id="863" w:author="Anderson, Riley Morgan" w:date="2025-12-02T00:07:00Z">
                <w:pPr/>
              </w:pPrChange>
            </w:pPr>
            <w:ins w:id="864" w:author="Anderson, Riley Morgan" w:date="2025-12-02T00:07:00Z">
              <w:del w:id="865" w:author="Macon, Taydin Robert" w:date="2026-02-24T15:51:00Z" w16du:dateUtc="2026-02-24T23:51:00Z">
                <w:r w:rsidRPr="0396228E" w:rsidDel="0011731E">
                  <w:rPr>
                    <w:rFonts w:ascii="Aptos Narrow" w:eastAsia="Aptos Narrow" w:hAnsi="Aptos Narrow" w:cs="Aptos Narrow"/>
                    <w:color w:val="000000" w:themeColor="text1"/>
                    <w:sz w:val="16"/>
                    <w:szCs w:val="16"/>
                    <w:rPrChange w:id="866" w:author="Anderson, Riley Morgan" w:date="2025-12-02T00:08:00Z">
                      <w:rPr>
                        <w:rFonts w:ascii="Aptos Narrow" w:eastAsia="Aptos Narrow" w:hAnsi="Aptos Narrow" w:cs="Aptos Narrow"/>
                        <w:color w:val="000000" w:themeColor="text1"/>
                        <w:sz w:val="22"/>
                        <w:szCs w:val="22"/>
                      </w:rPr>
                    </w:rPrChange>
                  </w:rPr>
                  <w:delText>-0.94</w:delText>
                </w:r>
              </w:del>
            </w:ins>
          </w:p>
        </w:tc>
        <w:tc>
          <w:tcPr>
            <w:tcW w:w="316" w:type="dxa"/>
            <w:gridSpan w:val="2"/>
            <w:tcBorders>
              <w:top w:val="nil"/>
              <w:left w:val="nil"/>
              <w:bottom w:val="nil"/>
              <w:right w:val="nil"/>
            </w:tcBorders>
            <w:tcMar>
              <w:top w:w="15" w:type="dxa"/>
              <w:left w:w="15" w:type="dxa"/>
              <w:right w:w="15" w:type="dxa"/>
            </w:tcMar>
            <w:vAlign w:val="bottom"/>
            <w:tcPrChange w:id="867" w:author="Macon, Taydin Robert" w:date="2026-02-24T15:54:00Z" w16du:dateUtc="2026-02-24T23:54:00Z">
              <w:tcPr>
                <w:tcW w:w="428" w:type="dxa"/>
                <w:gridSpan w:val="4"/>
                <w:tcBorders>
                  <w:top w:val="nil"/>
                  <w:left w:val="nil"/>
                  <w:bottom w:val="nil"/>
                  <w:right w:val="nil"/>
                </w:tcBorders>
                <w:tcMar>
                  <w:top w:w="15" w:type="dxa"/>
                  <w:left w:w="15" w:type="dxa"/>
                  <w:right w:w="15" w:type="dxa"/>
                </w:tcMar>
                <w:vAlign w:val="bottom"/>
              </w:tcPr>
            </w:tcPrChange>
          </w:tcPr>
          <w:p w14:paraId="3C17DADC" w14:textId="576E73E2" w:rsidR="0396228E" w:rsidDel="0011731E" w:rsidRDefault="0396228E" w:rsidP="0396228E">
            <w:pPr>
              <w:rPr>
                <w:del w:id="868" w:author="Macon, Taydin Robert" w:date="2026-02-24T15:51:00Z" w16du:dateUtc="2026-02-24T23:51:00Z"/>
                <w:sz w:val="18"/>
                <w:szCs w:val="18"/>
                <w:rPrChange w:id="869" w:author="Anderson, Riley Morgan" w:date="2025-12-02T00:08:00Z">
                  <w:rPr>
                    <w:del w:id="870" w:author="Macon, Taydin Robert" w:date="2026-02-24T15:51:00Z" w16du:dateUtc="2026-02-24T23:51:00Z"/>
                    <w:sz w:val="20"/>
                    <w:szCs w:val="20"/>
                  </w:rPr>
                </w:rPrChange>
              </w:rPr>
            </w:pPr>
          </w:p>
        </w:tc>
        <w:tc>
          <w:tcPr>
            <w:tcW w:w="537" w:type="dxa"/>
            <w:tcBorders>
              <w:top w:val="nil"/>
              <w:left w:val="nil"/>
              <w:bottom w:val="nil"/>
              <w:right w:val="nil"/>
            </w:tcBorders>
            <w:tcMar>
              <w:top w:w="15" w:type="dxa"/>
              <w:left w:w="15" w:type="dxa"/>
              <w:right w:w="15" w:type="dxa"/>
            </w:tcMar>
            <w:vAlign w:val="bottom"/>
            <w:tcPrChange w:id="871" w:author="Macon, Taydin Robert" w:date="2026-02-24T15:54:00Z" w16du:dateUtc="2026-02-24T23:54:00Z">
              <w:tcPr>
                <w:tcW w:w="326" w:type="dxa"/>
                <w:tcBorders>
                  <w:top w:val="nil"/>
                  <w:left w:val="nil"/>
                  <w:bottom w:val="nil"/>
                  <w:right w:val="nil"/>
                </w:tcBorders>
                <w:tcMar>
                  <w:top w:w="15" w:type="dxa"/>
                  <w:left w:w="15" w:type="dxa"/>
                  <w:right w:w="15" w:type="dxa"/>
                </w:tcMar>
                <w:vAlign w:val="bottom"/>
              </w:tcPr>
            </w:tcPrChange>
          </w:tcPr>
          <w:p w14:paraId="53E7B809" w14:textId="6B904B94" w:rsidR="0396228E" w:rsidDel="0011731E" w:rsidRDefault="0396228E">
            <w:pPr>
              <w:jc w:val="center"/>
              <w:rPr>
                <w:del w:id="872" w:author="Macon, Taydin Robert" w:date="2026-02-24T15:51:00Z" w16du:dateUtc="2026-02-24T23:51:00Z"/>
                <w:rFonts w:ascii="Aptos Narrow" w:eastAsia="Aptos Narrow" w:hAnsi="Aptos Narrow" w:cs="Aptos Narrow"/>
                <w:color w:val="000000" w:themeColor="text1"/>
                <w:sz w:val="16"/>
                <w:szCs w:val="16"/>
                <w:rPrChange w:id="873" w:author="Anderson, Riley Morgan" w:date="2025-12-02T00:08:00Z">
                  <w:rPr>
                    <w:del w:id="874" w:author="Macon, Taydin Robert" w:date="2026-02-24T15:51:00Z" w16du:dateUtc="2026-02-24T23:51:00Z"/>
                    <w:rFonts w:ascii="Aptos Narrow" w:eastAsia="Aptos Narrow" w:hAnsi="Aptos Narrow" w:cs="Aptos Narrow"/>
                    <w:color w:val="000000" w:themeColor="text1"/>
                    <w:sz w:val="22"/>
                    <w:szCs w:val="22"/>
                  </w:rPr>
                </w:rPrChange>
              </w:rPr>
              <w:pPrChange w:id="875" w:author="Anderson, Riley Morgan" w:date="2025-12-02T00:07:00Z">
                <w:pPr/>
              </w:pPrChange>
            </w:pPr>
            <w:ins w:id="876" w:author="Anderson, Riley Morgan" w:date="2025-12-02T00:07:00Z">
              <w:del w:id="877" w:author="Macon, Taydin Robert" w:date="2026-02-24T15:51:00Z" w16du:dateUtc="2026-02-24T23:51:00Z">
                <w:r w:rsidRPr="0396228E" w:rsidDel="0011731E">
                  <w:rPr>
                    <w:rFonts w:ascii="Aptos Narrow" w:eastAsia="Aptos Narrow" w:hAnsi="Aptos Narrow" w:cs="Aptos Narrow"/>
                    <w:color w:val="000000" w:themeColor="text1"/>
                    <w:sz w:val="16"/>
                    <w:szCs w:val="16"/>
                    <w:rPrChange w:id="878" w:author="Anderson, Riley Morgan" w:date="2025-12-02T00:08:00Z">
                      <w:rPr>
                        <w:rFonts w:ascii="Aptos Narrow" w:eastAsia="Aptos Narrow" w:hAnsi="Aptos Narrow" w:cs="Aptos Narrow"/>
                        <w:color w:val="000000" w:themeColor="text1"/>
                        <w:sz w:val="22"/>
                        <w:szCs w:val="22"/>
                      </w:rPr>
                    </w:rPrChange>
                  </w:rPr>
                  <w:delText>-1.77</w:delText>
                </w:r>
              </w:del>
            </w:ins>
          </w:p>
        </w:tc>
        <w:tc>
          <w:tcPr>
            <w:tcW w:w="433" w:type="dxa"/>
            <w:gridSpan w:val="2"/>
            <w:tcBorders>
              <w:top w:val="nil"/>
              <w:left w:val="nil"/>
              <w:bottom w:val="nil"/>
              <w:right w:val="nil"/>
            </w:tcBorders>
            <w:tcMar>
              <w:top w:w="15" w:type="dxa"/>
              <w:left w:w="15" w:type="dxa"/>
              <w:right w:w="15" w:type="dxa"/>
            </w:tcMar>
            <w:vAlign w:val="bottom"/>
            <w:tcPrChange w:id="879" w:author="Macon, Taydin Robert" w:date="2026-02-24T15:54:00Z" w16du:dateUtc="2026-02-24T23:54:00Z">
              <w:tcPr>
                <w:tcW w:w="433" w:type="dxa"/>
                <w:gridSpan w:val="5"/>
                <w:tcBorders>
                  <w:top w:val="nil"/>
                  <w:left w:val="nil"/>
                  <w:bottom w:val="nil"/>
                  <w:right w:val="nil"/>
                </w:tcBorders>
                <w:tcMar>
                  <w:top w:w="15" w:type="dxa"/>
                  <w:left w:w="15" w:type="dxa"/>
                  <w:right w:w="15" w:type="dxa"/>
                </w:tcMar>
                <w:vAlign w:val="bottom"/>
              </w:tcPr>
            </w:tcPrChange>
          </w:tcPr>
          <w:p w14:paraId="5190B2CA" w14:textId="1CDBDFAD" w:rsidR="0396228E" w:rsidDel="0011731E" w:rsidRDefault="0396228E">
            <w:pPr>
              <w:jc w:val="center"/>
              <w:rPr>
                <w:del w:id="880" w:author="Macon, Taydin Robert" w:date="2026-02-24T15:51:00Z" w16du:dateUtc="2026-02-24T23:51:00Z"/>
                <w:rFonts w:ascii="Aptos Narrow" w:eastAsia="Aptos Narrow" w:hAnsi="Aptos Narrow" w:cs="Aptos Narrow"/>
                <w:color w:val="000000" w:themeColor="text1"/>
                <w:sz w:val="16"/>
                <w:szCs w:val="16"/>
                <w:rPrChange w:id="881" w:author="Anderson, Riley Morgan" w:date="2025-12-02T00:08:00Z">
                  <w:rPr>
                    <w:del w:id="882" w:author="Macon, Taydin Robert" w:date="2026-02-24T15:51:00Z" w16du:dateUtc="2026-02-24T23:51:00Z"/>
                    <w:rFonts w:ascii="Aptos Narrow" w:eastAsia="Aptos Narrow" w:hAnsi="Aptos Narrow" w:cs="Aptos Narrow"/>
                    <w:color w:val="000000" w:themeColor="text1"/>
                    <w:sz w:val="22"/>
                    <w:szCs w:val="22"/>
                  </w:rPr>
                </w:rPrChange>
              </w:rPr>
              <w:pPrChange w:id="883" w:author="Anderson, Riley Morgan" w:date="2025-12-02T00:07:00Z">
                <w:pPr/>
              </w:pPrChange>
            </w:pPr>
            <w:ins w:id="884" w:author="Anderson, Riley Morgan" w:date="2025-12-02T00:07:00Z">
              <w:del w:id="885" w:author="Macon, Taydin Robert" w:date="2026-02-24T15:51:00Z" w16du:dateUtc="2026-02-24T23:51:00Z">
                <w:r w:rsidRPr="0396228E" w:rsidDel="0011731E">
                  <w:rPr>
                    <w:rFonts w:ascii="Aptos Narrow" w:eastAsia="Aptos Narrow" w:hAnsi="Aptos Narrow" w:cs="Aptos Narrow"/>
                    <w:color w:val="000000" w:themeColor="text1"/>
                    <w:sz w:val="16"/>
                    <w:szCs w:val="16"/>
                    <w:rPrChange w:id="886" w:author="Anderson, Riley Morgan" w:date="2025-12-02T00:08:00Z">
                      <w:rPr>
                        <w:rFonts w:ascii="Aptos Narrow" w:eastAsia="Aptos Narrow" w:hAnsi="Aptos Narrow" w:cs="Aptos Narrow"/>
                        <w:color w:val="000000" w:themeColor="text1"/>
                        <w:sz w:val="22"/>
                        <w:szCs w:val="22"/>
                      </w:rPr>
                    </w:rPrChange>
                  </w:rPr>
                  <w:delText>-0.82</w:delText>
                </w:r>
              </w:del>
            </w:ins>
          </w:p>
        </w:tc>
        <w:tc>
          <w:tcPr>
            <w:tcW w:w="46" w:type="dxa"/>
            <w:tcBorders>
              <w:top w:val="nil"/>
              <w:left w:val="nil"/>
              <w:bottom w:val="nil"/>
              <w:right w:val="nil"/>
            </w:tcBorders>
            <w:tcMar>
              <w:top w:w="15" w:type="dxa"/>
              <w:left w:w="15" w:type="dxa"/>
              <w:right w:w="15" w:type="dxa"/>
            </w:tcMar>
            <w:vAlign w:val="bottom"/>
            <w:tcPrChange w:id="887" w:author="Macon, Taydin Robert" w:date="2026-02-24T15:54:00Z" w16du:dateUtc="2026-02-24T23:54:00Z">
              <w:tcPr>
                <w:tcW w:w="40" w:type="dxa"/>
                <w:tcBorders>
                  <w:top w:val="nil"/>
                  <w:left w:val="nil"/>
                  <w:bottom w:val="nil"/>
                  <w:right w:val="nil"/>
                </w:tcBorders>
                <w:tcMar>
                  <w:top w:w="15" w:type="dxa"/>
                  <w:left w:w="15" w:type="dxa"/>
                  <w:right w:w="15" w:type="dxa"/>
                </w:tcMar>
                <w:vAlign w:val="bottom"/>
              </w:tcPr>
            </w:tcPrChange>
          </w:tcPr>
          <w:p w14:paraId="75EF805B" w14:textId="3A20AD24" w:rsidR="0396228E" w:rsidDel="0011731E" w:rsidRDefault="0396228E" w:rsidP="0396228E">
            <w:pPr>
              <w:rPr>
                <w:del w:id="888" w:author="Macon, Taydin Robert" w:date="2026-02-24T15:51:00Z" w16du:dateUtc="2026-02-24T23:51:00Z"/>
                <w:sz w:val="18"/>
                <w:szCs w:val="18"/>
                <w:rPrChange w:id="889" w:author="Anderson, Riley Morgan" w:date="2025-12-02T00:08:00Z">
                  <w:rPr>
                    <w:del w:id="890" w:author="Macon, Taydin Robert" w:date="2026-02-24T15:51:00Z" w16du:dateUtc="2026-02-24T23:51:00Z"/>
                    <w:sz w:val="20"/>
                    <w:szCs w:val="20"/>
                  </w:rPr>
                </w:rPrChange>
              </w:rPr>
            </w:pPr>
          </w:p>
        </w:tc>
        <w:tc>
          <w:tcPr>
            <w:tcW w:w="586" w:type="dxa"/>
            <w:gridSpan w:val="2"/>
            <w:tcBorders>
              <w:top w:val="nil"/>
              <w:left w:val="nil"/>
              <w:bottom w:val="nil"/>
              <w:right w:val="nil"/>
            </w:tcBorders>
            <w:tcMar>
              <w:top w:w="15" w:type="dxa"/>
              <w:left w:w="15" w:type="dxa"/>
              <w:right w:w="15" w:type="dxa"/>
            </w:tcMar>
            <w:vAlign w:val="bottom"/>
            <w:tcPrChange w:id="891" w:author="Macon, Taydin Robert" w:date="2026-02-24T15:54:00Z" w16du:dateUtc="2026-02-24T23:54:00Z">
              <w:tcPr>
                <w:tcW w:w="492" w:type="dxa"/>
                <w:gridSpan w:val="3"/>
                <w:tcBorders>
                  <w:top w:val="nil"/>
                  <w:left w:val="nil"/>
                  <w:bottom w:val="nil"/>
                  <w:right w:val="nil"/>
                </w:tcBorders>
                <w:tcMar>
                  <w:top w:w="15" w:type="dxa"/>
                  <w:left w:w="15" w:type="dxa"/>
                  <w:right w:w="15" w:type="dxa"/>
                </w:tcMar>
                <w:vAlign w:val="bottom"/>
              </w:tcPr>
            </w:tcPrChange>
          </w:tcPr>
          <w:p w14:paraId="0FECAD68" w14:textId="79FE3FB7" w:rsidR="0396228E" w:rsidDel="0011731E" w:rsidRDefault="0396228E">
            <w:pPr>
              <w:jc w:val="center"/>
              <w:rPr>
                <w:del w:id="892" w:author="Macon, Taydin Robert" w:date="2026-02-24T15:51:00Z" w16du:dateUtc="2026-02-24T23:51:00Z"/>
                <w:rFonts w:ascii="Aptos Narrow" w:eastAsia="Aptos Narrow" w:hAnsi="Aptos Narrow" w:cs="Aptos Narrow"/>
                <w:color w:val="000000" w:themeColor="text1"/>
                <w:sz w:val="16"/>
                <w:szCs w:val="16"/>
                <w:rPrChange w:id="893" w:author="Anderson, Riley Morgan" w:date="2025-12-02T00:08:00Z">
                  <w:rPr>
                    <w:del w:id="894" w:author="Macon, Taydin Robert" w:date="2026-02-24T15:51:00Z" w16du:dateUtc="2026-02-24T23:51:00Z"/>
                    <w:rFonts w:ascii="Aptos Narrow" w:eastAsia="Aptos Narrow" w:hAnsi="Aptos Narrow" w:cs="Aptos Narrow"/>
                    <w:color w:val="000000" w:themeColor="text1"/>
                    <w:sz w:val="22"/>
                    <w:szCs w:val="22"/>
                  </w:rPr>
                </w:rPrChange>
              </w:rPr>
              <w:pPrChange w:id="895" w:author="Anderson, Riley Morgan" w:date="2025-12-02T00:07:00Z">
                <w:pPr/>
              </w:pPrChange>
            </w:pPr>
            <w:ins w:id="896" w:author="Anderson, Riley Morgan" w:date="2025-12-02T00:07:00Z">
              <w:del w:id="897" w:author="Macon, Taydin Robert" w:date="2026-02-24T15:51:00Z" w16du:dateUtc="2026-02-24T23:51:00Z">
                <w:r w:rsidRPr="0396228E" w:rsidDel="0011731E">
                  <w:rPr>
                    <w:rFonts w:ascii="Aptos Narrow" w:eastAsia="Aptos Narrow" w:hAnsi="Aptos Narrow" w:cs="Aptos Narrow"/>
                    <w:color w:val="000000" w:themeColor="text1"/>
                    <w:sz w:val="16"/>
                    <w:szCs w:val="16"/>
                    <w:rPrChange w:id="898" w:author="Anderson, Riley Morgan" w:date="2025-12-02T00:08:00Z">
                      <w:rPr>
                        <w:rFonts w:ascii="Aptos Narrow" w:eastAsia="Aptos Narrow" w:hAnsi="Aptos Narrow" w:cs="Aptos Narrow"/>
                        <w:color w:val="000000" w:themeColor="text1"/>
                        <w:sz w:val="22"/>
                        <w:szCs w:val="22"/>
                      </w:rPr>
                    </w:rPrChange>
                  </w:rPr>
                  <w:delText>3.31</w:delText>
                </w:r>
              </w:del>
            </w:ins>
          </w:p>
        </w:tc>
        <w:tc>
          <w:tcPr>
            <w:tcW w:w="756" w:type="dxa"/>
            <w:gridSpan w:val="2"/>
            <w:tcBorders>
              <w:top w:val="nil"/>
              <w:left w:val="nil"/>
              <w:bottom w:val="nil"/>
              <w:right w:val="nil"/>
            </w:tcBorders>
            <w:tcMar>
              <w:top w:w="15" w:type="dxa"/>
              <w:left w:w="15" w:type="dxa"/>
              <w:right w:w="15" w:type="dxa"/>
            </w:tcMar>
            <w:vAlign w:val="bottom"/>
            <w:tcPrChange w:id="899" w:author="Macon, Taydin Robert" w:date="2026-02-24T15:54:00Z" w16du:dateUtc="2026-02-24T23:54:00Z">
              <w:tcPr>
                <w:tcW w:w="712" w:type="dxa"/>
                <w:gridSpan w:val="5"/>
                <w:tcBorders>
                  <w:top w:val="nil"/>
                  <w:left w:val="nil"/>
                  <w:bottom w:val="nil"/>
                  <w:right w:val="nil"/>
                </w:tcBorders>
                <w:tcMar>
                  <w:top w:w="15" w:type="dxa"/>
                  <w:left w:w="15" w:type="dxa"/>
                  <w:right w:w="15" w:type="dxa"/>
                </w:tcMar>
                <w:vAlign w:val="bottom"/>
              </w:tcPr>
            </w:tcPrChange>
          </w:tcPr>
          <w:p w14:paraId="08663E50" w14:textId="76DE3FDF" w:rsidR="0396228E" w:rsidDel="0011731E" w:rsidRDefault="0396228E">
            <w:pPr>
              <w:jc w:val="center"/>
              <w:rPr>
                <w:del w:id="900" w:author="Macon, Taydin Robert" w:date="2026-02-24T15:51:00Z" w16du:dateUtc="2026-02-24T23:51:00Z"/>
                <w:rFonts w:ascii="Aptos Narrow" w:eastAsia="Aptos Narrow" w:hAnsi="Aptos Narrow" w:cs="Aptos Narrow"/>
                <w:color w:val="000000" w:themeColor="text1"/>
                <w:sz w:val="16"/>
                <w:szCs w:val="16"/>
                <w:rPrChange w:id="901" w:author="Anderson, Riley Morgan" w:date="2025-12-02T00:08:00Z">
                  <w:rPr>
                    <w:del w:id="902" w:author="Macon, Taydin Robert" w:date="2026-02-24T15:51:00Z" w16du:dateUtc="2026-02-24T23:51:00Z"/>
                    <w:rFonts w:ascii="Aptos Narrow" w:eastAsia="Aptos Narrow" w:hAnsi="Aptos Narrow" w:cs="Aptos Narrow"/>
                    <w:color w:val="000000" w:themeColor="text1"/>
                    <w:sz w:val="22"/>
                    <w:szCs w:val="22"/>
                  </w:rPr>
                </w:rPrChange>
              </w:rPr>
              <w:pPrChange w:id="903" w:author="Anderson, Riley Morgan" w:date="2025-12-02T00:07:00Z">
                <w:pPr/>
              </w:pPrChange>
            </w:pPr>
            <w:ins w:id="904" w:author="Anderson, Riley Morgan" w:date="2025-12-02T00:07:00Z">
              <w:del w:id="905" w:author="Macon, Taydin Robert" w:date="2026-02-24T15:51:00Z" w16du:dateUtc="2026-02-24T23:51:00Z">
                <w:r w:rsidRPr="0396228E" w:rsidDel="0011731E">
                  <w:rPr>
                    <w:rFonts w:ascii="Aptos Narrow" w:eastAsia="Aptos Narrow" w:hAnsi="Aptos Narrow" w:cs="Aptos Narrow"/>
                    <w:color w:val="000000" w:themeColor="text1"/>
                    <w:sz w:val="16"/>
                    <w:szCs w:val="16"/>
                    <w:rPrChange w:id="906" w:author="Anderson, Riley Morgan" w:date="2025-12-02T00:08:00Z">
                      <w:rPr>
                        <w:rFonts w:ascii="Aptos Narrow" w:eastAsia="Aptos Narrow" w:hAnsi="Aptos Narrow" w:cs="Aptos Narrow"/>
                        <w:color w:val="000000" w:themeColor="text1"/>
                        <w:sz w:val="22"/>
                        <w:szCs w:val="22"/>
                      </w:rPr>
                    </w:rPrChange>
                  </w:rPr>
                  <w:delText>0.94</w:delText>
                </w:r>
              </w:del>
            </w:ins>
          </w:p>
        </w:tc>
        <w:tc>
          <w:tcPr>
            <w:tcW w:w="45" w:type="dxa"/>
            <w:tcBorders>
              <w:top w:val="nil"/>
              <w:left w:val="nil"/>
              <w:bottom w:val="nil"/>
              <w:right w:val="nil"/>
            </w:tcBorders>
            <w:tcMar>
              <w:top w:w="15" w:type="dxa"/>
              <w:left w:w="15" w:type="dxa"/>
              <w:right w:w="15" w:type="dxa"/>
            </w:tcMar>
            <w:vAlign w:val="bottom"/>
            <w:tcPrChange w:id="907"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60B016AC" w14:textId="47453975" w:rsidR="0396228E" w:rsidDel="0011731E" w:rsidRDefault="0396228E" w:rsidP="0396228E">
            <w:pPr>
              <w:rPr>
                <w:del w:id="908" w:author="Macon, Taydin Robert" w:date="2026-02-24T15:51:00Z" w16du:dateUtc="2026-02-24T23:51:00Z"/>
                <w:sz w:val="18"/>
                <w:szCs w:val="18"/>
                <w:rPrChange w:id="909" w:author="Anderson, Riley Morgan" w:date="2025-12-02T00:08:00Z">
                  <w:rPr>
                    <w:del w:id="910" w:author="Macon, Taydin Robert" w:date="2026-02-24T15:51:00Z" w16du:dateUtc="2026-02-24T23:51:00Z"/>
                    <w:sz w:val="20"/>
                    <w:szCs w:val="20"/>
                  </w:rPr>
                </w:rPrChange>
              </w:rPr>
            </w:pPr>
          </w:p>
        </w:tc>
        <w:tc>
          <w:tcPr>
            <w:tcW w:w="647" w:type="dxa"/>
            <w:gridSpan w:val="2"/>
            <w:tcBorders>
              <w:top w:val="nil"/>
              <w:left w:val="nil"/>
              <w:bottom w:val="nil"/>
              <w:right w:val="nil"/>
            </w:tcBorders>
            <w:tcMar>
              <w:top w:w="15" w:type="dxa"/>
              <w:left w:w="15" w:type="dxa"/>
              <w:right w:w="15" w:type="dxa"/>
            </w:tcMar>
            <w:vAlign w:val="bottom"/>
            <w:tcPrChange w:id="911" w:author="Macon, Taydin Robert" w:date="2026-02-24T15:54:00Z" w16du:dateUtc="2026-02-24T23:54:00Z">
              <w:tcPr>
                <w:tcW w:w="539" w:type="dxa"/>
                <w:gridSpan w:val="3"/>
                <w:tcBorders>
                  <w:top w:val="nil"/>
                  <w:left w:val="nil"/>
                  <w:bottom w:val="nil"/>
                  <w:right w:val="nil"/>
                </w:tcBorders>
                <w:tcMar>
                  <w:top w:w="15" w:type="dxa"/>
                  <w:left w:w="15" w:type="dxa"/>
                  <w:right w:w="15" w:type="dxa"/>
                </w:tcMar>
                <w:vAlign w:val="bottom"/>
              </w:tcPr>
            </w:tcPrChange>
          </w:tcPr>
          <w:p w14:paraId="0D547BF0" w14:textId="11D5FD59" w:rsidR="0396228E" w:rsidDel="0011731E" w:rsidRDefault="0396228E">
            <w:pPr>
              <w:jc w:val="center"/>
              <w:rPr>
                <w:del w:id="912" w:author="Macon, Taydin Robert" w:date="2026-02-24T15:51:00Z" w16du:dateUtc="2026-02-24T23:51:00Z"/>
                <w:rFonts w:ascii="Aptos Narrow" w:eastAsia="Aptos Narrow" w:hAnsi="Aptos Narrow" w:cs="Aptos Narrow"/>
                <w:color w:val="000000" w:themeColor="text1"/>
                <w:sz w:val="16"/>
                <w:szCs w:val="16"/>
                <w:rPrChange w:id="913" w:author="Anderson, Riley Morgan" w:date="2025-12-02T00:08:00Z">
                  <w:rPr>
                    <w:del w:id="914" w:author="Macon, Taydin Robert" w:date="2026-02-24T15:51:00Z" w16du:dateUtc="2026-02-24T23:51:00Z"/>
                    <w:rFonts w:ascii="Aptos Narrow" w:eastAsia="Aptos Narrow" w:hAnsi="Aptos Narrow" w:cs="Aptos Narrow"/>
                    <w:color w:val="000000" w:themeColor="text1"/>
                    <w:sz w:val="22"/>
                    <w:szCs w:val="22"/>
                  </w:rPr>
                </w:rPrChange>
              </w:rPr>
              <w:pPrChange w:id="915" w:author="Anderson, Riley Morgan" w:date="2025-12-02T00:07:00Z">
                <w:pPr/>
              </w:pPrChange>
            </w:pPr>
            <w:ins w:id="916" w:author="Anderson, Riley Morgan" w:date="2025-12-02T00:07:00Z">
              <w:del w:id="917" w:author="Macon, Taydin Robert" w:date="2026-02-24T15:51:00Z" w16du:dateUtc="2026-02-24T23:51:00Z">
                <w:r w:rsidRPr="0396228E" w:rsidDel="0011731E">
                  <w:rPr>
                    <w:rFonts w:ascii="Aptos Narrow" w:eastAsia="Aptos Narrow" w:hAnsi="Aptos Narrow" w:cs="Aptos Narrow"/>
                    <w:color w:val="000000" w:themeColor="text1"/>
                    <w:sz w:val="16"/>
                    <w:szCs w:val="16"/>
                    <w:rPrChange w:id="918" w:author="Anderson, Riley Morgan" w:date="2025-12-02T00:08:00Z">
                      <w:rPr>
                        <w:rFonts w:ascii="Aptos Narrow" w:eastAsia="Aptos Narrow" w:hAnsi="Aptos Narrow" w:cs="Aptos Narrow"/>
                        <w:color w:val="000000" w:themeColor="text1"/>
                        <w:sz w:val="22"/>
                        <w:szCs w:val="22"/>
                      </w:rPr>
                    </w:rPrChange>
                  </w:rPr>
                  <w:delText>-2.49</w:delText>
                </w:r>
              </w:del>
            </w:ins>
          </w:p>
        </w:tc>
        <w:tc>
          <w:tcPr>
            <w:tcW w:w="470" w:type="dxa"/>
            <w:gridSpan w:val="2"/>
            <w:tcBorders>
              <w:top w:val="nil"/>
              <w:left w:val="nil"/>
              <w:bottom w:val="nil"/>
              <w:right w:val="nil"/>
            </w:tcBorders>
            <w:tcMar>
              <w:top w:w="15" w:type="dxa"/>
              <w:left w:w="15" w:type="dxa"/>
              <w:right w:w="15" w:type="dxa"/>
            </w:tcMar>
            <w:vAlign w:val="bottom"/>
            <w:tcPrChange w:id="919" w:author="Macon, Taydin Robert" w:date="2026-02-24T15:54:00Z" w16du:dateUtc="2026-02-24T23:54:00Z">
              <w:tcPr>
                <w:tcW w:w="474" w:type="dxa"/>
                <w:gridSpan w:val="5"/>
                <w:tcBorders>
                  <w:top w:val="nil"/>
                  <w:left w:val="nil"/>
                  <w:bottom w:val="nil"/>
                  <w:right w:val="nil"/>
                </w:tcBorders>
                <w:tcMar>
                  <w:top w:w="15" w:type="dxa"/>
                  <w:left w:w="15" w:type="dxa"/>
                  <w:right w:w="15" w:type="dxa"/>
                </w:tcMar>
                <w:vAlign w:val="bottom"/>
              </w:tcPr>
            </w:tcPrChange>
          </w:tcPr>
          <w:p w14:paraId="18D5FC19" w14:textId="10B84164" w:rsidR="0396228E" w:rsidDel="0011731E" w:rsidRDefault="0396228E">
            <w:pPr>
              <w:jc w:val="center"/>
              <w:rPr>
                <w:del w:id="920" w:author="Macon, Taydin Robert" w:date="2026-02-24T15:51:00Z" w16du:dateUtc="2026-02-24T23:51:00Z"/>
                <w:rFonts w:ascii="Aptos Narrow" w:eastAsia="Aptos Narrow" w:hAnsi="Aptos Narrow" w:cs="Aptos Narrow"/>
                <w:color w:val="000000" w:themeColor="text1"/>
                <w:sz w:val="16"/>
                <w:szCs w:val="16"/>
                <w:rPrChange w:id="921" w:author="Anderson, Riley Morgan" w:date="2025-12-02T00:08:00Z">
                  <w:rPr>
                    <w:del w:id="922" w:author="Macon, Taydin Robert" w:date="2026-02-24T15:51:00Z" w16du:dateUtc="2026-02-24T23:51:00Z"/>
                    <w:rFonts w:ascii="Aptos Narrow" w:eastAsia="Aptos Narrow" w:hAnsi="Aptos Narrow" w:cs="Aptos Narrow"/>
                    <w:color w:val="000000" w:themeColor="text1"/>
                    <w:sz w:val="22"/>
                    <w:szCs w:val="22"/>
                  </w:rPr>
                </w:rPrChange>
              </w:rPr>
              <w:pPrChange w:id="923" w:author="Anderson, Riley Morgan" w:date="2025-12-02T00:07:00Z">
                <w:pPr/>
              </w:pPrChange>
            </w:pPr>
            <w:ins w:id="924" w:author="Anderson, Riley Morgan" w:date="2025-12-02T00:07:00Z">
              <w:del w:id="925" w:author="Macon, Taydin Robert" w:date="2026-02-24T15:51:00Z" w16du:dateUtc="2026-02-24T23:51:00Z">
                <w:r w:rsidRPr="0396228E" w:rsidDel="0011731E">
                  <w:rPr>
                    <w:rFonts w:ascii="Aptos Narrow" w:eastAsia="Aptos Narrow" w:hAnsi="Aptos Narrow" w:cs="Aptos Narrow"/>
                    <w:color w:val="000000" w:themeColor="text1"/>
                    <w:sz w:val="16"/>
                    <w:szCs w:val="16"/>
                    <w:rPrChange w:id="926" w:author="Anderson, Riley Morgan" w:date="2025-12-02T00:08:00Z">
                      <w:rPr>
                        <w:rFonts w:ascii="Aptos Narrow" w:eastAsia="Aptos Narrow" w:hAnsi="Aptos Narrow" w:cs="Aptos Narrow"/>
                        <w:color w:val="000000" w:themeColor="text1"/>
                        <w:sz w:val="22"/>
                        <w:szCs w:val="22"/>
                      </w:rPr>
                    </w:rPrChange>
                  </w:rPr>
                  <w:delText>-0.59</w:delText>
                </w:r>
              </w:del>
            </w:ins>
          </w:p>
        </w:tc>
        <w:tc>
          <w:tcPr>
            <w:tcW w:w="36" w:type="dxa"/>
            <w:tcBorders>
              <w:top w:val="nil"/>
              <w:left w:val="nil"/>
              <w:bottom w:val="nil"/>
              <w:right w:val="nil"/>
            </w:tcBorders>
            <w:tcMar>
              <w:top w:w="15" w:type="dxa"/>
              <w:left w:w="15" w:type="dxa"/>
              <w:right w:w="15" w:type="dxa"/>
            </w:tcMar>
            <w:vAlign w:val="bottom"/>
            <w:tcPrChange w:id="927" w:author="Macon, Taydin Robert" w:date="2026-02-24T15:54:00Z" w16du:dateUtc="2026-02-24T23:54:00Z">
              <w:tcPr>
                <w:tcW w:w="35" w:type="dxa"/>
                <w:tcBorders>
                  <w:top w:val="nil"/>
                  <w:left w:val="nil"/>
                  <w:bottom w:val="nil"/>
                  <w:right w:val="nil"/>
                </w:tcBorders>
                <w:tcMar>
                  <w:top w:w="15" w:type="dxa"/>
                  <w:left w:w="15" w:type="dxa"/>
                  <w:right w:w="15" w:type="dxa"/>
                </w:tcMar>
                <w:vAlign w:val="bottom"/>
              </w:tcPr>
            </w:tcPrChange>
          </w:tcPr>
          <w:p w14:paraId="66775AD0" w14:textId="07B15CD8" w:rsidR="0396228E" w:rsidDel="0011731E" w:rsidRDefault="0396228E" w:rsidP="0396228E">
            <w:pPr>
              <w:rPr>
                <w:del w:id="928" w:author="Macon, Taydin Robert" w:date="2026-02-24T15:51:00Z" w16du:dateUtc="2026-02-24T23:51:00Z"/>
                <w:sz w:val="18"/>
                <w:szCs w:val="18"/>
                <w:rPrChange w:id="929" w:author="Anderson, Riley Morgan" w:date="2025-12-02T00:08:00Z">
                  <w:rPr>
                    <w:del w:id="930" w:author="Macon, Taydin Robert" w:date="2026-02-24T15:51:00Z" w16du:dateUtc="2026-02-24T23:51:00Z"/>
                    <w:sz w:val="20"/>
                    <w:szCs w:val="20"/>
                  </w:rPr>
                </w:rPrChange>
              </w:rPr>
            </w:pPr>
          </w:p>
        </w:tc>
        <w:tc>
          <w:tcPr>
            <w:tcW w:w="487" w:type="dxa"/>
            <w:gridSpan w:val="2"/>
            <w:tcBorders>
              <w:top w:val="nil"/>
              <w:left w:val="nil"/>
              <w:bottom w:val="nil"/>
              <w:right w:val="nil"/>
            </w:tcBorders>
            <w:tcMar>
              <w:top w:w="15" w:type="dxa"/>
              <w:left w:w="15" w:type="dxa"/>
              <w:right w:w="15" w:type="dxa"/>
            </w:tcMar>
            <w:vAlign w:val="bottom"/>
            <w:tcPrChange w:id="931" w:author="Macon, Taydin Robert" w:date="2026-02-24T15:54:00Z" w16du:dateUtc="2026-02-24T23:54:00Z">
              <w:tcPr>
                <w:tcW w:w="413" w:type="dxa"/>
                <w:gridSpan w:val="3"/>
                <w:tcBorders>
                  <w:top w:val="nil"/>
                  <w:left w:val="nil"/>
                  <w:bottom w:val="nil"/>
                  <w:right w:val="nil"/>
                </w:tcBorders>
                <w:tcMar>
                  <w:top w:w="15" w:type="dxa"/>
                  <w:left w:w="15" w:type="dxa"/>
                  <w:right w:w="15" w:type="dxa"/>
                </w:tcMar>
                <w:vAlign w:val="bottom"/>
              </w:tcPr>
            </w:tcPrChange>
          </w:tcPr>
          <w:p w14:paraId="33E9DA46" w14:textId="484C7538" w:rsidR="0396228E" w:rsidDel="0011731E" w:rsidRDefault="0396228E">
            <w:pPr>
              <w:jc w:val="center"/>
              <w:rPr>
                <w:del w:id="932" w:author="Macon, Taydin Robert" w:date="2026-02-24T15:51:00Z" w16du:dateUtc="2026-02-24T23:51:00Z"/>
                <w:rFonts w:ascii="Aptos Narrow" w:eastAsia="Aptos Narrow" w:hAnsi="Aptos Narrow" w:cs="Aptos Narrow"/>
                <w:color w:val="000000" w:themeColor="text1"/>
                <w:sz w:val="16"/>
                <w:szCs w:val="16"/>
                <w:rPrChange w:id="933" w:author="Anderson, Riley Morgan" w:date="2025-12-02T00:08:00Z">
                  <w:rPr>
                    <w:del w:id="934" w:author="Macon, Taydin Robert" w:date="2026-02-24T15:51:00Z" w16du:dateUtc="2026-02-24T23:51:00Z"/>
                    <w:rFonts w:ascii="Aptos Narrow" w:eastAsia="Aptos Narrow" w:hAnsi="Aptos Narrow" w:cs="Aptos Narrow"/>
                    <w:color w:val="000000" w:themeColor="text1"/>
                    <w:sz w:val="22"/>
                    <w:szCs w:val="22"/>
                  </w:rPr>
                </w:rPrChange>
              </w:rPr>
              <w:pPrChange w:id="935" w:author="Anderson, Riley Morgan" w:date="2025-12-02T00:07:00Z">
                <w:pPr/>
              </w:pPrChange>
            </w:pPr>
            <w:ins w:id="936" w:author="Anderson, Riley Morgan" w:date="2025-12-02T00:07:00Z">
              <w:del w:id="937" w:author="Macon, Taydin Robert" w:date="2026-02-24T15:51:00Z" w16du:dateUtc="2026-02-24T23:51:00Z">
                <w:r w:rsidRPr="0396228E" w:rsidDel="0011731E">
                  <w:rPr>
                    <w:rFonts w:ascii="Aptos Narrow" w:eastAsia="Aptos Narrow" w:hAnsi="Aptos Narrow" w:cs="Aptos Narrow"/>
                    <w:color w:val="000000" w:themeColor="text1"/>
                    <w:sz w:val="16"/>
                    <w:szCs w:val="16"/>
                    <w:rPrChange w:id="938" w:author="Anderson, Riley Morgan" w:date="2025-12-02T00:08:00Z">
                      <w:rPr>
                        <w:rFonts w:ascii="Aptos Narrow" w:eastAsia="Aptos Narrow" w:hAnsi="Aptos Narrow" w:cs="Aptos Narrow"/>
                        <w:color w:val="000000" w:themeColor="text1"/>
                        <w:sz w:val="22"/>
                        <w:szCs w:val="22"/>
                      </w:rPr>
                    </w:rPrChange>
                  </w:rPr>
                  <w:delText>-2.41</w:delText>
                </w:r>
              </w:del>
            </w:ins>
          </w:p>
        </w:tc>
        <w:tc>
          <w:tcPr>
            <w:tcW w:w="580" w:type="dxa"/>
            <w:gridSpan w:val="2"/>
            <w:tcBorders>
              <w:top w:val="nil"/>
              <w:left w:val="nil"/>
              <w:bottom w:val="nil"/>
              <w:right w:val="nil"/>
            </w:tcBorders>
            <w:tcMar>
              <w:top w:w="15" w:type="dxa"/>
              <w:left w:w="15" w:type="dxa"/>
              <w:right w:w="15" w:type="dxa"/>
            </w:tcMar>
            <w:vAlign w:val="bottom"/>
            <w:tcPrChange w:id="939" w:author="Macon, Taydin Robert" w:date="2026-02-24T15:54:00Z" w16du:dateUtc="2026-02-24T23:54:00Z">
              <w:tcPr>
                <w:tcW w:w="571" w:type="dxa"/>
                <w:gridSpan w:val="5"/>
                <w:tcBorders>
                  <w:top w:val="nil"/>
                  <w:left w:val="nil"/>
                  <w:bottom w:val="nil"/>
                  <w:right w:val="nil"/>
                </w:tcBorders>
                <w:tcMar>
                  <w:top w:w="15" w:type="dxa"/>
                  <w:left w:w="15" w:type="dxa"/>
                  <w:right w:w="15" w:type="dxa"/>
                </w:tcMar>
                <w:vAlign w:val="bottom"/>
              </w:tcPr>
            </w:tcPrChange>
          </w:tcPr>
          <w:p w14:paraId="24896ECE" w14:textId="192EEDD8" w:rsidR="0396228E" w:rsidDel="0011731E" w:rsidRDefault="0396228E">
            <w:pPr>
              <w:jc w:val="center"/>
              <w:rPr>
                <w:del w:id="940" w:author="Macon, Taydin Robert" w:date="2026-02-24T15:51:00Z" w16du:dateUtc="2026-02-24T23:51:00Z"/>
                <w:rFonts w:ascii="Aptos Narrow" w:eastAsia="Aptos Narrow" w:hAnsi="Aptos Narrow" w:cs="Aptos Narrow"/>
                <w:color w:val="000000" w:themeColor="text1"/>
                <w:sz w:val="16"/>
                <w:szCs w:val="16"/>
                <w:rPrChange w:id="941" w:author="Anderson, Riley Morgan" w:date="2025-12-02T00:08:00Z">
                  <w:rPr>
                    <w:del w:id="942" w:author="Macon, Taydin Robert" w:date="2026-02-24T15:51:00Z" w16du:dateUtc="2026-02-24T23:51:00Z"/>
                    <w:rFonts w:ascii="Aptos Narrow" w:eastAsia="Aptos Narrow" w:hAnsi="Aptos Narrow" w:cs="Aptos Narrow"/>
                    <w:color w:val="000000" w:themeColor="text1"/>
                    <w:sz w:val="22"/>
                    <w:szCs w:val="22"/>
                  </w:rPr>
                </w:rPrChange>
              </w:rPr>
              <w:pPrChange w:id="943" w:author="Anderson, Riley Morgan" w:date="2025-12-02T00:07:00Z">
                <w:pPr/>
              </w:pPrChange>
            </w:pPr>
            <w:ins w:id="944" w:author="Anderson, Riley Morgan" w:date="2025-12-02T00:07:00Z">
              <w:del w:id="945" w:author="Macon, Taydin Robert" w:date="2026-02-24T15:51:00Z" w16du:dateUtc="2026-02-24T23:51:00Z">
                <w:r w:rsidRPr="0396228E" w:rsidDel="0011731E">
                  <w:rPr>
                    <w:rFonts w:ascii="Aptos Narrow" w:eastAsia="Aptos Narrow" w:hAnsi="Aptos Narrow" w:cs="Aptos Narrow"/>
                    <w:color w:val="000000" w:themeColor="text1"/>
                    <w:sz w:val="16"/>
                    <w:szCs w:val="16"/>
                    <w:rPrChange w:id="946" w:author="Anderson, Riley Morgan" w:date="2025-12-02T00:08:00Z">
                      <w:rPr>
                        <w:rFonts w:ascii="Aptos Narrow" w:eastAsia="Aptos Narrow" w:hAnsi="Aptos Narrow" w:cs="Aptos Narrow"/>
                        <w:color w:val="000000" w:themeColor="text1"/>
                        <w:sz w:val="22"/>
                        <w:szCs w:val="22"/>
                      </w:rPr>
                    </w:rPrChange>
                  </w:rPr>
                  <w:delText>-1.46</w:delText>
                </w:r>
              </w:del>
            </w:ins>
          </w:p>
        </w:tc>
        <w:tc>
          <w:tcPr>
            <w:tcW w:w="50" w:type="dxa"/>
            <w:tcBorders>
              <w:top w:val="nil"/>
              <w:left w:val="nil"/>
              <w:bottom w:val="nil"/>
              <w:right w:val="nil"/>
            </w:tcBorders>
            <w:tcMar>
              <w:top w:w="15" w:type="dxa"/>
              <w:left w:w="15" w:type="dxa"/>
              <w:right w:w="15" w:type="dxa"/>
            </w:tcMar>
            <w:vAlign w:val="bottom"/>
            <w:tcPrChange w:id="947" w:author="Macon, Taydin Robert" w:date="2026-02-24T15:54:00Z" w16du:dateUtc="2026-02-24T23:54:00Z">
              <w:tcPr>
                <w:tcW w:w="43" w:type="dxa"/>
                <w:tcBorders>
                  <w:top w:val="nil"/>
                  <w:left w:val="nil"/>
                  <w:bottom w:val="nil"/>
                  <w:right w:val="nil"/>
                </w:tcBorders>
                <w:tcMar>
                  <w:top w:w="15" w:type="dxa"/>
                  <w:left w:w="15" w:type="dxa"/>
                  <w:right w:w="15" w:type="dxa"/>
                </w:tcMar>
                <w:vAlign w:val="bottom"/>
              </w:tcPr>
            </w:tcPrChange>
          </w:tcPr>
          <w:p w14:paraId="328883B2" w14:textId="386745B2" w:rsidR="0396228E" w:rsidDel="0011731E" w:rsidRDefault="0396228E" w:rsidP="0396228E">
            <w:pPr>
              <w:rPr>
                <w:del w:id="948" w:author="Macon, Taydin Robert" w:date="2026-02-24T15:51:00Z" w16du:dateUtc="2026-02-24T23:51:00Z"/>
                <w:sz w:val="18"/>
                <w:szCs w:val="18"/>
                <w:rPrChange w:id="949" w:author="Anderson, Riley Morgan" w:date="2025-12-02T00:08:00Z">
                  <w:rPr>
                    <w:del w:id="950" w:author="Macon, Taydin Robert" w:date="2026-02-24T15:51:00Z" w16du:dateUtc="2026-02-24T23:51:00Z"/>
                    <w:sz w:val="20"/>
                    <w:szCs w:val="20"/>
                  </w:rPr>
                </w:rPrChange>
              </w:rPr>
            </w:pPr>
          </w:p>
        </w:tc>
        <w:tc>
          <w:tcPr>
            <w:tcW w:w="552" w:type="dxa"/>
            <w:gridSpan w:val="2"/>
            <w:tcBorders>
              <w:top w:val="nil"/>
              <w:left w:val="nil"/>
              <w:bottom w:val="nil"/>
              <w:right w:val="nil"/>
            </w:tcBorders>
            <w:tcMar>
              <w:top w:w="15" w:type="dxa"/>
              <w:left w:w="15" w:type="dxa"/>
              <w:right w:w="15" w:type="dxa"/>
            </w:tcMar>
            <w:vAlign w:val="bottom"/>
            <w:tcPrChange w:id="951" w:author="Macon, Taydin Robert" w:date="2026-02-24T15:54:00Z" w16du:dateUtc="2026-02-24T23:54:00Z">
              <w:tcPr>
                <w:tcW w:w="453" w:type="dxa"/>
                <w:gridSpan w:val="3"/>
                <w:tcBorders>
                  <w:top w:val="nil"/>
                  <w:left w:val="nil"/>
                  <w:bottom w:val="nil"/>
                  <w:right w:val="nil"/>
                </w:tcBorders>
                <w:tcMar>
                  <w:top w:w="15" w:type="dxa"/>
                  <w:left w:w="15" w:type="dxa"/>
                  <w:right w:w="15" w:type="dxa"/>
                </w:tcMar>
                <w:vAlign w:val="bottom"/>
              </w:tcPr>
            </w:tcPrChange>
          </w:tcPr>
          <w:p w14:paraId="756C3A4E" w14:textId="564999D9" w:rsidR="0396228E" w:rsidDel="0011731E" w:rsidRDefault="0396228E">
            <w:pPr>
              <w:jc w:val="center"/>
              <w:rPr>
                <w:del w:id="952" w:author="Macon, Taydin Robert" w:date="2026-02-24T15:51:00Z" w16du:dateUtc="2026-02-24T23:51:00Z"/>
                <w:rFonts w:ascii="Aptos Narrow" w:eastAsia="Aptos Narrow" w:hAnsi="Aptos Narrow" w:cs="Aptos Narrow"/>
                <w:color w:val="000000" w:themeColor="text1"/>
                <w:sz w:val="16"/>
                <w:szCs w:val="16"/>
                <w:rPrChange w:id="953" w:author="Anderson, Riley Morgan" w:date="2025-12-02T00:08:00Z">
                  <w:rPr>
                    <w:del w:id="954" w:author="Macon, Taydin Robert" w:date="2026-02-24T15:51:00Z" w16du:dateUtc="2026-02-24T23:51:00Z"/>
                    <w:rFonts w:ascii="Aptos Narrow" w:eastAsia="Aptos Narrow" w:hAnsi="Aptos Narrow" w:cs="Aptos Narrow"/>
                    <w:color w:val="000000" w:themeColor="text1"/>
                    <w:sz w:val="22"/>
                    <w:szCs w:val="22"/>
                  </w:rPr>
                </w:rPrChange>
              </w:rPr>
              <w:pPrChange w:id="955" w:author="Anderson, Riley Morgan" w:date="2025-12-02T00:07:00Z">
                <w:pPr/>
              </w:pPrChange>
            </w:pPr>
            <w:ins w:id="956" w:author="Anderson, Riley Morgan" w:date="2025-12-02T00:07:00Z">
              <w:del w:id="957" w:author="Macon, Taydin Robert" w:date="2026-02-24T15:51:00Z" w16du:dateUtc="2026-02-24T23:51:00Z">
                <w:r w:rsidRPr="0396228E" w:rsidDel="0011731E">
                  <w:rPr>
                    <w:rFonts w:ascii="Aptos Narrow" w:eastAsia="Aptos Narrow" w:hAnsi="Aptos Narrow" w:cs="Aptos Narrow"/>
                    <w:color w:val="000000" w:themeColor="text1"/>
                    <w:sz w:val="16"/>
                    <w:szCs w:val="16"/>
                    <w:rPrChange w:id="958" w:author="Anderson, Riley Morgan" w:date="2025-12-02T00:08:00Z">
                      <w:rPr>
                        <w:rFonts w:ascii="Aptos Narrow" w:eastAsia="Aptos Narrow" w:hAnsi="Aptos Narrow" w:cs="Aptos Narrow"/>
                        <w:color w:val="000000" w:themeColor="text1"/>
                        <w:sz w:val="22"/>
                        <w:szCs w:val="22"/>
                      </w:rPr>
                    </w:rPrChange>
                  </w:rPr>
                  <w:delText>-2.72</w:delText>
                </w:r>
              </w:del>
            </w:ins>
          </w:p>
        </w:tc>
        <w:tc>
          <w:tcPr>
            <w:tcW w:w="619" w:type="dxa"/>
            <w:gridSpan w:val="2"/>
            <w:tcBorders>
              <w:top w:val="nil"/>
              <w:left w:val="nil"/>
              <w:bottom w:val="nil"/>
              <w:right w:val="nil"/>
            </w:tcBorders>
            <w:tcMar>
              <w:top w:w="15" w:type="dxa"/>
              <w:left w:w="15" w:type="dxa"/>
              <w:right w:w="15" w:type="dxa"/>
            </w:tcMar>
            <w:vAlign w:val="bottom"/>
            <w:tcPrChange w:id="959" w:author="Macon, Taydin Robert" w:date="2026-02-24T15:54:00Z" w16du:dateUtc="2026-02-24T23:54:00Z">
              <w:tcPr>
                <w:tcW w:w="594" w:type="dxa"/>
                <w:gridSpan w:val="5"/>
                <w:tcBorders>
                  <w:top w:val="nil"/>
                  <w:left w:val="nil"/>
                  <w:bottom w:val="nil"/>
                  <w:right w:val="nil"/>
                </w:tcBorders>
                <w:tcMar>
                  <w:top w:w="15" w:type="dxa"/>
                  <w:left w:w="15" w:type="dxa"/>
                  <w:right w:w="15" w:type="dxa"/>
                </w:tcMar>
                <w:vAlign w:val="bottom"/>
              </w:tcPr>
            </w:tcPrChange>
          </w:tcPr>
          <w:p w14:paraId="1AD0070A" w14:textId="746212FF" w:rsidR="0396228E" w:rsidDel="0011731E" w:rsidRDefault="0396228E">
            <w:pPr>
              <w:jc w:val="center"/>
              <w:rPr>
                <w:del w:id="960" w:author="Macon, Taydin Robert" w:date="2026-02-24T15:51:00Z" w16du:dateUtc="2026-02-24T23:51:00Z"/>
                <w:rFonts w:ascii="Aptos Narrow" w:eastAsia="Aptos Narrow" w:hAnsi="Aptos Narrow" w:cs="Aptos Narrow"/>
                <w:color w:val="000000" w:themeColor="text1"/>
                <w:sz w:val="16"/>
                <w:szCs w:val="16"/>
                <w:rPrChange w:id="961" w:author="Anderson, Riley Morgan" w:date="2025-12-02T00:08:00Z">
                  <w:rPr>
                    <w:del w:id="962" w:author="Macon, Taydin Robert" w:date="2026-02-24T15:51:00Z" w16du:dateUtc="2026-02-24T23:51:00Z"/>
                    <w:rFonts w:ascii="Aptos Narrow" w:eastAsia="Aptos Narrow" w:hAnsi="Aptos Narrow" w:cs="Aptos Narrow"/>
                    <w:color w:val="000000" w:themeColor="text1"/>
                    <w:sz w:val="22"/>
                    <w:szCs w:val="22"/>
                  </w:rPr>
                </w:rPrChange>
              </w:rPr>
              <w:pPrChange w:id="963" w:author="Anderson, Riley Morgan" w:date="2025-12-02T00:07:00Z">
                <w:pPr/>
              </w:pPrChange>
            </w:pPr>
            <w:ins w:id="964" w:author="Anderson, Riley Morgan" w:date="2025-12-02T00:07:00Z">
              <w:del w:id="965" w:author="Macon, Taydin Robert" w:date="2026-02-24T15:51:00Z" w16du:dateUtc="2026-02-24T23:51:00Z">
                <w:r w:rsidRPr="0396228E" w:rsidDel="0011731E">
                  <w:rPr>
                    <w:rFonts w:ascii="Aptos Narrow" w:eastAsia="Aptos Narrow" w:hAnsi="Aptos Narrow" w:cs="Aptos Narrow"/>
                    <w:color w:val="000000" w:themeColor="text1"/>
                    <w:sz w:val="16"/>
                    <w:szCs w:val="16"/>
                    <w:rPrChange w:id="966" w:author="Anderson, Riley Morgan" w:date="2025-12-02T00:08:00Z">
                      <w:rPr>
                        <w:rFonts w:ascii="Aptos Narrow" w:eastAsia="Aptos Narrow" w:hAnsi="Aptos Narrow" w:cs="Aptos Narrow"/>
                        <w:color w:val="000000" w:themeColor="text1"/>
                        <w:sz w:val="22"/>
                        <w:szCs w:val="22"/>
                      </w:rPr>
                    </w:rPrChange>
                  </w:rPr>
                  <w:delText>-4.34</w:delText>
                </w:r>
              </w:del>
            </w:ins>
          </w:p>
        </w:tc>
        <w:tc>
          <w:tcPr>
            <w:tcW w:w="45" w:type="dxa"/>
            <w:tcBorders>
              <w:top w:val="nil"/>
              <w:left w:val="nil"/>
              <w:bottom w:val="nil"/>
              <w:right w:val="nil"/>
            </w:tcBorders>
            <w:tcMar>
              <w:top w:w="15" w:type="dxa"/>
              <w:left w:w="15" w:type="dxa"/>
              <w:right w:w="15" w:type="dxa"/>
            </w:tcMar>
            <w:vAlign w:val="bottom"/>
            <w:tcPrChange w:id="967"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2212229E" w14:textId="717FBCA4" w:rsidR="0396228E" w:rsidDel="0011731E" w:rsidRDefault="0396228E" w:rsidP="0396228E">
            <w:pPr>
              <w:rPr>
                <w:del w:id="968" w:author="Macon, Taydin Robert" w:date="2026-02-24T15:51:00Z" w16du:dateUtc="2026-02-24T23:51:00Z"/>
                <w:sz w:val="18"/>
                <w:szCs w:val="18"/>
                <w:rPrChange w:id="969" w:author="Anderson, Riley Morgan" w:date="2025-12-02T00:08:00Z">
                  <w:rPr>
                    <w:del w:id="970" w:author="Macon, Taydin Robert" w:date="2026-02-24T15:51:00Z" w16du:dateUtc="2026-02-24T23:51:00Z"/>
                    <w:sz w:val="20"/>
                    <w:szCs w:val="20"/>
                  </w:rPr>
                </w:rPrChange>
              </w:rPr>
            </w:pPr>
          </w:p>
        </w:tc>
        <w:tc>
          <w:tcPr>
            <w:tcW w:w="515" w:type="dxa"/>
            <w:gridSpan w:val="2"/>
            <w:tcBorders>
              <w:top w:val="nil"/>
              <w:left w:val="nil"/>
              <w:bottom w:val="nil"/>
              <w:right w:val="nil"/>
            </w:tcBorders>
            <w:tcMar>
              <w:top w:w="15" w:type="dxa"/>
              <w:left w:w="15" w:type="dxa"/>
              <w:right w:w="15" w:type="dxa"/>
            </w:tcMar>
            <w:vAlign w:val="bottom"/>
            <w:tcPrChange w:id="971" w:author="Macon, Taydin Robert" w:date="2026-02-24T15:54:00Z" w16du:dateUtc="2026-02-24T23:54:00Z">
              <w:tcPr>
                <w:tcW w:w="428" w:type="dxa"/>
                <w:gridSpan w:val="3"/>
                <w:tcBorders>
                  <w:top w:val="nil"/>
                  <w:left w:val="nil"/>
                  <w:bottom w:val="nil"/>
                  <w:right w:val="nil"/>
                </w:tcBorders>
                <w:tcMar>
                  <w:top w:w="15" w:type="dxa"/>
                  <w:left w:w="15" w:type="dxa"/>
                  <w:right w:w="15" w:type="dxa"/>
                </w:tcMar>
                <w:vAlign w:val="bottom"/>
              </w:tcPr>
            </w:tcPrChange>
          </w:tcPr>
          <w:p w14:paraId="6785B464" w14:textId="388666C0" w:rsidR="0396228E" w:rsidDel="0011731E" w:rsidRDefault="0396228E">
            <w:pPr>
              <w:jc w:val="center"/>
              <w:rPr>
                <w:del w:id="972" w:author="Macon, Taydin Robert" w:date="2026-02-24T15:51:00Z" w16du:dateUtc="2026-02-24T23:51:00Z"/>
                <w:rFonts w:ascii="Aptos Narrow" w:eastAsia="Aptos Narrow" w:hAnsi="Aptos Narrow" w:cs="Aptos Narrow"/>
                <w:color w:val="000000" w:themeColor="text1"/>
                <w:sz w:val="16"/>
                <w:szCs w:val="16"/>
                <w:rPrChange w:id="973" w:author="Anderson, Riley Morgan" w:date="2025-12-02T00:08:00Z">
                  <w:rPr>
                    <w:del w:id="974" w:author="Macon, Taydin Robert" w:date="2026-02-24T15:51:00Z" w16du:dateUtc="2026-02-24T23:51:00Z"/>
                    <w:rFonts w:ascii="Aptos Narrow" w:eastAsia="Aptos Narrow" w:hAnsi="Aptos Narrow" w:cs="Aptos Narrow"/>
                    <w:color w:val="000000" w:themeColor="text1"/>
                    <w:sz w:val="22"/>
                    <w:szCs w:val="22"/>
                  </w:rPr>
                </w:rPrChange>
              </w:rPr>
              <w:pPrChange w:id="975" w:author="Anderson, Riley Morgan" w:date="2025-12-02T00:07:00Z">
                <w:pPr/>
              </w:pPrChange>
            </w:pPr>
            <w:ins w:id="976" w:author="Anderson, Riley Morgan" w:date="2025-12-02T00:07:00Z">
              <w:del w:id="977" w:author="Macon, Taydin Robert" w:date="2026-02-24T15:51:00Z" w16du:dateUtc="2026-02-24T23:51:00Z">
                <w:r w:rsidRPr="0396228E" w:rsidDel="0011731E">
                  <w:rPr>
                    <w:rFonts w:ascii="Aptos Narrow" w:eastAsia="Aptos Narrow" w:hAnsi="Aptos Narrow" w:cs="Aptos Narrow"/>
                    <w:color w:val="000000" w:themeColor="text1"/>
                    <w:sz w:val="16"/>
                    <w:szCs w:val="16"/>
                    <w:rPrChange w:id="978" w:author="Anderson, Riley Morgan" w:date="2025-12-02T00:08:00Z">
                      <w:rPr>
                        <w:rFonts w:ascii="Aptos Narrow" w:eastAsia="Aptos Narrow" w:hAnsi="Aptos Narrow" w:cs="Aptos Narrow"/>
                        <w:color w:val="000000" w:themeColor="text1"/>
                        <w:sz w:val="22"/>
                        <w:szCs w:val="22"/>
                      </w:rPr>
                    </w:rPrChange>
                  </w:rPr>
                  <w:delText>-4.31</w:delText>
                </w:r>
              </w:del>
            </w:ins>
          </w:p>
        </w:tc>
        <w:tc>
          <w:tcPr>
            <w:tcW w:w="721" w:type="dxa"/>
            <w:gridSpan w:val="2"/>
            <w:tcBorders>
              <w:top w:val="nil"/>
              <w:left w:val="nil"/>
              <w:bottom w:val="nil"/>
              <w:right w:val="nil"/>
            </w:tcBorders>
            <w:tcMar>
              <w:top w:w="15" w:type="dxa"/>
              <w:left w:w="15" w:type="dxa"/>
              <w:right w:w="15" w:type="dxa"/>
            </w:tcMar>
            <w:vAlign w:val="bottom"/>
            <w:tcPrChange w:id="979" w:author="Macon, Taydin Robert" w:date="2026-02-24T15:54:00Z" w16du:dateUtc="2026-02-24T23:54:00Z">
              <w:tcPr>
                <w:tcW w:w="631" w:type="dxa"/>
                <w:gridSpan w:val="4"/>
                <w:tcBorders>
                  <w:top w:val="nil"/>
                  <w:left w:val="nil"/>
                  <w:bottom w:val="nil"/>
                  <w:right w:val="nil"/>
                </w:tcBorders>
                <w:tcMar>
                  <w:top w:w="15" w:type="dxa"/>
                  <w:left w:w="15" w:type="dxa"/>
                  <w:right w:w="15" w:type="dxa"/>
                </w:tcMar>
                <w:vAlign w:val="bottom"/>
              </w:tcPr>
            </w:tcPrChange>
          </w:tcPr>
          <w:p w14:paraId="56C4B529" w14:textId="5CFADCA7" w:rsidR="0396228E" w:rsidDel="0011731E" w:rsidRDefault="0396228E">
            <w:pPr>
              <w:jc w:val="center"/>
              <w:rPr>
                <w:del w:id="980" w:author="Macon, Taydin Robert" w:date="2026-02-24T15:51:00Z" w16du:dateUtc="2026-02-24T23:51:00Z"/>
                <w:rFonts w:ascii="Aptos Narrow" w:eastAsia="Aptos Narrow" w:hAnsi="Aptos Narrow" w:cs="Aptos Narrow"/>
                <w:color w:val="000000" w:themeColor="text1"/>
                <w:sz w:val="16"/>
                <w:szCs w:val="16"/>
                <w:rPrChange w:id="981" w:author="Anderson, Riley Morgan" w:date="2025-12-02T00:08:00Z">
                  <w:rPr>
                    <w:del w:id="982" w:author="Macon, Taydin Robert" w:date="2026-02-24T15:51:00Z" w16du:dateUtc="2026-02-24T23:51:00Z"/>
                    <w:rFonts w:ascii="Aptos Narrow" w:eastAsia="Aptos Narrow" w:hAnsi="Aptos Narrow" w:cs="Aptos Narrow"/>
                    <w:color w:val="000000" w:themeColor="text1"/>
                    <w:sz w:val="22"/>
                    <w:szCs w:val="22"/>
                  </w:rPr>
                </w:rPrChange>
              </w:rPr>
              <w:pPrChange w:id="983" w:author="Anderson, Riley Morgan" w:date="2025-12-02T00:07:00Z">
                <w:pPr/>
              </w:pPrChange>
            </w:pPr>
            <w:ins w:id="984" w:author="Anderson, Riley Morgan" w:date="2025-12-02T00:07:00Z">
              <w:del w:id="985" w:author="Macon, Taydin Robert" w:date="2026-02-24T15:51:00Z" w16du:dateUtc="2026-02-24T23:51:00Z">
                <w:r w:rsidRPr="0396228E" w:rsidDel="0011731E">
                  <w:rPr>
                    <w:rFonts w:ascii="Aptos Narrow" w:eastAsia="Aptos Narrow" w:hAnsi="Aptos Narrow" w:cs="Aptos Narrow"/>
                    <w:color w:val="000000" w:themeColor="text1"/>
                    <w:sz w:val="16"/>
                    <w:szCs w:val="16"/>
                    <w:rPrChange w:id="986" w:author="Anderson, Riley Morgan" w:date="2025-12-02T00:08:00Z">
                      <w:rPr>
                        <w:rFonts w:ascii="Aptos Narrow" w:eastAsia="Aptos Narrow" w:hAnsi="Aptos Narrow" w:cs="Aptos Narrow"/>
                        <w:color w:val="000000" w:themeColor="text1"/>
                        <w:sz w:val="22"/>
                        <w:szCs w:val="22"/>
                      </w:rPr>
                    </w:rPrChange>
                  </w:rPr>
                  <w:delText>-3.7</w:delText>
                </w:r>
              </w:del>
            </w:ins>
          </w:p>
        </w:tc>
        <w:tc>
          <w:tcPr>
            <w:tcW w:w="265" w:type="dxa"/>
            <w:gridSpan w:val="2"/>
            <w:tcBorders>
              <w:top w:val="nil"/>
              <w:left w:val="nil"/>
              <w:bottom w:val="nil"/>
              <w:right w:val="nil"/>
            </w:tcBorders>
            <w:tcMar>
              <w:top w:w="15" w:type="dxa"/>
              <w:left w:w="15" w:type="dxa"/>
              <w:right w:w="15" w:type="dxa"/>
            </w:tcMar>
            <w:vAlign w:val="bottom"/>
            <w:tcPrChange w:id="987" w:author="Macon, Taydin Robert" w:date="2026-02-24T15:54:00Z" w16du:dateUtc="2026-02-24T23:54:00Z">
              <w:tcPr>
                <w:tcW w:w="309" w:type="dxa"/>
                <w:gridSpan w:val="4"/>
                <w:tcBorders>
                  <w:top w:val="nil"/>
                  <w:left w:val="nil"/>
                  <w:bottom w:val="nil"/>
                  <w:right w:val="nil"/>
                </w:tcBorders>
                <w:tcMar>
                  <w:top w:w="15" w:type="dxa"/>
                  <w:left w:w="15" w:type="dxa"/>
                  <w:right w:w="15" w:type="dxa"/>
                </w:tcMar>
                <w:vAlign w:val="bottom"/>
              </w:tcPr>
            </w:tcPrChange>
          </w:tcPr>
          <w:p w14:paraId="00177085" w14:textId="1EEFE4DC" w:rsidR="0396228E" w:rsidDel="0011731E" w:rsidRDefault="0396228E" w:rsidP="0396228E">
            <w:pPr>
              <w:rPr>
                <w:del w:id="988" w:author="Macon, Taydin Robert" w:date="2026-02-24T15:51:00Z" w16du:dateUtc="2026-02-24T23:51:00Z"/>
                <w:sz w:val="18"/>
                <w:szCs w:val="18"/>
                <w:rPrChange w:id="989" w:author="Anderson, Riley Morgan" w:date="2025-12-02T00:08:00Z">
                  <w:rPr>
                    <w:del w:id="990" w:author="Macon, Taydin Robert" w:date="2026-02-24T15:51:00Z" w16du:dateUtc="2026-02-24T23:51:00Z"/>
                    <w:sz w:val="20"/>
                    <w:szCs w:val="20"/>
                  </w:rPr>
                </w:rPrChange>
              </w:rPr>
            </w:pPr>
          </w:p>
        </w:tc>
        <w:tc>
          <w:tcPr>
            <w:tcW w:w="502" w:type="dxa"/>
            <w:tcBorders>
              <w:top w:val="nil"/>
              <w:left w:val="nil"/>
              <w:bottom w:val="nil"/>
              <w:right w:val="nil"/>
            </w:tcBorders>
            <w:tcMar>
              <w:top w:w="15" w:type="dxa"/>
              <w:left w:w="15" w:type="dxa"/>
              <w:right w:w="15" w:type="dxa"/>
            </w:tcMar>
            <w:vAlign w:val="bottom"/>
            <w:tcPrChange w:id="991" w:author="Macon, Taydin Robert" w:date="2026-02-24T15:54:00Z" w16du:dateUtc="2026-02-24T23:54:00Z">
              <w:tcPr>
                <w:tcW w:w="371" w:type="dxa"/>
                <w:tcBorders>
                  <w:top w:val="nil"/>
                  <w:left w:val="nil"/>
                  <w:bottom w:val="nil"/>
                  <w:right w:val="nil"/>
                </w:tcBorders>
                <w:tcMar>
                  <w:top w:w="15" w:type="dxa"/>
                  <w:left w:w="15" w:type="dxa"/>
                  <w:right w:w="15" w:type="dxa"/>
                </w:tcMar>
                <w:vAlign w:val="bottom"/>
              </w:tcPr>
            </w:tcPrChange>
          </w:tcPr>
          <w:p w14:paraId="3D1D2F78" w14:textId="487A8769" w:rsidR="0396228E" w:rsidDel="0011731E" w:rsidRDefault="0396228E">
            <w:pPr>
              <w:jc w:val="center"/>
              <w:rPr>
                <w:del w:id="992" w:author="Macon, Taydin Robert" w:date="2026-02-24T15:51:00Z" w16du:dateUtc="2026-02-24T23:51:00Z"/>
                <w:rFonts w:ascii="Aptos Narrow" w:eastAsia="Aptos Narrow" w:hAnsi="Aptos Narrow" w:cs="Aptos Narrow"/>
                <w:color w:val="000000" w:themeColor="text1"/>
                <w:sz w:val="16"/>
                <w:szCs w:val="16"/>
                <w:rPrChange w:id="993" w:author="Anderson, Riley Morgan" w:date="2025-12-02T00:08:00Z">
                  <w:rPr>
                    <w:del w:id="994" w:author="Macon, Taydin Robert" w:date="2026-02-24T15:51:00Z" w16du:dateUtc="2026-02-24T23:51:00Z"/>
                    <w:rFonts w:ascii="Aptos Narrow" w:eastAsia="Aptos Narrow" w:hAnsi="Aptos Narrow" w:cs="Aptos Narrow"/>
                    <w:color w:val="000000" w:themeColor="text1"/>
                    <w:sz w:val="22"/>
                    <w:szCs w:val="22"/>
                  </w:rPr>
                </w:rPrChange>
              </w:rPr>
              <w:pPrChange w:id="995" w:author="Anderson, Riley Morgan" w:date="2025-12-02T00:07:00Z">
                <w:pPr/>
              </w:pPrChange>
            </w:pPr>
            <w:ins w:id="996" w:author="Anderson, Riley Morgan" w:date="2025-12-02T00:07:00Z">
              <w:del w:id="997" w:author="Macon, Taydin Robert" w:date="2026-02-24T15:51:00Z" w16du:dateUtc="2026-02-24T23:51:00Z">
                <w:r w:rsidRPr="0396228E" w:rsidDel="0011731E">
                  <w:rPr>
                    <w:rFonts w:ascii="Aptos Narrow" w:eastAsia="Aptos Narrow" w:hAnsi="Aptos Narrow" w:cs="Aptos Narrow"/>
                    <w:color w:val="000000" w:themeColor="text1"/>
                    <w:sz w:val="16"/>
                    <w:szCs w:val="16"/>
                    <w:rPrChange w:id="998" w:author="Anderson, Riley Morgan" w:date="2025-12-02T00:08:00Z">
                      <w:rPr>
                        <w:rFonts w:ascii="Aptos Narrow" w:eastAsia="Aptos Narrow" w:hAnsi="Aptos Narrow" w:cs="Aptos Narrow"/>
                        <w:color w:val="000000" w:themeColor="text1"/>
                        <w:sz w:val="22"/>
                        <w:szCs w:val="22"/>
                      </w:rPr>
                    </w:rPrChange>
                  </w:rPr>
                  <w:delText>-1.76</w:delText>
                </w:r>
              </w:del>
            </w:ins>
          </w:p>
        </w:tc>
        <w:tc>
          <w:tcPr>
            <w:tcW w:w="503" w:type="dxa"/>
            <w:gridSpan w:val="2"/>
            <w:tcBorders>
              <w:top w:val="nil"/>
              <w:left w:val="nil"/>
              <w:bottom w:val="nil"/>
              <w:right w:val="nil"/>
            </w:tcBorders>
            <w:tcMar>
              <w:top w:w="15" w:type="dxa"/>
              <w:left w:w="15" w:type="dxa"/>
              <w:right w:w="15" w:type="dxa"/>
            </w:tcMar>
            <w:vAlign w:val="bottom"/>
            <w:tcPrChange w:id="999" w:author="Macon, Taydin Robert" w:date="2026-02-24T15:54:00Z" w16du:dateUtc="2026-02-24T23:54:00Z">
              <w:tcPr>
                <w:tcW w:w="694" w:type="dxa"/>
                <w:gridSpan w:val="4"/>
                <w:tcBorders>
                  <w:top w:val="nil"/>
                  <w:left w:val="nil"/>
                  <w:bottom w:val="nil"/>
                  <w:right w:val="nil"/>
                </w:tcBorders>
                <w:tcMar>
                  <w:top w:w="15" w:type="dxa"/>
                  <w:left w:w="15" w:type="dxa"/>
                  <w:right w:w="15" w:type="dxa"/>
                </w:tcMar>
                <w:vAlign w:val="bottom"/>
              </w:tcPr>
            </w:tcPrChange>
          </w:tcPr>
          <w:p w14:paraId="4EBD1068" w14:textId="48D3FDC1" w:rsidR="0396228E" w:rsidDel="0011731E" w:rsidRDefault="0396228E">
            <w:pPr>
              <w:jc w:val="center"/>
              <w:rPr>
                <w:del w:id="1000" w:author="Macon, Taydin Robert" w:date="2026-02-24T15:51:00Z" w16du:dateUtc="2026-02-24T23:51:00Z"/>
                <w:rFonts w:ascii="Aptos Narrow" w:eastAsia="Aptos Narrow" w:hAnsi="Aptos Narrow" w:cs="Aptos Narrow"/>
                <w:color w:val="000000" w:themeColor="text1"/>
                <w:sz w:val="16"/>
                <w:szCs w:val="16"/>
                <w:rPrChange w:id="1001" w:author="Anderson, Riley Morgan" w:date="2025-12-02T00:08:00Z">
                  <w:rPr>
                    <w:del w:id="1002" w:author="Macon, Taydin Robert" w:date="2026-02-24T15:51:00Z" w16du:dateUtc="2026-02-24T23:51:00Z"/>
                    <w:rFonts w:ascii="Aptos Narrow" w:eastAsia="Aptos Narrow" w:hAnsi="Aptos Narrow" w:cs="Aptos Narrow"/>
                    <w:color w:val="000000" w:themeColor="text1"/>
                    <w:sz w:val="22"/>
                    <w:szCs w:val="22"/>
                  </w:rPr>
                </w:rPrChange>
              </w:rPr>
              <w:pPrChange w:id="1003" w:author="Anderson, Riley Morgan" w:date="2025-12-02T00:07:00Z">
                <w:pPr/>
              </w:pPrChange>
            </w:pPr>
            <w:ins w:id="1004" w:author="Anderson, Riley Morgan" w:date="2025-12-02T00:07:00Z">
              <w:del w:id="1005"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06" w:author="Anderson, Riley Morgan" w:date="2025-12-02T00:08:00Z">
                      <w:rPr>
                        <w:rFonts w:ascii="Aptos Narrow" w:eastAsia="Aptos Narrow" w:hAnsi="Aptos Narrow" w:cs="Aptos Narrow"/>
                        <w:color w:val="000000" w:themeColor="text1"/>
                        <w:sz w:val="22"/>
                        <w:szCs w:val="22"/>
                      </w:rPr>
                    </w:rPrChange>
                  </w:rPr>
                  <w:delText>-2.32</w:delText>
                </w:r>
              </w:del>
            </w:ins>
          </w:p>
        </w:tc>
      </w:tr>
      <w:tr w:rsidR="0011731E" w:rsidDel="0011731E" w14:paraId="1F126838" w14:textId="6D7EF19A" w:rsidTr="0011731E">
        <w:trPr>
          <w:trHeight w:val="285"/>
          <w:ins w:id="1007" w:author="Anderson, Riley Morgan" w:date="2025-12-02T00:07:00Z"/>
          <w:del w:id="1008" w:author="Macon, Taydin Robert" w:date="2026-02-24T15:51:00Z"/>
          <w:trPrChange w:id="1009" w:author="Macon, Taydin Robert" w:date="2026-02-24T15:54:00Z" w16du:dateUtc="2026-02-24T23:54:00Z">
            <w:trPr>
              <w:gridBefore w:val="1"/>
              <w:trHeight w:val="285"/>
            </w:trPr>
          </w:trPrChange>
        </w:trPr>
        <w:tc>
          <w:tcPr>
            <w:tcW w:w="722" w:type="dxa"/>
            <w:gridSpan w:val="2"/>
            <w:tcBorders>
              <w:top w:val="nil"/>
              <w:left w:val="nil"/>
              <w:bottom w:val="nil"/>
              <w:right w:val="nil"/>
            </w:tcBorders>
            <w:tcMar>
              <w:top w:w="15" w:type="dxa"/>
              <w:left w:w="15" w:type="dxa"/>
              <w:right w:w="15" w:type="dxa"/>
            </w:tcMar>
            <w:vAlign w:val="bottom"/>
            <w:tcPrChange w:id="1010" w:author="Macon, Taydin Robert" w:date="2026-02-24T15:54:00Z" w16du:dateUtc="2026-02-24T23:54:00Z">
              <w:tcPr>
                <w:tcW w:w="627" w:type="dxa"/>
                <w:gridSpan w:val="4"/>
                <w:tcBorders>
                  <w:top w:val="nil"/>
                  <w:left w:val="nil"/>
                  <w:bottom w:val="nil"/>
                  <w:right w:val="nil"/>
                </w:tcBorders>
                <w:tcMar>
                  <w:top w:w="15" w:type="dxa"/>
                  <w:left w:w="15" w:type="dxa"/>
                  <w:right w:w="15" w:type="dxa"/>
                </w:tcMar>
                <w:vAlign w:val="bottom"/>
              </w:tcPr>
            </w:tcPrChange>
          </w:tcPr>
          <w:p w14:paraId="3F6BBC46" w14:textId="7C89CE79" w:rsidR="0396228E" w:rsidDel="0011731E" w:rsidRDefault="0396228E">
            <w:pPr>
              <w:rPr>
                <w:del w:id="1011" w:author="Macon, Taydin Robert" w:date="2026-02-24T15:51:00Z" w16du:dateUtc="2026-02-24T23:51:00Z"/>
                <w:rFonts w:ascii="Aptos Narrow" w:eastAsia="Aptos Narrow" w:hAnsi="Aptos Narrow" w:cs="Aptos Narrow"/>
                <w:color w:val="000000" w:themeColor="text1"/>
                <w:sz w:val="16"/>
                <w:szCs w:val="16"/>
                <w:rPrChange w:id="1012" w:author="Anderson, Riley Morgan" w:date="2025-12-02T00:08:00Z">
                  <w:rPr>
                    <w:del w:id="1013" w:author="Macon, Taydin Robert" w:date="2026-02-24T15:51:00Z" w16du:dateUtc="2026-02-24T23:51:00Z"/>
                    <w:rFonts w:ascii="Aptos Narrow" w:eastAsia="Aptos Narrow" w:hAnsi="Aptos Narrow" w:cs="Aptos Narrow"/>
                    <w:color w:val="000000" w:themeColor="text1"/>
                    <w:sz w:val="22"/>
                    <w:szCs w:val="22"/>
                  </w:rPr>
                </w:rPrChange>
              </w:rPr>
            </w:pPr>
            <w:ins w:id="1014" w:author="Anderson, Riley Morgan" w:date="2025-12-02T00:07:00Z">
              <w:del w:id="1015"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16" w:author="Anderson, Riley Morgan" w:date="2025-12-02T00:08:00Z">
                      <w:rPr>
                        <w:rFonts w:ascii="Aptos Narrow" w:eastAsia="Aptos Narrow" w:hAnsi="Aptos Narrow" w:cs="Aptos Narrow"/>
                        <w:color w:val="000000" w:themeColor="text1"/>
                        <w:sz w:val="22"/>
                        <w:szCs w:val="22"/>
                      </w:rPr>
                    </w:rPrChange>
                  </w:rPr>
                  <w:lastRenderedPageBreak/>
                  <w:delText>Asy</w:delText>
                </w:r>
                <w:r w:rsidRPr="0396228E" w:rsidDel="0011731E">
                  <w:rPr>
                    <w:rFonts w:ascii="Aptos Narrow" w:eastAsia="Aptos Narrow" w:hAnsi="Aptos Narrow" w:cs="Aptos Narrow"/>
                    <w:color w:val="000000" w:themeColor="text1"/>
                    <w:sz w:val="16"/>
                    <w:szCs w:val="16"/>
                    <w:rPrChange w:id="1017" w:author="Anderson, Riley Morgan" w:date="2025-12-02T00:07:00Z">
                      <w:rPr>
                        <w:rFonts w:ascii="Aptos Narrow" w:eastAsia="Aptos Narrow" w:hAnsi="Aptos Narrow" w:cs="Aptos Narrow"/>
                        <w:color w:val="000000" w:themeColor="text1"/>
                        <w:sz w:val="22"/>
                        <w:szCs w:val="22"/>
                      </w:rPr>
                    </w:rPrChange>
                  </w:rPr>
                  <w:delText>. UCL</w:delText>
                </w:r>
              </w:del>
            </w:ins>
          </w:p>
        </w:tc>
        <w:tc>
          <w:tcPr>
            <w:tcW w:w="413" w:type="dxa"/>
            <w:tcBorders>
              <w:top w:val="nil"/>
              <w:left w:val="nil"/>
              <w:bottom w:val="nil"/>
              <w:right w:val="nil"/>
            </w:tcBorders>
            <w:tcMar>
              <w:top w:w="15" w:type="dxa"/>
              <w:left w:w="15" w:type="dxa"/>
              <w:right w:w="15" w:type="dxa"/>
            </w:tcMar>
            <w:vAlign w:val="bottom"/>
            <w:tcPrChange w:id="1018" w:author="Macon, Taydin Robert" w:date="2026-02-24T15:54:00Z" w16du:dateUtc="2026-02-24T23:54:00Z">
              <w:tcPr>
                <w:tcW w:w="311" w:type="dxa"/>
                <w:tcBorders>
                  <w:top w:val="nil"/>
                  <w:left w:val="nil"/>
                  <w:bottom w:val="nil"/>
                  <w:right w:val="nil"/>
                </w:tcBorders>
                <w:tcMar>
                  <w:top w:w="15" w:type="dxa"/>
                  <w:left w:w="15" w:type="dxa"/>
                  <w:right w:w="15" w:type="dxa"/>
                </w:tcMar>
                <w:vAlign w:val="bottom"/>
              </w:tcPr>
            </w:tcPrChange>
          </w:tcPr>
          <w:p w14:paraId="4917E0E1" w14:textId="4B7D913A" w:rsidR="0396228E" w:rsidDel="0011731E" w:rsidRDefault="0396228E">
            <w:pPr>
              <w:jc w:val="center"/>
              <w:rPr>
                <w:del w:id="1019" w:author="Macon, Taydin Robert" w:date="2026-02-24T15:51:00Z" w16du:dateUtc="2026-02-24T23:51:00Z"/>
                <w:rFonts w:ascii="Aptos Narrow" w:eastAsia="Aptos Narrow" w:hAnsi="Aptos Narrow" w:cs="Aptos Narrow"/>
                <w:color w:val="000000" w:themeColor="text1"/>
                <w:sz w:val="16"/>
                <w:szCs w:val="16"/>
                <w:rPrChange w:id="1020" w:author="Anderson, Riley Morgan" w:date="2025-12-02T00:08:00Z">
                  <w:rPr>
                    <w:del w:id="1021" w:author="Macon, Taydin Robert" w:date="2026-02-24T15:51:00Z" w16du:dateUtc="2026-02-24T23:51:00Z"/>
                    <w:rFonts w:ascii="Aptos Narrow" w:eastAsia="Aptos Narrow" w:hAnsi="Aptos Narrow" w:cs="Aptos Narrow"/>
                    <w:color w:val="000000" w:themeColor="text1"/>
                    <w:sz w:val="22"/>
                    <w:szCs w:val="22"/>
                  </w:rPr>
                </w:rPrChange>
              </w:rPr>
              <w:pPrChange w:id="1022" w:author="Anderson, Riley Morgan" w:date="2025-12-02T00:07:00Z">
                <w:pPr/>
              </w:pPrChange>
            </w:pPr>
            <w:ins w:id="1023" w:author="Anderson, Riley Morgan" w:date="2025-12-02T00:07:00Z">
              <w:del w:id="102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25" w:author="Anderson, Riley Morgan" w:date="2025-12-02T00:08:00Z">
                      <w:rPr>
                        <w:rFonts w:ascii="Aptos Narrow" w:eastAsia="Aptos Narrow" w:hAnsi="Aptos Narrow" w:cs="Aptos Narrow"/>
                        <w:color w:val="000000" w:themeColor="text1"/>
                        <w:sz w:val="22"/>
                        <w:szCs w:val="22"/>
                      </w:rPr>
                    </w:rPrChange>
                  </w:rPr>
                  <w:delText>0.59</w:delText>
                </w:r>
              </w:del>
            </w:ins>
          </w:p>
        </w:tc>
        <w:tc>
          <w:tcPr>
            <w:tcW w:w="618" w:type="dxa"/>
            <w:gridSpan w:val="2"/>
            <w:tcBorders>
              <w:top w:val="nil"/>
              <w:left w:val="nil"/>
              <w:bottom w:val="nil"/>
              <w:right w:val="nil"/>
            </w:tcBorders>
            <w:tcMar>
              <w:top w:w="15" w:type="dxa"/>
              <w:left w:w="15" w:type="dxa"/>
              <w:right w:w="15" w:type="dxa"/>
            </w:tcMar>
            <w:vAlign w:val="bottom"/>
            <w:tcPrChange w:id="1026" w:author="Macon, Taydin Robert" w:date="2026-02-24T15:54:00Z" w16du:dateUtc="2026-02-24T23:54:00Z">
              <w:tcPr>
                <w:tcW w:w="508" w:type="dxa"/>
                <w:gridSpan w:val="4"/>
                <w:tcBorders>
                  <w:top w:val="nil"/>
                  <w:left w:val="nil"/>
                  <w:bottom w:val="nil"/>
                  <w:right w:val="nil"/>
                </w:tcBorders>
                <w:tcMar>
                  <w:top w:w="15" w:type="dxa"/>
                  <w:left w:w="15" w:type="dxa"/>
                  <w:right w:w="15" w:type="dxa"/>
                </w:tcMar>
                <w:vAlign w:val="bottom"/>
              </w:tcPr>
            </w:tcPrChange>
          </w:tcPr>
          <w:p w14:paraId="40D9A173" w14:textId="4EF7423C" w:rsidR="0396228E" w:rsidDel="0011731E" w:rsidRDefault="0396228E">
            <w:pPr>
              <w:jc w:val="center"/>
              <w:rPr>
                <w:del w:id="1027" w:author="Macon, Taydin Robert" w:date="2026-02-24T15:51:00Z" w16du:dateUtc="2026-02-24T23:51:00Z"/>
                <w:rFonts w:ascii="Aptos Narrow" w:eastAsia="Aptos Narrow" w:hAnsi="Aptos Narrow" w:cs="Aptos Narrow"/>
                <w:color w:val="000000" w:themeColor="text1"/>
                <w:sz w:val="16"/>
                <w:szCs w:val="16"/>
                <w:rPrChange w:id="1028" w:author="Anderson, Riley Morgan" w:date="2025-12-02T00:08:00Z">
                  <w:rPr>
                    <w:del w:id="1029" w:author="Macon, Taydin Robert" w:date="2026-02-24T15:51:00Z" w16du:dateUtc="2026-02-24T23:51:00Z"/>
                    <w:rFonts w:ascii="Aptos Narrow" w:eastAsia="Aptos Narrow" w:hAnsi="Aptos Narrow" w:cs="Aptos Narrow"/>
                    <w:color w:val="000000" w:themeColor="text1"/>
                    <w:sz w:val="22"/>
                    <w:szCs w:val="22"/>
                  </w:rPr>
                </w:rPrChange>
              </w:rPr>
              <w:pPrChange w:id="1030" w:author="Anderson, Riley Morgan" w:date="2025-12-02T00:07:00Z">
                <w:pPr/>
              </w:pPrChange>
            </w:pPr>
            <w:ins w:id="1031" w:author="Anderson, Riley Morgan" w:date="2025-12-02T00:07:00Z">
              <w:del w:id="103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33" w:author="Anderson, Riley Morgan" w:date="2025-12-02T00:08:00Z">
                      <w:rPr>
                        <w:rFonts w:ascii="Aptos Narrow" w:eastAsia="Aptos Narrow" w:hAnsi="Aptos Narrow" w:cs="Aptos Narrow"/>
                        <w:color w:val="000000" w:themeColor="text1"/>
                        <w:sz w:val="22"/>
                        <w:szCs w:val="22"/>
                      </w:rPr>
                    </w:rPrChange>
                  </w:rPr>
                  <w:delText>0.18</w:delText>
                </w:r>
              </w:del>
            </w:ins>
          </w:p>
        </w:tc>
        <w:tc>
          <w:tcPr>
            <w:tcW w:w="316" w:type="dxa"/>
            <w:gridSpan w:val="2"/>
            <w:tcBorders>
              <w:top w:val="nil"/>
              <w:left w:val="nil"/>
              <w:bottom w:val="nil"/>
              <w:right w:val="nil"/>
            </w:tcBorders>
            <w:tcMar>
              <w:top w:w="15" w:type="dxa"/>
              <w:left w:w="15" w:type="dxa"/>
              <w:right w:w="15" w:type="dxa"/>
            </w:tcMar>
            <w:vAlign w:val="bottom"/>
            <w:tcPrChange w:id="1034" w:author="Macon, Taydin Robert" w:date="2026-02-24T15:54:00Z" w16du:dateUtc="2026-02-24T23:54:00Z">
              <w:tcPr>
                <w:tcW w:w="428" w:type="dxa"/>
                <w:gridSpan w:val="4"/>
                <w:tcBorders>
                  <w:top w:val="nil"/>
                  <w:left w:val="nil"/>
                  <w:bottom w:val="nil"/>
                  <w:right w:val="nil"/>
                </w:tcBorders>
                <w:tcMar>
                  <w:top w:w="15" w:type="dxa"/>
                  <w:left w:w="15" w:type="dxa"/>
                  <w:right w:w="15" w:type="dxa"/>
                </w:tcMar>
                <w:vAlign w:val="bottom"/>
              </w:tcPr>
            </w:tcPrChange>
          </w:tcPr>
          <w:p w14:paraId="077EBA19" w14:textId="7EB4E3FD" w:rsidR="0396228E" w:rsidDel="0011731E" w:rsidRDefault="0396228E" w:rsidP="0396228E">
            <w:pPr>
              <w:rPr>
                <w:del w:id="1035" w:author="Macon, Taydin Robert" w:date="2026-02-24T15:51:00Z" w16du:dateUtc="2026-02-24T23:51:00Z"/>
                <w:sz w:val="18"/>
                <w:szCs w:val="18"/>
                <w:rPrChange w:id="1036" w:author="Anderson, Riley Morgan" w:date="2025-12-02T00:08:00Z">
                  <w:rPr>
                    <w:del w:id="1037" w:author="Macon, Taydin Robert" w:date="2026-02-24T15:51:00Z" w16du:dateUtc="2026-02-24T23:51:00Z"/>
                    <w:sz w:val="20"/>
                    <w:szCs w:val="20"/>
                  </w:rPr>
                </w:rPrChange>
              </w:rPr>
            </w:pPr>
          </w:p>
        </w:tc>
        <w:tc>
          <w:tcPr>
            <w:tcW w:w="537" w:type="dxa"/>
            <w:tcBorders>
              <w:top w:val="nil"/>
              <w:left w:val="nil"/>
              <w:bottom w:val="nil"/>
              <w:right w:val="nil"/>
            </w:tcBorders>
            <w:tcMar>
              <w:top w:w="15" w:type="dxa"/>
              <w:left w:w="15" w:type="dxa"/>
              <w:right w:w="15" w:type="dxa"/>
            </w:tcMar>
            <w:vAlign w:val="bottom"/>
            <w:tcPrChange w:id="1038" w:author="Macon, Taydin Robert" w:date="2026-02-24T15:54:00Z" w16du:dateUtc="2026-02-24T23:54:00Z">
              <w:tcPr>
                <w:tcW w:w="326" w:type="dxa"/>
                <w:tcBorders>
                  <w:top w:val="nil"/>
                  <w:left w:val="nil"/>
                  <w:bottom w:val="nil"/>
                  <w:right w:val="nil"/>
                </w:tcBorders>
                <w:tcMar>
                  <w:top w:w="15" w:type="dxa"/>
                  <w:left w:w="15" w:type="dxa"/>
                  <w:right w:w="15" w:type="dxa"/>
                </w:tcMar>
                <w:vAlign w:val="bottom"/>
              </w:tcPr>
            </w:tcPrChange>
          </w:tcPr>
          <w:p w14:paraId="1DB1DEC7" w14:textId="7192D424" w:rsidR="0396228E" w:rsidDel="0011731E" w:rsidRDefault="0396228E">
            <w:pPr>
              <w:jc w:val="center"/>
              <w:rPr>
                <w:del w:id="1039" w:author="Macon, Taydin Robert" w:date="2026-02-24T15:51:00Z" w16du:dateUtc="2026-02-24T23:51:00Z"/>
                <w:rFonts w:ascii="Aptos Narrow" w:eastAsia="Aptos Narrow" w:hAnsi="Aptos Narrow" w:cs="Aptos Narrow"/>
                <w:color w:val="000000" w:themeColor="text1"/>
                <w:sz w:val="16"/>
                <w:szCs w:val="16"/>
                <w:rPrChange w:id="1040" w:author="Anderson, Riley Morgan" w:date="2025-12-02T00:08:00Z">
                  <w:rPr>
                    <w:del w:id="1041" w:author="Macon, Taydin Robert" w:date="2026-02-24T15:51:00Z" w16du:dateUtc="2026-02-24T23:51:00Z"/>
                    <w:rFonts w:ascii="Aptos Narrow" w:eastAsia="Aptos Narrow" w:hAnsi="Aptos Narrow" w:cs="Aptos Narrow"/>
                    <w:color w:val="000000" w:themeColor="text1"/>
                    <w:sz w:val="22"/>
                    <w:szCs w:val="22"/>
                  </w:rPr>
                </w:rPrChange>
              </w:rPr>
              <w:pPrChange w:id="1042" w:author="Anderson, Riley Morgan" w:date="2025-12-02T00:07:00Z">
                <w:pPr/>
              </w:pPrChange>
            </w:pPr>
            <w:ins w:id="1043" w:author="Anderson, Riley Morgan" w:date="2025-12-02T00:07:00Z">
              <w:del w:id="104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45" w:author="Anderson, Riley Morgan" w:date="2025-12-02T00:08:00Z">
                      <w:rPr>
                        <w:rFonts w:ascii="Aptos Narrow" w:eastAsia="Aptos Narrow" w:hAnsi="Aptos Narrow" w:cs="Aptos Narrow"/>
                        <w:color w:val="000000" w:themeColor="text1"/>
                        <w:sz w:val="22"/>
                        <w:szCs w:val="22"/>
                      </w:rPr>
                    </w:rPrChange>
                  </w:rPr>
                  <w:delText>-0.45</w:delText>
                </w:r>
              </w:del>
            </w:ins>
          </w:p>
        </w:tc>
        <w:tc>
          <w:tcPr>
            <w:tcW w:w="433" w:type="dxa"/>
            <w:gridSpan w:val="2"/>
            <w:tcBorders>
              <w:top w:val="nil"/>
              <w:left w:val="nil"/>
              <w:bottom w:val="nil"/>
              <w:right w:val="nil"/>
            </w:tcBorders>
            <w:tcMar>
              <w:top w:w="15" w:type="dxa"/>
              <w:left w:w="15" w:type="dxa"/>
              <w:right w:w="15" w:type="dxa"/>
            </w:tcMar>
            <w:vAlign w:val="bottom"/>
            <w:tcPrChange w:id="1046" w:author="Macon, Taydin Robert" w:date="2026-02-24T15:54:00Z" w16du:dateUtc="2026-02-24T23:54:00Z">
              <w:tcPr>
                <w:tcW w:w="433" w:type="dxa"/>
                <w:gridSpan w:val="5"/>
                <w:tcBorders>
                  <w:top w:val="nil"/>
                  <w:left w:val="nil"/>
                  <w:bottom w:val="nil"/>
                  <w:right w:val="nil"/>
                </w:tcBorders>
                <w:tcMar>
                  <w:top w:w="15" w:type="dxa"/>
                  <w:left w:w="15" w:type="dxa"/>
                  <w:right w:w="15" w:type="dxa"/>
                </w:tcMar>
                <w:vAlign w:val="bottom"/>
              </w:tcPr>
            </w:tcPrChange>
          </w:tcPr>
          <w:p w14:paraId="2583D833" w14:textId="66637103" w:rsidR="0396228E" w:rsidDel="0011731E" w:rsidRDefault="0396228E">
            <w:pPr>
              <w:jc w:val="center"/>
              <w:rPr>
                <w:del w:id="1047" w:author="Macon, Taydin Robert" w:date="2026-02-24T15:51:00Z" w16du:dateUtc="2026-02-24T23:51:00Z"/>
                <w:rFonts w:ascii="Aptos Narrow" w:eastAsia="Aptos Narrow" w:hAnsi="Aptos Narrow" w:cs="Aptos Narrow"/>
                <w:color w:val="000000" w:themeColor="text1"/>
                <w:sz w:val="16"/>
                <w:szCs w:val="16"/>
                <w:rPrChange w:id="1048" w:author="Anderson, Riley Morgan" w:date="2025-12-02T00:08:00Z">
                  <w:rPr>
                    <w:del w:id="1049" w:author="Macon, Taydin Robert" w:date="2026-02-24T15:51:00Z" w16du:dateUtc="2026-02-24T23:51:00Z"/>
                    <w:rFonts w:ascii="Aptos Narrow" w:eastAsia="Aptos Narrow" w:hAnsi="Aptos Narrow" w:cs="Aptos Narrow"/>
                    <w:color w:val="000000" w:themeColor="text1"/>
                    <w:sz w:val="22"/>
                    <w:szCs w:val="22"/>
                  </w:rPr>
                </w:rPrChange>
              </w:rPr>
              <w:pPrChange w:id="1050" w:author="Anderson, Riley Morgan" w:date="2025-12-02T00:07:00Z">
                <w:pPr/>
              </w:pPrChange>
            </w:pPr>
            <w:ins w:id="1051" w:author="Anderson, Riley Morgan" w:date="2025-12-02T00:07:00Z">
              <w:del w:id="105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53" w:author="Anderson, Riley Morgan" w:date="2025-12-02T00:08:00Z">
                      <w:rPr>
                        <w:rFonts w:ascii="Aptos Narrow" w:eastAsia="Aptos Narrow" w:hAnsi="Aptos Narrow" w:cs="Aptos Narrow"/>
                        <w:color w:val="000000" w:themeColor="text1"/>
                        <w:sz w:val="22"/>
                        <w:szCs w:val="22"/>
                      </w:rPr>
                    </w:rPrChange>
                  </w:rPr>
                  <w:delText>0.17</w:delText>
                </w:r>
              </w:del>
            </w:ins>
          </w:p>
        </w:tc>
        <w:tc>
          <w:tcPr>
            <w:tcW w:w="46" w:type="dxa"/>
            <w:tcBorders>
              <w:top w:val="nil"/>
              <w:left w:val="nil"/>
              <w:bottom w:val="nil"/>
              <w:right w:val="nil"/>
            </w:tcBorders>
            <w:tcMar>
              <w:top w:w="15" w:type="dxa"/>
              <w:left w:w="15" w:type="dxa"/>
              <w:right w:w="15" w:type="dxa"/>
            </w:tcMar>
            <w:vAlign w:val="bottom"/>
            <w:tcPrChange w:id="1054" w:author="Macon, Taydin Robert" w:date="2026-02-24T15:54:00Z" w16du:dateUtc="2026-02-24T23:54:00Z">
              <w:tcPr>
                <w:tcW w:w="40" w:type="dxa"/>
                <w:tcBorders>
                  <w:top w:val="nil"/>
                  <w:left w:val="nil"/>
                  <w:bottom w:val="nil"/>
                  <w:right w:val="nil"/>
                </w:tcBorders>
                <w:tcMar>
                  <w:top w:w="15" w:type="dxa"/>
                  <w:left w:w="15" w:type="dxa"/>
                  <w:right w:w="15" w:type="dxa"/>
                </w:tcMar>
                <w:vAlign w:val="bottom"/>
              </w:tcPr>
            </w:tcPrChange>
          </w:tcPr>
          <w:p w14:paraId="434D066A" w14:textId="0FF35EF4" w:rsidR="0396228E" w:rsidDel="0011731E" w:rsidRDefault="0396228E" w:rsidP="0396228E">
            <w:pPr>
              <w:rPr>
                <w:del w:id="1055" w:author="Macon, Taydin Robert" w:date="2026-02-24T15:51:00Z" w16du:dateUtc="2026-02-24T23:51:00Z"/>
                <w:sz w:val="18"/>
                <w:szCs w:val="18"/>
                <w:rPrChange w:id="1056" w:author="Anderson, Riley Morgan" w:date="2025-12-02T00:08:00Z">
                  <w:rPr>
                    <w:del w:id="1057" w:author="Macon, Taydin Robert" w:date="2026-02-24T15:51:00Z" w16du:dateUtc="2026-02-24T23:51:00Z"/>
                    <w:sz w:val="20"/>
                    <w:szCs w:val="20"/>
                  </w:rPr>
                </w:rPrChange>
              </w:rPr>
            </w:pPr>
          </w:p>
        </w:tc>
        <w:tc>
          <w:tcPr>
            <w:tcW w:w="586" w:type="dxa"/>
            <w:gridSpan w:val="2"/>
            <w:tcBorders>
              <w:top w:val="nil"/>
              <w:left w:val="nil"/>
              <w:bottom w:val="nil"/>
              <w:right w:val="nil"/>
            </w:tcBorders>
            <w:tcMar>
              <w:top w:w="15" w:type="dxa"/>
              <w:left w:w="15" w:type="dxa"/>
              <w:right w:w="15" w:type="dxa"/>
            </w:tcMar>
            <w:vAlign w:val="bottom"/>
            <w:tcPrChange w:id="1058" w:author="Macon, Taydin Robert" w:date="2026-02-24T15:54:00Z" w16du:dateUtc="2026-02-24T23:54:00Z">
              <w:tcPr>
                <w:tcW w:w="492" w:type="dxa"/>
                <w:gridSpan w:val="3"/>
                <w:tcBorders>
                  <w:top w:val="nil"/>
                  <w:left w:val="nil"/>
                  <w:bottom w:val="nil"/>
                  <w:right w:val="nil"/>
                </w:tcBorders>
                <w:tcMar>
                  <w:top w:w="15" w:type="dxa"/>
                  <w:left w:w="15" w:type="dxa"/>
                  <w:right w:w="15" w:type="dxa"/>
                </w:tcMar>
                <w:vAlign w:val="bottom"/>
              </w:tcPr>
            </w:tcPrChange>
          </w:tcPr>
          <w:p w14:paraId="696ED517" w14:textId="204A956B" w:rsidR="0396228E" w:rsidDel="0011731E" w:rsidRDefault="0396228E">
            <w:pPr>
              <w:jc w:val="center"/>
              <w:rPr>
                <w:del w:id="1059" w:author="Macon, Taydin Robert" w:date="2026-02-24T15:51:00Z" w16du:dateUtc="2026-02-24T23:51:00Z"/>
                <w:rFonts w:ascii="Aptos Narrow" w:eastAsia="Aptos Narrow" w:hAnsi="Aptos Narrow" w:cs="Aptos Narrow"/>
                <w:color w:val="000000" w:themeColor="text1"/>
                <w:sz w:val="16"/>
                <w:szCs w:val="16"/>
                <w:rPrChange w:id="1060" w:author="Anderson, Riley Morgan" w:date="2025-12-02T00:08:00Z">
                  <w:rPr>
                    <w:del w:id="1061" w:author="Macon, Taydin Robert" w:date="2026-02-24T15:51:00Z" w16du:dateUtc="2026-02-24T23:51:00Z"/>
                    <w:rFonts w:ascii="Aptos Narrow" w:eastAsia="Aptos Narrow" w:hAnsi="Aptos Narrow" w:cs="Aptos Narrow"/>
                    <w:color w:val="000000" w:themeColor="text1"/>
                    <w:sz w:val="22"/>
                    <w:szCs w:val="22"/>
                  </w:rPr>
                </w:rPrChange>
              </w:rPr>
              <w:pPrChange w:id="1062" w:author="Anderson, Riley Morgan" w:date="2025-12-02T00:07:00Z">
                <w:pPr/>
              </w:pPrChange>
            </w:pPr>
            <w:ins w:id="1063" w:author="Anderson, Riley Morgan" w:date="2025-12-02T00:07:00Z">
              <w:del w:id="106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65" w:author="Anderson, Riley Morgan" w:date="2025-12-02T00:08:00Z">
                      <w:rPr>
                        <w:rFonts w:ascii="Aptos Narrow" w:eastAsia="Aptos Narrow" w:hAnsi="Aptos Narrow" w:cs="Aptos Narrow"/>
                        <w:color w:val="000000" w:themeColor="text1"/>
                        <w:sz w:val="22"/>
                        <w:szCs w:val="22"/>
                      </w:rPr>
                    </w:rPrChange>
                  </w:rPr>
                  <w:delText>4.77</w:delText>
                </w:r>
              </w:del>
            </w:ins>
          </w:p>
        </w:tc>
        <w:tc>
          <w:tcPr>
            <w:tcW w:w="756" w:type="dxa"/>
            <w:gridSpan w:val="2"/>
            <w:tcBorders>
              <w:top w:val="nil"/>
              <w:left w:val="nil"/>
              <w:bottom w:val="nil"/>
              <w:right w:val="nil"/>
            </w:tcBorders>
            <w:tcMar>
              <w:top w:w="15" w:type="dxa"/>
              <w:left w:w="15" w:type="dxa"/>
              <w:right w:w="15" w:type="dxa"/>
            </w:tcMar>
            <w:vAlign w:val="bottom"/>
            <w:tcPrChange w:id="1066" w:author="Macon, Taydin Robert" w:date="2026-02-24T15:54:00Z" w16du:dateUtc="2026-02-24T23:54:00Z">
              <w:tcPr>
                <w:tcW w:w="712" w:type="dxa"/>
                <w:gridSpan w:val="5"/>
                <w:tcBorders>
                  <w:top w:val="nil"/>
                  <w:left w:val="nil"/>
                  <w:bottom w:val="nil"/>
                  <w:right w:val="nil"/>
                </w:tcBorders>
                <w:tcMar>
                  <w:top w:w="15" w:type="dxa"/>
                  <w:left w:w="15" w:type="dxa"/>
                  <w:right w:w="15" w:type="dxa"/>
                </w:tcMar>
                <w:vAlign w:val="bottom"/>
              </w:tcPr>
            </w:tcPrChange>
          </w:tcPr>
          <w:p w14:paraId="6570C2A9" w14:textId="5007D9B9" w:rsidR="0396228E" w:rsidDel="0011731E" w:rsidRDefault="0396228E">
            <w:pPr>
              <w:jc w:val="center"/>
              <w:rPr>
                <w:del w:id="1067" w:author="Macon, Taydin Robert" w:date="2026-02-24T15:51:00Z" w16du:dateUtc="2026-02-24T23:51:00Z"/>
                <w:rFonts w:ascii="Aptos Narrow" w:eastAsia="Aptos Narrow" w:hAnsi="Aptos Narrow" w:cs="Aptos Narrow"/>
                <w:color w:val="000000" w:themeColor="text1"/>
                <w:sz w:val="16"/>
                <w:szCs w:val="16"/>
                <w:rPrChange w:id="1068" w:author="Anderson, Riley Morgan" w:date="2025-12-02T00:08:00Z">
                  <w:rPr>
                    <w:del w:id="1069" w:author="Macon, Taydin Robert" w:date="2026-02-24T15:51:00Z" w16du:dateUtc="2026-02-24T23:51:00Z"/>
                    <w:rFonts w:ascii="Aptos Narrow" w:eastAsia="Aptos Narrow" w:hAnsi="Aptos Narrow" w:cs="Aptos Narrow"/>
                    <w:color w:val="000000" w:themeColor="text1"/>
                    <w:sz w:val="22"/>
                    <w:szCs w:val="22"/>
                  </w:rPr>
                </w:rPrChange>
              </w:rPr>
              <w:pPrChange w:id="1070" w:author="Anderson, Riley Morgan" w:date="2025-12-02T00:07:00Z">
                <w:pPr/>
              </w:pPrChange>
            </w:pPr>
            <w:ins w:id="1071" w:author="Anderson, Riley Morgan" w:date="2025-12-02T00:07:00Z">
              <w:del w:id="107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73" w:author="Anderson, Riley Morgan" w:date="2025-12-02T00:08:00Z">
                      <w:rPr>
                        <w:rFonts w:ascii="Aptos Narrow" w:eastAsia="Aptos Narrow" w:hAnsi="Aptos Narrow" w:cs="Aptos Narrow"/>
                        <w:color w:val="000000" w:themeColor="text1"/>
                        <w:sz w:val="22"/>
                        <w:szCs w:val="22"/>
                      </w:rPr>
                    </w:rPrChange>
                  </w:rPr>
                  <w:delText>4.03</w:delText>
                </w:r>
              </w:del>
            </w:ins>
          </w:p>
        </w:tc>
        <w:tc>
          <w:tcPr>
            <w:tcW w:w="45" w:type="dxa"/>
            <w:tcBorders>
              <w:top w:val="nil"/>
              <w:left w:val="nil"/>
              <w:bottom w:val="nil"/>
              <w:right w:val="nil"/>
            </w:tcBorders>
            <w:tcMar>
              <w:top w:w="15" w:type="dxa"/>
              <w:left w:w="15" w:type="dxa"/>
              <w:right w:w="15" w:type="dxa"/>
            </w:tcMar>
            <w:vAlign w:val="bottom"/>
            <w:tcPrChange w:id="1074"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23EAB9D1" w14:textId="58388112" w:rsidR="0396228E" w:rsidDel="0011731E" w:rsidRDefault="0396228E" w:rsidP="0396228E">
            <w:pPr>
              <w:rPr>
                <w:del w:id="1075" w:author="Macon, Taydin Robert" w:date="2026-02-24T15:51:00Z" w16du:dateUtc="2026-02-24T23:51:00Z"/>
                <w:sz w:val="18"/>
                <w:szCs w:val="18"/>
                <w:rPrChange w:id="1076" w:author="Anderson, Riley Morgan" w:date="2025-12-02T00:08:00Z">
                  <w:rPr>
                    <w:del w:id="1077" w:author="Macon, Taydin Robert" w:date="2026-02-24T15:51:00Z" w16du:dateUtc="2026-02-24T23:51:00Z"/>
                    <w:sz w:val="20"/>
                    <w:szCs w:val="20"/>
                  </w:rPr>
                </w:rPrChange>
              </w:rPr>
            </w:pPr>
          </w:p>
        </w:tc>
        <w:tc>
          <w:tcPr>
            <w:tcW w:w="647" w:type="dxa"/>
            <w:gridSpan w:val="2"/>
            <w:tcBorders>
              <w:top w:val="nil"/>
              <w:left w:val="nil"/>
              <w:bottom w:val="nil"/>
              <w:right w:val="nil"/>
            </w:tcBorders>
            <w:tcMar>
              <w:top w:w="15" w:type="dxa"/>
              <w:left w:w="15" w:type="dxa"/>
              <w:right w:w="15" w:type="dxa"/>
            </w:tcMar>
            <w:vAlign w:val="bottom"/>
            <w:tcPrChange w:id="1078" w:author="Macon, Taydin Robert" w:date="2026-02-24T15:54:00Z" w16du:dateUtc="2026-02-24T23:54:00Z">
              <w:tcPr>
                <w:tcW w:w="539" w:type="dxa"/>
                <w:gridSpan w:val="3"/>
                <w:tcBorders>
                  <w:top w:val="nil"/>
                  <w:left w:val="nil"/>
                  <w:bottom w:val="nil"/>
                  <w:right w:val="nil"/>
                </w:tcBorders>
                <w:tcMar>
                  <w:top w:w="15" w:type="dxa"/>
                  <w:left w:w="15" w:type="dxa"/>
                  <w:right w:w="15" w:type="dxa"/>
                </w:tcMar>
                <w:vAlign w:val="bottom"/>
              </w:tcPr>
            </w:tcPrChange>
          </w:tcPr>
          <w:p w14:paraId="3DCA4166" w14:textId="7BC141C6" w:rsidR="0396228E" w:rsidDel="0011731E" w:rsidRDefault="0396228E">
            <w:pPr>
              <w:jc w:val="center"/>
              <w:rPr>
                <w:del w:id="1079" w:author="Macon, Taydin Robert" w:date="2026-02-24T15:51:00Z" w16du:dateUtc="2026-02-24T23:51:00Z"/>
                <w:rFonts w:ascii="Aptos Narrow" w:eastAsia="Aptos Narrow" w:hAnsi="Aptos Narrow" w:cs="Aptos Narrow"/>
                <w:color w:val="000000" w:themeColor="text1"/>
                <w:sz w:val="16"/>
                <w:szCs w:val="16"/>
                <w:rPrChange w:id="1080" w:author="Anderson, Riley Morgan" w:date="2025-12-02T00:08:00Z">
                  <w:rPr>
                    <w:del w:id="1081" w:author="Macon, Taydin Robert" w:date="2026-02-24T15:51:00Z" w16du:dateUtc="2026-02-24T23:51:00Z"/>
                    <w:rFonts w:ascii="Aptos Narrow" w:eastAsia="Aptos Narrow" w:hAnsi="Aptos Narrow" w:cs="Aptos Narrow"/>
                    <w:color w:val="000000" w:themeColor="text1"/>
                    <w:sz w:val="22"/>
                    <w:szCs w:val="22"/>
                  </w:rPr>
                </w:rPrChange>
              </w:rPr>
              <w:pPrChange w:id="1082" w:author="Anderson, Riley Morgan" w:date="2025-12-02T00:07:00Z">
                <w:pPr/>
              </w:pPrChange>
            </w:pPr>
            <w:ins w:id="1083" w:author="Anderson, Riley Morgan" w:date="2025-12-02T00:07:00Z">
              <w:del w:id="108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85" w:author="Anderson, Riley Morgan" w:date="2025-12-02T00:08:00Z">
                      <w:rPr>
                        <w:rFonts w:ascii="Aptos Narrow" w:eastAsia="Aptos Narrow" w:hAnsi="Aptos Narrow" w:cs="Aptos Narrow"/>
                        <w:color w:val="000000" w:themeColor="text1"/>
                        <w:sz w:val="22"/>
                        <w:szCs w:val="22"/>
                      </w:rPr>
                    </w:rPrChange>
                  </w:rPr>
                  <w:delText>1.74</w:delText>
                </w:r>
              </w:del>
            </w:ins>
          </w:p>
        </w:tc>
        <w:tc>
          <w:tcPr>
            <w:tcW w:w="470" w:type="dxa"/>
            <w:gridSpan w:val="2"/>
            <w:tcBorders>
              <w:top w:val="nil"/>
              <w:left w:val="nil"/>
              <w:bottom w:val="nil"/>
              <w:right w:val="nil"/>
            </w:tcBorders>
            <w:tcMar>
              <w:top w:w="15" w:type="dxa"/>
              <w:left w:w="15" w:type="dxa"/>
              <w:right w:w="15" w:type="dxa"/>
            </w:tcMar>
            <w:vAlign w:val="bottom"/>
            <w:tcPrChange w:id="1086" w:author="Macon, Taydin Robert" w:date="2026-02-24T15:54:00Z" w16du:dateUtc="2026-02-24T23:54:00Z">
              <w:tcPr>
                <w:tcW w:w="474" w:type="dxa"/>
                <w:gridSpan w:val="5"/>
                <w:tcBorders>
                  <w:top w:val="nil"/>
                  <w:left w:val="nil"/>
                  <w:bottom w:val="nil"/>
                  <w:right w:val="nil"/>
                </w:tcBorders>
                <w:tcMar>
                  <w:top w:w="15" w:type="dxa"/>
                  <w:left w:w="15" w:type="dxa"/>
                  <w:right w:w="15" w:type="dxa"/>
                </w:tcMar>
                <w:vAlign w:val="bottom"/>
              </w:tcPr>
            </w:tcPrChange>
          </w:tcPr>
          <w:p w14:paraId="78172AD2" w14:textId="259711BE" w:rsidR="0396228E" w:rsidDel="0011731E" w:rsidRDefault="0396228E">
            <w:pPr>
              <w:jc w:val="center"/>
              <w:rPr>
                <w:del w:id="1087" w:author="Macon, Taydin Robert" w:date="2026-02-24T15:51:00Z" w16du:dateUtc="2026-02-24T23:51:00Z"/>
                <w:rFonts w:ascii="Aptos Narrow" w:eastAsia="Aptos Narrow" w:hAnsi="Aptos Narrow" w:cs="Aptos Narrow"/>
                <w:color w:val="000000" w:themeColor="text1"/>
                <w:sz w:val="16"/>
                <w:szCs w:val="16"/>
                <w:rPrChange w:id="1088" w:author="Anderson, Riley Morgan" w:date="2025-12-02T00:08:00Z">
                  <w:rPr>
                    <w:del w:id="1089" w:author="Macon, Taydin Robert" w:date="2026-02-24T15:51:00Z" w16du:dateUtc="2026-02-24T23:51:00Z"/>
                    <w:rFonts w:ascii="Aptos Narrow" w:eastAsia="Aptos Narrow" w:hAnsi="Aptos Narrow" w:cs="Aptos Narrow"/>
                    <w:color w:val="000000" w:themeColor="text1"/>
                    <w:sz w:val="22"/>
                    <w:szCs w:val="22"/>
                  </w:rPr>
                </w:rPrChange>
              </w:rPr>
              <w:pPrChange w:id="1090" w:author="Anderson, Riley Morgan" w:date="2025-12-02T00:07:00Z">
                <w:pPr/>
              </w:pPrChange>
            </w:pPr>
            <w:ins w:id="1091" w:author="Anderson, Riley Morgan" w:date="2025-12-02T00:07:00Z">
              <w:del w:id="109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093" w:author="Anderson, Riley Morgan" w:date="2025-12-02T00:08:00Z">
                      <w:rPr>
                        <w:rFonts w:ascii="Aptos Narrow" w:eastAsia="Aptos Narrow" w:hAnsi="Aptos Narrow" w:cs="Aptos Narrow"/>
                        <w:color w:val="000000" w:themeColor="text1"/>
                        <w:sz w:val="22"/>
                        <w:szCs w:val="22"/>
                      </w:rPr>
                    </w:rPrChange>
                  </w:rPr>
                  <w:delText>2.29</w:delText>
                </w:r>
              </w:del>
            </w:ins>
          </w:p>
        </w:tc>
        <w:tc>
          <w:tcPr>
            <w:tcW w:w="36" w:type="dxa"/>
            <w:tcBorders>
              <w:top w:val="nil"/>
              <w:left w:val="nil"/>
              <w:bottom w:val="nil"/>
              <w:right w:val="nil"/>
            </w:tcBorders>
            <w:tcMar>
              <w:top w:w="15" w:type="dxa"/>
              <w:left w:w="15" w:type="dxa"/>
              <w:right w:w="15" w:type="dxa"/>
            </w:tcMar>
            <w:vAlign w:val="bottom"/>
            <w:tcPrChange w:id="1094" w:author="Macon, Taydin Robert" w:date="2026-02-24T15:54:00Z" w16du:dateUtc="2026-02-24T23:54:00Z">
              <w:tcPr>
                <w:tcW w:w="35" w:type="dxa"/>
                <w:tcBorders>
                  <w:top w:val="nil"/>
                  <w:left w:val="nil"/>
                  <w:bottom w:val="nil"/>
                  <w:right w:val="nil"/>
                </w:tcBorders>
                <w:tcMar>
                  <w:top w:w="15" w:type="dxa"/>
                  <w:left w:w="15" w:type="dxa"/>
                  <w:right w:w="15" w:type="dxa"/>
                </w:tcMar>
                <w:vAlign w:val="bottom"/>
              </w:tcPr>
            </w:tcPrChange>
          </w:tcPr>
          <w:p w14:paraId="06E43581" w14:textId="2F9062DE" w:rsidR="0396228E" w:rsidDel="0011731E" w:rsidRDefault="0396228E" w:rsidP="0396228E">
            <w:pPr>
              <w:rPr>
                <w:del w:id="1095" w:author="Macon, Taydin Robert" w:date="2026-02-24T15:51:00Z" w16du:dateUtc="2026-02-24T23:51:00Z"/>
                <w:sz w:val="18"/>
                <w:szCs w:val="18"/>
                <w:rPrChange w:id="1096" w:author="Anderson, Riley Morgan" w:date="2025-12-02T00:08:00Z">
                  <w:rPr>
                    <w:del w:id="1097" w:author="Macon, Taydin Robert" w:date="2026-02-24T15:51:00Z" w16du:dateUtc="2026-02-24T23:51:00Z"/>
                    <w:sz w:val="20"/>
                    <w:szCs w:val="20"/>
                  </w:rPr>
                </w:rPrChange>
              </w:rPr>
            </w:pPr>
          </w:p>
        </w:tc>
        <w:tc>
          <w:tcPr>
            <w:tcW w:w="487" w:type="dxa"/>
            <w:gridSpan w:val="2"/>
            <w:tcBorders>
              <w:top w:val="nil"/>
              <w:left w:val="nil"/>
              <w:bottom w:val="nil"/>
              <w:right w:val="nil"/>
            </w:tcBorders>
            <w:tcMar>
              <w:top w:w="15" w:type="dxa"/>
              <w:left w:w="15" w:type="dxa"/>
              <w:right w:w="15" w:type="dxa"/>
            </w:tcMar>
            <w:vAlign w:val="bottom"/>
            <w:tcPrChange w:id="1098" w:author="Macon, Taydin Robert" w:date="2026-02-24T15:54:00Z" w16du:dateUtc="2026-02-24T23:54:00Z">
              <w:tcPr>
                <w:tcW w:w="413" w:type="dxa"/>
                <w:gridSpan w:val="3"/>
                <w:tcBorders>
                  <w:top w:val="nil"/>
                  <w:left w:val="nil"/>
                  <w:bottom w:val="nil"/>
                  <w:right w:val="nil"/>
                </w:tcBorders>
                <w:tcMar>
                  <w:top w:w="15" w:type="dxa"/>
                  <w:left w:w="15" w:type="dxa"/>
                  <w:right w:w="15" w:type="dxa"/>
                </w:tcMar>
                <w:vAlign w:val="bottom"/>
              </w:tcPr>
            </w:tcPrChange>
          </w:tcPr>
          <w:p w14:paraId="034F75EA" w14:textId="5F2006B5" w:rsidR="0396228E" w:rsidDel="0011731E" w:rsidRDefault="0396228E">
            <w:pPr>
              <w:jc w:val="center"/>
              <w:rPr>
                <w:del w:id="1099" w:author="Macon, Taydin Robert" w:date="2026-02-24T15:51:00Z" w16du:dateUtc="2026-02-24T23:51:00Z"/>
                <w:rFonts w:ascii="Aptos Narrow" w:eastAsia="Aptos Narrow" w:hAnsi="Aptos Narrow" w:cs="Aptos Narrow"/>
                <w:color w:val="000000" w:themeColor="text1"/>
                <w:sz w:val="16"/>
                <w:szCs w:val="16"/>
                <w:rPrChange w:id="1100" w:author="Anderson, Riley Morgan" w:date="2025-12-02T00:08:00Z">
                  <w:rPr>
                    <w:del w:id="1101" w:author="Macon, Taydin Robert" w:date="2026-02-24T15:51:00Z" w16du:dateUtc="2026-02-24T23:51:00Z"/>
                    <w:rFonts w:ascii="Aptos Narrow" w:eastAsia="Aptos Narrow" w:hAnsi="Aptos Narrow" w:cs="Aptos Narrow"/>
                    <w:color w:val="000000" w:themeColor="text1"/>
                    <w:sz w:val="22"/>
                    <w:szCs w:val="22"/>
                  </w:rPr>
                </w:rPrChange>
              </w:rPr>
              <w:pPrChange w:id="1102" w:author="Anderson, Riley Morgan" w:date="2025-12-02T00:07:00Z">
                <w:pPr/>
              </w:pPrChange>
            </w:pPr>
            <w:ins w:id="1103" w:author="Anderson, Riley Morgan" w:date="2025-12-02T00:07:00Z">
              <w:del w:id="110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05" w:author="Anderson, Riley Morgan" w:date="2025-12-02T00:08:00Z">
                      <w:rPr>
                        <w:rFonts w:ascii="Aptos Narrow" w:eastAsia="Aptos Narrow" w:hAnsi="Aptos Narrow" w:cs="Aptos Narrow"/>
                        <w:color w:val="000000" w:themeColor="text1"/>
                        <w:sz w:val="22"/>
                        <w:szCs w:val="22"/>
                      </w:rPr>
                    </w:rPrChange>
                  </w:rPr>
                  <w:delText>-0.63</w:delText>
                </w:r>
              </w:del>
            </w:ins>
          </w:p>
        </w:tc>
        <w:tc>
          <w:tcPr>
            <w:tcW w:w="580" w:type="dxa"/>
            <w:gridSpan w:val="2"/>
            <w:tcBorders>
              <w:top w:val="nil"/>
              <w:left w:val="nil"/>
              <w:bottom w:val="nil"/>
              <w:right w:val="nil"/>
            </w:tcBorders>
            <w:tcMar>
              <w:top w:w="15" w:type="dxa"/>
              <w:left w:w="15" w:type="dxa"/>
              <w:right w:w="15" w:type="dxa"/>
            </w:tcMar>
            <w:vAlign w:val="bottom"/>
            <w:tcPrChange w:id="1106" w:author="Macon, Taydin Robert" w:date="2026-02-24T15:54:00Z" w16du:dateUtc="2026-02-24T23:54:00Z">
              <w:tcPr>
                <w:tcW w:w="571" w:type="dxa"/>
                <w:gridSpan w:val="5"/>
                <w:tcBorders>
                  <w:top w:val="nil"/>
                  <w:left w:val="nil"/>
                  <w:bottom w:val="nil"/>
                  <w:right w:val="nil"/>
                </w:tcBorders>
                <w:tcMar>
                  <w:top w:w="15" w:type="dxa"/>
                  <w:left w:w="15" w:type="dxa"/>
                  <w:right w:w="15" w:type="dxa"/>
                </w:tcMar>
                <w:vAlign w:val="bottom"/>
              </w:tcPr>
            </w:tcPrChange>
          </w:tcPr>
          <w:p w14:paraId="28487E49" w14:textId="35B90953" w:rsidR="0396228E" w:rsidDel="0011731E" w:rsidRDefault="0396228E">
            <w:pPr>
              <w:jc w:val="center"/>
              <w:rPr>
                <w:del w:id="1107" w:author="Macon, Taydin Robert" w:date="2026-02-24T15:51:00Z" w16du:dateUtc="2026-02-24T23:51:00Z"/>
                <w:rFonts w:ascii="Aptos Narrow" w:eastAsia="Aptos Narrow" w:hAnsi="Aptos Narrow" w:cs="Aptos Narrow"/>
                <w:color w:val="000000" w:themeColor="text1"/>
                <w:sz w:val="16"/>
                <w:szCs w:val="16"/>
                <w:rPrChange w:id="1108" w:author="Anderson, Riley Morgan" w:date="2025-12-02T00:08:00Z">
                  <w:rPr>
                    <w:del w:id="1109" w:author="Macon, Taydin Robert" w:date="2026-02-24T15:51:00Z" w16du:dateUtc="2026-02-24T23:51:00Z"/>
                    <w:rFonts w:ascii="Aptos Narrow" w:eastAsia="Aptos Narrow" w:hAnsi="Aptos Narrow" w:cs="Aptos Narrow"/>
                    <w:color w:val="000000" w:themeColor="text1"/>
                    <w:sz w:val="22"/>
                    <w:szCs w:val="22"/>
                  </w:rPr>
                </w:rPrChange>
              </w:rPr>
              <w:pPrChange w:id="1110" w:author="Anderson, Riley Morgan" w:date="2025-12-02T00:07:00Z">
                <w:pPr/>
              </w:pPrChange>
            </w:pPr>
            <w:ins w:id="1111" w:author="Anderson, Riley Morgan" w:date="2025-12-02T00:07:00Z">
              <w:del w:id="111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13" w:author="Anderson, Riley Morgan" w:date="2025-12-02T00:08:00Z">
                      <w:rPr>
                        <w:rFonts w:ascii="Aptos Narrow" w:eastAsia="Aptos Narrow" w:hAnsi="Aptos Narrow" w:cs="Aptos Narrow"/>
                        <w:color w:val="000000" w:themeColor="text1"/>
                        <w:sz w:val="22"/>
                        <w:szCs w:val="22"/>
                      </w:rPr>
                    </w:rPrChange>
                  </w:rPr>
                  <w:delText>-0.03</w:delText>
                </w:r>
              </w:del>
            </w:ins>
          </w:p>
        </w:tc>
        <w:tc>
          <w:tcPr>
            <w:tcW w:w="50" w:type="dxa"/>
            <w:tcBorders>
              <w:top w:val="nil"/>
              <w:left w:val="nil"/>
              <w:bottom w:val="nil"/>
              <w:right w:val="nil"/>
            </w:tcBorders>
            <w:tcMar>
              <w:top w:w="15" w:type="dxa"/>
              <w:left w:w="15" w:type="dxa"/>
              <w:right w:w="15" w:type="dxa"/>
            </w:tcMar>
            <w:vAlign w:val="bottom"/>
            <w:tcPrChange w:id="1114" w:author="Macon, Taydin Robert" w:date="2026-02-24T15:54:00Z" w16du:dateUtc="2026-02-24T23:54:00Z">
              <w:tcPr>
                <w:tcW w:w="43" w:type="dxa"/>
                <w:tcBorders>
                  <w:top w:val="nil"/>
                  <w:left w:val="nil"/>
                  <w:bottom w:val="nil"/>
                  <w:right w:val="nil"/>
                </w:tcBorders>
                <w:tcMar>
                  <w:top w:w="15" w:type="dxa"/>
                  <w:left w:w="15" w:type="dxa"/>
                  <w:right w:w="15" w:type="dxa"/>
                </w:tcMar>
                <w:vAlign w:val="bottom"/>
              </w:tcPr>
            </w:tcPrChange>
          </w:tcPr>
          <w:p w14:paraId="11BF331D" w14:textId="16A77BD0" w:rsidR="0396228E" w:rsidDel="0011731E" w:rsidRDefault="0396228E" w:rsidP="0396228E">
            <w:pPr>
              <w:rPr>
                <w:del w:id="1115" w:author="Macon, Taydin Robert" w:date="2026-02-24T15:51:00Z" w16du:dateUtc="2026-02-24T23:51:00Z"/>
                <w:sz w:val="18"/>
                <w:szCs w:val="18"/>
                <w:rPrChange w:id="1116" w:author="Anderson, Riley Morgan" w:date="2025-12-02T00:08:00Z">
                  <w:rPr>
                    <w:del w:id="1117" w:author="Macon, Taydin Robert" w:date="2026-02-24T15:51:00Z" w16du:dateUtc="2026-02-24T23:51:00Z"/>
                    <w:sz w:val="20"/>
                    <w:szCs w:val="20"/>
                  </w:rPr>
                </w:rPrChange>
              </w:rPr>
            </w:pPr>
          </w:p>
        </w:tc>
        <w:tc>
          <w:tcPr>
            <w:tcW w:w="552" w:type="dxa"/>
            <w:gridSpan w:val="2"/>
            <w:tcBorders>
              <w:top w:val="nil"/>
              <w:left w:val="nil"/>
              <w:bottom w:val="nil"/>
              <w:right w:val="nil"/>
            </w:tcBorders>
            <w:tcMar>
              <w:top w:w="15" w:type="dxa"/>
              <w:left w:w="15" w:type="dxa"/>
              <w:right w:w="15" w:type="dxa"/>
            </w:tcMar>
            <w:vAlign w:val="bottom"/>
            <w:tcPrChange w:id="1118" w:author="Macon, Taydin Robert" w:date="2026-02-24T15:54:00Z" w16du:dateUtc="2026-02-24T23:54:00Z">
              <w:tcPr>
                <w:tcW w:w="453" w:type="dxa"/>
                <w:gridSpan w:val="3"/>
                <w:tcBorders>
                  <w:top w:val="nil"/>
                  <w:left w:val="nil"/>
                  <w:bottom w:val="nil"/>
                  <w:right w:val="nil"/>
                </w:tcBorders>
                <w:tcMar>
                  <w:top w:w="15" w:type="dxa"/>
                  <w:left w:w="15" w:type="dxa"/>
                  <w:right w:w="15" w:type="dxa"/>
                </w:tcMar>
                <w:vAlign w:val="bottom"/>
              </w:tcPr>
            </w:tcPrChange>
          </w:tcPr>
          <w:p w14:paraId="4D1EF9A1" w14:textId="330D744B" w:rsidR="0396228E" w:rsidDel="0011731E" w:rsidRDefault="0396228E">
            <w:pPr>
              <w:jc w:val="center"/>
              <w:rPr>
                <w:del w:id="1119" w:author="Macon, Taydin Robert" w:date="2026-02-24T15:51:00Z" w16du:dateUtc="2026-02-24T23:51:00Z"/>
                <w:rFonts w:ascii="Aptos Narrow" w:eastAsia="Aptos Narrow" w:hAnsi="Aptos Narrow" w:cs="Aptos Narrow"/>
                <w:color w:val="000000" w:themeColor="text1"/>
                <w:sz w:val="16"/>
                <w:szCs w:val="16"/>
                <w:rPrChange w:id="1120" w:author="Anderson, Riley Morgan" w:date="2025-12-02T00:08:00Z">
                  <w:rPr>
                    <w:del w:id="1121" w:author="Macon, Taydin Robert" w:date="2026-02-24T15:51:00Z" w16du:dateUtc="2026-02-24T23:51:00Z"/>
                    <w:rFonts w:ascii="Aptos Narrow" w:eastAsia="Aptos Narrow" w:hAnsi="Aptos Narrow" w:cs="Aptos Narrow"/>
                    <w:color w:val="000000" w:themeColor="text1"/>
                    <w:sz w:val="22"/>
                    <w:szCs w:val="22"/>
                  </w:rPr>
                </w:rPrChange>
              </w:rPr>
              <w:pPrChange w:id="1122" w:author="Anderson, Riley Morgan" w:date="2025-12-02T00:07:00Z">
                <w:pPr/>
              </w:pPrChange>
            </w:pPr>
            <w:ins w:id="1123" w:author="Anderson, Riley Morgan" w:date="2025-12-02T00:07:00Z">
              <w:del w:id="112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25" w:author="Anderson, Riley Morgan" w:date="2025-12-02T00:08:00Z">
                      <w:rPr>
                        <w:rFonts w:ascii="Aptos Narrow" w:eastAsia="Aptos Narrow" w:hAnsi="Aptos Narrow" w:cs="Aptos Narrow"/>
                        <w:color w:val="000000" w:themeColor="text1"/>
                        <w:sz w:val="22"/>
                        <w:szCs w:val="22"/>
                      </w:rPr>
                    </w:rPrChange>
                  </w:rPr>
                  <w:delText>3.22</w:delText>
                </w:r>
              </w:del>
            </w:ins>
          </w:p>
        </w:tc>
        <w:tc>
          <w:tcPr>
            <w:tcW w:w="619" w:type="dxa"/>
            <w:gridSpan w:val="2"/>
            <w:tcBorders>
              <w:top w:val="nil"/>
              <w:left w:val="nil"/>
              <w:bottom w:val="nil"/>
              <w:right w:val="nil"/>
            </w:tcBorders>
            <w:tcMar>
              <w:top w:w="15" w:type="dxa"/>
              <w:left w:w="15" w:type="dxa"/>
              <w:right w:w="15" w:type="dxa"/>
            </w:tcMar>
            <w:vAlign w:val="bottom"/>
            <w:tcPrChange w:id="1126" w:author="Macon, Taydin Robert" w:date="2026-02-24T15:54:00Z" w16du:dateUtc="2026-02-24T23:54:00Z">
              <w:tcPr>
                <w:tcW w:w="594" w:type="dxa"/>
                <w:gridSpan w:val="5"/>
                <w:tcBorders>
                  <w:top w:val="nil"/>
                  <w:left w:val="nil"/>
                  <w:bottom w:val="nil"/>
                  <w:right w:val="nil"/>
                </w:tcBorders>
                <w:tcMar>
                  <w:top w:w="15" w:type="dxa"/>
                  <w:left w:w="15" w:type="dxa"/>
                  <w:right w:w="15" w:type="dxa"/>
                </w:tcMar>
                <w:vAlign w:val="bottom"/>
              </w:tcPr>
            </w:tcPrChange>
          </w:tcPr>
          <w:p w14:paraId="7DB92F64" w14:textId="1790DF9B" w:rsidR="0396228E" w:rsidDel="0011731E" w:rsidRDefault="0396228E">
            <w:pPr>
              <w:jc w:val="center"/>
              <w:rPr>
                <w:del w:id="1127" w:author="Macon, Taydin Robert" w:date="2026-02-24T15:51:00Z" w16du:dateUtc="2026-02-24T23:51:00Z"/>
                <w:rFonts w:ascii="Aptos Narrow" w:eastAsia="Aptos Narrow" w:hAnsi="Aptos Narrow" w:cs="Aptos Narrow"/>
                <w:color w:val="000000" w:themeColor="text1"/>
                <w:sz w:val="16"/>
                <w:szCs w:val="16"/>
                <w:rPrChange w:id="1128" w:author="Anderson, Riley Morgan" w:date="2025-12-02T00:08:00Z">
                  <w:rPr>
                    <w:del w:id="1129" w:author="Macon, Taydin Robert" w:date="2026-02-24T15:51:00Z" w16du:dateUtc="2026-02-24T23:51:00Z"/>
                    <w:rFonts w:ascii="Aptos Narrow" w:eastAsia="Aptos Narrow" w:hAnsi="Aptos Narrow" w:cs="Aptos Narrow"/>
                    <w:color w:val="000000" w:themeColor="text1"/>
                    <w:sz w:val="22"/>
                    <w:szCs w:val="22"/>
                  </w:rPr>
                </w:rPrChange>
              </w:rPr>
              <w:pPrChange w:id="1130" w:author="Anderson, Riley Morgan" w:date="2025-12-02T00:07:00Z">
                <w:pPr/>
              </w:pPrChange>
            </w:pPr>
            <w:ins w:id="1131" w:author="Anderson, Riley Morgan" w:date="2025-12-02T00:07:00Z">
              <w:del w:id="113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33" w:author="Anderson, Riley Morgan" w:date="2025-12-02T00:08:00Z">
                      <w:rPr>
                        <w:rFonts w:ascii="Aptos Narrow" w:eastAsia="Aptos Narrow" w:hAnsi="Aptos Narrow" w:cs="Aptos Narrow"/>
                        <w:color w:val="000000" w:themeColor="text1"/>
                        <w:sz w:val="22"/>
                        <w:szCs w:val="22"/>
                      </w:rPr>
                    </w:rPrChange>
                  </w:rPr>
                  <w:delText>-0.1</w:delText>
                </w:r>
              </w:del>
            </w:ins>
          </w:p>
        </w:tc>
        <w:tc>
          <w:tcPr>
            <w:tcW w:w="45" w:type="dxa"/>
            <w:tcBorders>
              <w:top w:val="nil"/>
              <w:left w:val="nil"/>
              <w:bottom w:val="nil"/>
              <w:right w:val="nil"/>
            </w:tcBorders>
            <w:tcMar>
              <w:top w:w="15" w:type="dxa"/>
              <w:left w:w="15" w:type="dxa"/>
              <w:right w:w="15" w:type="dxa"/>
            </w:tcMar>
            <w:vAlign w:val="bottom"/>
            <w:tcPrChange w:id="1134"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44D499CA" w14:textId="2BDEF61B" w:rsidR="0396228E" w:rsidDel="0011731E" w:rsidRDefault="0396228E" w:rsidP="0396228E">
            <w:pPr>
              <w:rPr>
                <w:del w:id="1135" w:author="Macon, Taydin Robert" w:date="2026-02-24T15:51:00Z" w16du:dateUtc="2026-02-24T23:51:00Z"/>
                <w:sz w:val="18"/>
                <w:szCs w:val="18"/>
                <w:rPrChange w:id="1136" w:author="Anderson, Riley Morgan" w:date="2025-12-02T00:08:00Z">
                  <w:rPr>
                    <w:del w:id="1137" w:author="Macon, Taydin Robert" w:date="2026-02-24T15:51:00Z" w16du:dateUtc="2026-02-24T23:51:00Z"/>
                    <w:sz w:val="20"/>
                    <w:szCs w:val="20"/>
                  </w:rPr>
                </w:rPrChange>
              </w:rPr>
            </w:pPr>
          </w:p>
        </w:tc>
        <w:tc>
          <w:tcPr>
            <w:tcW w:w="515" w:type="dxa"/>
            <w:gridSpan w:val="2"/>
            <w:tcBorders>
              <w:top w:val="nil"/>
              <w:left w:val="nil"/>
              <w:bottom w:val="nil"/>
              <w:right w:val="nil"/>
            </w:tcBorders>
            <w:tcMar>
              <w:top w:w="15" w:type="dxa"/>
              <w:left w:w="15" w:type="dxa"/>
              <w:right w:w="15" w:type="dxa"/>
            </w:tcMar>
            <w:vAlign w:val="bottom"/>
            <w:tcPrChange w:id="1138" w:author="Macon, Taydin Robert" w:date="2026-02-24T15:54:00Z" w16du:dateUtc="2026-02-24T23:54:00Z">
              <w:tcPr>
                <w:tcW w:w="428" w:type="dxa"/>
                <w:gridSpan w:val="3"/>
                <w:tcBorders>
                  <w:top w:val="nil"/>
                  <w:left w:val="nil"/>
                  <w:bottom w:val="nil"/>
                  <w:right w:val="nil"/>
                </w:tcBorders>
                <w:tcMar>
                  <w:top w:w="15" w:type="dxa"/>
                  <w:left w:w="15" w:type="dxa"/>
                  <w:right w:w="15" w:type="dxa"/>
                </w:tcMar>
                <w:vAlign w:val="bottom"/>
              </w:tcPr>
            </w:tcPrChange>
          </w:tcPr>
          <w:p w14:paraId="2F376AA8" w14:textId="08225DEE" w:rsidR="0396228E" w:rsidDel="0011731E" w:rsidRDefault="0396228E">
            <w:pPr>
              <w:jc w:val="center"/>
              <w:rPr>
                <w:del w:id="1139" w:author="Macon, Taydin Robert" w:date="2026-02-24T15:51:00Z" w16du:dateUtc="2026-02-24T23:51:00Z"/>
                <w:rFonts w:ascii="Aptos Narrow" w:eastAsia="Aptos Narrow" w:hAnsi="Aptos Narrow" w:cs="Aptos Narrow"/>
                <w:color w:val="000000" w:themeColor="text1"/>
                <w:sz w:val="16"/>
                <w:szCs w:val="16"/>
                <w:rPrChange w:id="1140" w:author="Anderson, Riley Morgan" w:date="2025-12-02T00:08:00Z">
                  <w:rPr>
                    <w:del w:id="1141" w:author="Macon, Taydin Robert" w:date="2026-02-24T15:51:00Z" w16du:dateUtc="2026-02-24T23:51:00Z"/>
                    <w:rFonts w:ascii="Aptos Narrow" w:eastAsia="Aptos Narrow" w:hAnsi="Aptos Narrow" w:cs="Aptos Narrow"/>
                    <w:color w:val="000000" w:themeColor="text1"/>
                    <w:sz w:val="22"/>
                    <w:szCs w:val="22"/>
                  </w:rPr>
                </w:rPrChange>
              </w:rPr>
              <w:pPrChange w:id="1142" w:author="Anderson, Riley Morgan" w:date="2025-12-02T00:07:00Z">
                <w:pPr/>
              </w:pPrChange>
            </w:pPr>
            <w:ins w:id="1143" w:author="Anderson, Riley Morgan" w:date="2025-12-02T00:07:00Z">
              <w:del w:id="114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45" w:author="Anderson, Riley Morgan" w:date="2025-12-02T00:08:00Z">
                      <w:rPr>
                        <w:rFonts w:ascii="Aptos Narrow" w:eastAsia="Aptos Narrow" w:hAnsi="Aptos Narrow" w:cs="Aptos Narrow"/>
                        <w:color w:val="000000" w:themeColor="text1"/>
                        <w:sz w:val="22"/>
                        <w:szCs w:val="22"/>
                      </w:rPr>
                    </w:rPrChange>
                  </w:rPr>
                  <w:delText>-0.7</w:delText>
                </w:r>
              </w:del>
            </w:ins>
          </w:p>
        </w:tc>
        <w:tc>
          <w:tcPr>
            <w:tcW w:w="721" w:type="dxa"/>
            <w:gridSpan w:val="2"/>
            <w:tcBorders>
              <w:top w:val="nil"/>
              <w:left w:val="nil"/>
              <w:bottom w:val="nil"/>
              <w:right w:val="nil"/>
            </w:tcBorders>
            <w:tcMar>
              <w:top w:w="15" w:type="dxa"/>
              <w:left w:w="15" w:type="dxa"/>
              <w:right w:w="15" w:type="dxa"/>
            </w:tcMar>
            <w:vAlign w:val="bottom"/>
            <w:tcPrChange w:id="1146" w:author="Macon, Taydin Robert" w:date="2026-02-24T15:54:00Z" w16du:dateUtc="2026-02-24T23:54:00Z">
              <w:tcPr>
                <w:tcW w:w="631" w:type="dxa"/>
                <w:gridSpan w:val="4"/>
                <w:tcBorders>
                  <w:top w:val="nil"/>
                  <w:left w:val="nil"/>
                  <w:bottom w:val="nil"/>
                  <w:right w:val="nil"/>
                </w:tcBorders>
                <w:tcMar>
                  <w:top w:w="15" w:type="dxa"/>
                  <w:left w:w="15" w:type="dxa"/>
                  <w:right w:w="15" w:type="dxa"/>
                </w:tcMar>
                <w:vAlign w:val="bottom"/>
              </w:tcPr>
            </w:tcPrChange>
          </w:tcPr>
          <w:p w14:paraId="70AFFFBD" w14:textId="50737CFE" w:rsidR="0396228E" w:rsidDel="0011731E" w:rsidRDefault="0396228E">
            <w:pPr>
              <w:jc w:val="center"/>
              <w:rPr>
                <w:del w:id="1147" w:author="Macon, Taydin Robert" w:date="2026-02-24T15:51:00Z" w16du:dateUtc="2026-02-24T23:51:00Z"/>
                <w:rFonts w:ascii="Aptos Narrow" w:eastAsia="Aptos Narrow" w:hAnsi="Aptos Narrow" w:cs="Aptos Narrow"/>
                <w:color w:val="000000" w:themeColor="text1"/>
                <w:sz w:val="16"/>
                <w:szCs w:val="16"/>
                <w:rPrChange w:id="1148" w:author="Anderson, Riley Morgan" w:date="2025-12-02T00:08:00Z">
                  <w:rPr>
                    <w:del w:id="1149" w:author="Macon, Taydin Robert" w:date="2026-02-24T15:51:00Z" w16du:dateUtc="2026-02-24T23:51:00Z"/>
                    <w:rFonts w:ascii="Aptos Narrow" w:eastAsia="Aptos Narrow" w:hAnsi="Aptos Narrow" w:cs="Aptos Narrow"/>
                    <w:color w:val="000000" w:themeColor="text1"/>
                    <w:sz w:val="22"/>
                    <w:szCs w:val="22"/>
                  </w:rPr>
                </w:rPrChange>
              </w:rPr>
              <w:pPrChange w:id="1150" w:author="Anderson, Riley Morgan" w:date="2025-12-02T00:07:00Z">
                <w:pPr/>
              </w:pPrChange>
            </w:pPr>
            <w:ins w:id="1151" w:author="Anderson, Riley Morgan" w:date="2025-12-02T00:07:00Z">
              <w:del w:id="115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53" w:author="Anderson, Riley Morgan" w:date="2025-12-02T00:08:00Z">
                      <w:rPr>
                        <w:rFonts w:ascii="Aptos Narrow" w:eastAsia="Aptos Narrow" w:hAnsi="Aptos Narrow" w:cs="Aptos Narrow"/>
                        <w:color w:val="000000" w:themeColor="text1"/>
                        <w:sz w:val="22"/>
                        <w:szCs w:val="22"/>
                      </w:rPr>
                    </w:rPrChange>
                  </w:rPr>
                  <w:delText>-1.2</w:delText>
                </w:r>
              </w:del>
            </w:ins>
          </w:p>
        </w:tc>
        <w:tc>
          <w:tcPr>
            <w:tcW w:w="265" w:type="dxa"/>
            <w:gridSpan w:val="2"/>
            <w:tcBorders>
              <w:top w:val="nil"/>
              <w:left w:val="nil"/>
              <w:bottom w:val="nil"/>
              <w:right w:val="nil"/>
            </w:tcBorders>
            <w:tcMar>
              <w:top w:w="15" w:type="dxa"/>
              <w:left w:w="15" w:type="dxa"/>
              <w:right w:w="15" w:type="dxa"/>
            </w:tcMar>
            <w:vAlign w:val="bottom"/>
            <w:tcPrChange w:id="1154" w:author="Macon, Taydin Robert" w:date="2026-02-24T15:54:00Z" w16du:dateUtc="2026-02-24T23:54:00Z">
              <w:tcPr>
                <w:tcW w:w="309" w:type="dxa"/>
                <w:gridSpan w:val="4"/>
                <w:tcBorders>
                  <w:top w:val="nil"/>
                  <w:left w:val="nil"/>
                  <w:bottom w:val="nil"/>
                  <w:right w:val="nil"/>
                </w:tcBorders>
                <w:tcMar>
                  <w:top w:w="15" w:type="dxa"/>
                  <w:left w:w="15" w:type="dxa"/>
                  <w:right w:w="15" w:type="dxa"/>
                </w:tcMar>
                <w:vAlign w:val="bottom"/>
              </w:tcPr>
            </w:tcPrChange>
          </w:tcPr>
          <w:p w14:paraId="54D89025" w14:textId="798F0971" w:rsidR="0396228E" w:rsidDel="0011731E" w:rsidRDefault="0396228E" w:rsidP="0396228E">
            <w:pPr>
              <w:rPr>
                <w:del w:id="1155" w:author="Macon, Taydin Robert" w:date="2026-02-24T15:51:00Z" w16du:dateUtc="2026-02-24T23:51:00Z"/>
                <w:sz w:val="18"/>
                <w:szCs w:val="18"/>
                <w:rPrChange w:id="1156" w:author="Anderson, Riley Morgan" w:date="2025-12-02T00:08:00Z">
                  <w:rPr>
                    <w:del w:id="1157" w:author="Macon, Taydin Robert" w:date="2026-02-24T15:51:00Z" w16du:dateUtc="2026-02-24T23:51:00Z"/>
                    <w:sz w:val="20"/>
                    <w:szCs w:val="20"/>
                  </w:rPr>
                </w:rPrChange>
              </w:rPr>
            </w:pPr>
          </w:p>
        </w:tc>
        <w:tc>
          <w:tcPr>
            <w:tcW w:w="502" w:type="dxa"/>
            <w:tcBorders>
              <w:top w:val="nil"/>
              <w:left w:val="nil"/>
              <w:bottom w:val="nil"/>
              <w:right w:val="nil"/>
            </w:tcBorders>
            <w:tcMar>
              <w:top w:w="15" w:type="dxa"/>
              <w:left w:w="15" w:type="dxa"/>
              <w:right w:w="15" w:type="dxa"/>
            </w:tcMar>
            <w:vAlign w:val="bottom"/>
            <w:tcPrChange w:id="1158" w:author="Macon, Taydin Robert" w:date="2026-02-24T15:54:00Z" w16du:dateUtc="2026-02-24T23:54:00Z">
              <w:tcPr>
                <w:tcW w:w="371" w:type="dxa"/>
                <w:tcBorders>
                  <w:top w:val="nil"/>
                  <w:left w:val="nil"/>
                  <w:bottom w:val="nil"/>
                  <w:right w:val="nil"/>
                </w:tcBorders>
                <w:tcMar>
                  <w:top w:w="15" w:type="dxa"/>
                  <w:left w:w="15" w:type="dxa"/>
                  <w:right w:w="15" w:type="dxa"/>
                </w:tcMar>
                <w:vAlign w:val="bottom"/>
              </w:tcPr>
            </w:tcPrChange>
          </w:tcPr>
          <w:p w14:paraId="57328539" w14:textId="2660EA70" w:rsidR="0396228E" w:rsidDel="0011731E" w:rsidRDefault="0396228E">
            <w:pPr>
              <w:jc w:val="center"/>
              <w:rPr>
                <w:del w:id="1159" w:author="Macon, Taydin Robert" w:date="2026-02-24T15:51:00Z" w16du:dateUtc="2026-02-24T23:51:00Z"/>
                <w:rFonts w:ascii="Aptos Narrow" w:eastAsia="Aptos Narrow" w:hAnsi="Aptos Narrow" w:cs="Aptos Narrow"/>
                <w:color w:val="000000" w:themeColor="text1"/>
                <w:sz w:val="16"/>
                <w:szCs w:val="16"/>
                <w:rPrChange w:id="1160" w:author="Anderson, Riley Morgan" w:date="2025-12-02T00:08:00Z">
                  <w:rPr>
                    <w:del w:id="1161" w:author="Macon, Taydin Robert" w:date="2026-02-24T15:51:00Z" w16du:dateUtc="2026-02-24T23:51:00Z"/>
                    <w:rFonts w:ascii="Aptos Narrow" w:eastAsia="Aptos Narrow" w:hAnsi="Aptos Narrow" w:cs="Aptos Narrow"/>
                    <w:color w:val="000000" w:themeColor="text1"/>
                    <w:sz w:val="22"/>
                    <w:szCs w:val="22"/>
                  </w:rPr>
                </w:rPrChange>
              </w:rPr>
              <w:pPrChange w:id="1162" w:author="Anderson, Riley Morgan" w:date="2025-12-02T00:07:00Z">
                <w:pPr/>
              </w:pPrChange>
            </w:pPr>
            <w:ins w:id="1163" w:author="Anderson, Riley Morgan" w:date="2025-12-02T00:07:00Z">
              <w:del w:id="116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65" w:author="Anderson, Riley Morgan" w:date="2025-12-02T00:08:00Z">
                      <w:rPr>
                        <w:rFonts w:ascii="Aptos Narrow" w:eastAsia="Aptos Narrow" w:hAnsi="Aptos Narrow" w:cs="Aptos Narrow"/>
                        <w:color w:val="000000" w:themeColor="text1"/>
                        <w:sz w:val="22"/>
                        <w:szCs w:val="22"/>
                      </w:rPr>
                    </w:rPrChange>
                  </w:rPr>
                  <w:delText>2.77</w:delText>
                </w:r>
              </w:del>
            </w:ins>
          </w:p>
        </w:tc>
        <w:tc>
          <w:tcPr>
            <w:tcW w:w="503" w:type="dxa"/>
            <w:gridSpan w:val="2"/>
            <w:tcBorders>
              <w:top w:val="nil"/>
              <w:left w:val="nil"/>
              <w:bottom w:val="nil"/>
              <w:right w:val="nil"/>
            </w:tcBorders>
            <w:tcMar>
              <w:top w:w="15" w:type="dxa"/>
              <w:left w:w="15" w:type="dxa"/>
              <w:right w:w="15" w:type="dxa"/>
            </w:tcMar>
            <w:vAlign w:val="bottom"/>
            <w:tcPrChange w:id="1166" w:author="Macon, Taydin Robert" w:date="2026-02-24T15:54:00Z" w16du:dateUtc="2026-02-24T23:54:00Z">
              <w:tcPr>
                <w:tcW w:w="694" w:type="dxa"/>
                <w:gridSpan w:val="4"/>
                <w:tcBorders>
                  <w:top w:val="nil"/>
                  <w:left w:val="nil"/>
                  <w:bottom w:val="nil"/>
                  <w:right w:val="nil"/>
                </w:tcBorders>
                <w:tcMar>
                  <w:top w:w="15" w:type="dxa"/>
                  <w:left w:w="15" w:type="dxa"/>
                  <w:right w:w="15" w:type="dxa"/>
                </w:tcMar>
                <w:vAlign w:val="bottom"/>
              </w:tcPr>
            </w:tcPrChange>
          </w:tcPr>
          <w:p w14:paraId="41C1CE9B" w14:textId="1B4CD473" w:rsidR="0396228E" w:rsidDel="0011731E" w:rsidRDefault="0396228E">
            <w:pPr>
              <w:jc w:val="center"/>
              <w:rPr>
                <w:del w:id="1167" w:author="Macon, Taydin Robert" w:date="2026-02-24T15:51:00Z" w16du:dateUtc="2026-02-24T23:51:00Z"/>
                <w:rFonts w:ascii="Aptos Narrow" w:eastAsia="Aptos Narrow" w:hAnsi="Aptos Narrow" w:cs="Aptos Narrow"/>
                <w:color w:val="000000" w:themeColor="text1"/>
                <w:sz w:val="16"/>
                <w:szCs w:val="16"/>
                <w:rPrChange w:id="1168" w:author="Anderson, Riley Morgan" w:date="2025-12-02T00:08:00Z">
                  <w:rPr>
                    <w:del w:id="1169" w:author="Macon, Taydin Robert" w:date="2026-02-24T15:51:00Z" w16du:dateUtc="2026-02-24T23:51:00Z"/>
                    <w:rFonts w:ascii="Aptos Narrow" w:eastAsia="Aptos Narrow" w:hAnsi="Aptos Narrow" w:cs="Aptos Narrow"/>
                    <w:color w:val="000000" w:themeColor="text1"/>
                    <w:sz w:val="22"/>
                    <w:szCs w:val="22"/>
                  </w:rPr>
                </w:rPrChange>
              </w:rPr>
              <w:pPrChange w:id="1170" w:author="Anderson, Riley Morgan" w:date="2025-12-02T00:07:00Z">
                <w:pPr/>
              </w:pPrChange>
            </w:pPr>
            <w:ins w:id="1171" w:author="Anderson, Riley Morgan" w:date="2025-12-02T00:07:00Z">
              <w:del w:id="117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73" w:author="Anderson, Riley Morgan" w:date="2025-12-02T00:08:00Z">
                      <w:rPr>
                        <w:rFonts w:ascii="Aptos Narrow" w:eastAsia="Aptos Narrow" w:hAnsi="Aptos Narrow" w:cs="Aptos Narrow"/>
                        <w:color w:val="000000" w:themeColor="text1"/>
                        <w:sz w:val="22"/>
                        <w:szCs w:val="22"/>
                      </w:rPr>
                    </w:rPrChange>
                  </w:rPr>
                  <w:delText>1.85</w:delText>
                </w:r>
              </w:del>
            </w:ins>
          </w:p>
        </w:tc>
      </w:tr>
      <w:tr w:rsidR="0011731E" w:rsidDel="0011731E" w14:paraId="2FF732E6" w14:textId="3CE97ABF" w:rsidTr="0011731E">
        <w:trPr>
          <w:trHeight w:val="285"/>
          <w:ins w:id="1174" w:author="Anderson, Riley Morgan" w:date="2025-12-02T00:07:00Z"/>
          <w:del w:id="1175" w:author="Macon, Taydin Robert" w:date="2026-02-24T15:51:00Z"/>
          <w:trPrChange w:id="1176" w:author="Macon, Taydin Robert" w:date="2026-02-24T15:54:00Z" w16du:dateUtc="2026-02-24T23:54:00Z">
            <w:trPr>
              <w:gridBefore w:val="1"/>
              <w:trHeight w:val="285"/>
            </w:trPr>
          </w:trPrChange>
        </w:trPr>
        <w:tc>
          <w:tcPr>
            <w:tcW w:w="722" w:type="dxa"/>
            <w:gridSpan w:val="2"/>
            <w:tcBorders>
              <w:top w:val="nil"/>
              <w:left w:val="nil"/>
              <w:bottom w:val="nil"/>
              <w:right w:val="nil"/>
            </w:tcBorders>
            <w:tcMar>
              <w:top w:w="15" w:type="dxa"/>
              <w:left w:w="15" w:type="dxa"/>
              <w:right w:w="15" w:type="dxa"/>
            </w:tcMar>
            <w:vAlign w:val="bottom"/>
            <w:tcPrChange w:id="1177" w:author="Macon, Taydin Robert" w:date="2026-02-24T15:54:00Z" w16du:dateUtc="2026-02-24T23:54:00Z">
              <w:tcPr>
                <w:tcW w:w="627" w:type="dxa"/>
                <w:gridSpan w:val="4"/>
                <w:tcBorders>
                  <w:top w:val="nil"/>
                  <w:left w:val="nil"/>
                  <w:bottom w:val="nil"/>
                  <w:right w:val="nil"/>
                </w:tcBorders>
                <w:tcMar>
                  <w:top w:w="15" w:type="dxa"/>
                  <w:left w:w="15" w:type="dxa"/>
                  <w:right w:w="15" w:type="dxa"/>
                </w:tcMar>
                <w:vAlign w:val="bottom"/>
              </w:tcPr>
            </w:tcPrChange>
          </w:tcPr>
          <w:p w14:paraId="0FA915D0" w14:textId="508A6E50" w:rsidR="0396228E" w:rsidDel="0011731E" w:rsidRDefault="0396228E">
            <w:pPr>
              <w:rPr>
                <w:del w:id="1178" w:author="Macon, Taydin Robert" w:date="2026-02-24T15:51:00Z" w16du:dateUtc="2026-02-24T23:51:00Z"/>
                <w:rFonts w:ascii="Aptos Narrow" w:eastAsia="Aptos Narrow" w:hAnsi="Aptos Narrow" w:cs="Aptos Narrow"/>
                <w:color w:val="000000" w:themeColor="text1"/>
                <w:sz w:val="16"/>
                <w:szCs w:val="16"/>
                <w:rPrChange w:id="1179" w:author="Anderson, Riley Morgan" w:date="2025-12-02T00:08:00Z">
                  <w:rPr>
                    <w:del w:id="1180" w:author="Macon, Taydin Robert" w:date="2026-02-24T15:51:00Z" w16du:dateUtc="2026-02-24T23:51:00Z"/>
                    <w:rFonts w:ascii="Aptos Narrow" w:eastAsia="Aptos Narrow" w:hAnsi="Aptos Narrow" w:cs="Aptos Narrow"/>
                    <w:color w:val="000000" w:themeColor="text1"/>
                    <w:sz w:val="22"/>
                    <w:szCs w:val="22"/>
                  </w:rPr>
                </w:rPrChange>
              </w:rPr>
            </w:pPr>
            <w:ins w:id="1181" w:author="Anderson, Riley Morgan" w:date="2025-12-02T00:07:00Z">
              <w:del w:id="1182"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83" w:author="Anderson, Riley Morgan" w:date="2025-12-02T00:08:00Z">
                      <w:rPr>
                        <w:rFonts w:ascii="Aptos Narrow" w:eastAsia="Aptos Narrow" w:hAnsi="Aptos Narrow" w:cs="Aptos Narrow"/>
                        <w:color w:val="000000" w:themeColor="text1"/>
                        <w:sz w:val="22"/>
                        <w:szCs w:val="22"/>
                      </w:rPr>
                    </w:rPrChange>
                  </w:rPr>
                  <w:delText>Z ratio</w:delText>
                </w:r>
              </w:del>
            </w:ins>
          </w:p>
        </w:tc>
        <w:tc>
          <w:tcPr>
            <w:tcW w:w="413" w:type="dxa"/>
            <w:tcBorders>
              <w:top w:val="nil"/>
              <w:left w:val="nil"/>
              <w:bottom w:val="nil"/>
              <w:right w:val="nil"/>
            </w:tcBorders>
            <w:tcMar>
              <w:top w:w="15" w:type="dxa"/>
              <w:left w:w="15" w:type="dxa"/>
              <w:right w:w="15" w:type="dxa"/>
            </w:tcMar>
            <w:vAlign w:val="bottom"/>
            <w:tcPrChange w:id="1184" w:author="Macon, Taydin Robert" w:date="2026-02-24T15:54:00Z" w16du:dateUtc="2026-02-24T23:54:00Z">
              <w:tcPr>
                <w:tcW w:w="311" w:type="dxa"/>
                <w:tcBorders>
                  <w:top w:val="nil"/>
                  <w:left w:val="nil"/>
                  <w:bottom w:val="nil"/>
                  <w:right w:val="nil"/>
                </w:tcBorders>
                <w:tcMar>
                  <w:top w:w="15" w:type="dxa"/>
                  <w:left w:w="15" w:type="dxa"/>
                  <w:right w:w="15" w:type="dxa"/>
                </w:tcMar>
                <w:vAlign w:val="bottom"/>
              </w:tcPr>
            </w:tcPrChange>
          </w:tcPr>
          <w:p w14:paraId="54AAB051" w14:textId="27A58BA6" w:rsidR="0396228E" w:rsidDel="0011731E" w:rsidRDefault="0396228E">
            <w:pPr>
              <w:jc w:val="center"/>
              <w:rPr>
                <w:del w:id="1185" w:author="Macon, Taydin Robert" w:date="2026-02-24T15:51:00Z" w16du:dateUtc="2026-02-24T23:51:00Z"/>
                <w:rFonts w:ascii="Aptos Narrow" w:eastAsia="Aptos Narrow" w:hAnsi="Aptos Narrow" w:cs="Aptos Narrow"/>
                <w:color w:val="000000" w:themeColor="text1"/>
                <w:sz w:val="16"/>
                <w:szCs w:val="16"/>
                <w:rPrChange w:id="1186" w:author="Anderson, Riley Morgan" w:date="2025-12-02T00:08:00Z">
                  <w:rPr>
                    <w:del w:id="1187" w:author="Macon, Taydin Robert" w:date="2026-02-24T15:51:00Z" w16du:dateUtc="2026-02-24T23:51:00Z"/>
                    <w:rFonts w:ascii="Aptos Narrow" w:eastAsia="Aptos Narrow" w:hAnsi="Aptos Narrow" w:cs="Aptos Narrow"/>
                    <w:color w:val="000000" w:themeColor="text1"/>
                    <w:sz w:val="22"/>
                    <w:szCs w:val="22"/>
                  </w:rPr>
                </w:rPrChange>
              </w:rPr>
              <w:pPrChange w:id="1188" w:author="Anderson, Riley Morgan" w:date="2025-12-02T00:07:00Z">
                <w:pPr/>
              </w:pPrChange>
            </w:pPr>
            <w:ins w:id="1189" w:author="Anderson, Riley Morgan" w:date="2025-12-02T00:07:00Z">
              <w:del w:id="1190"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91" w:author="Anderson, Riley Morgan" w:date="2025-12-02T00:08:00Z">
                      <w:rPr>
                        <w:rFonts w:ascii="Aptos Narrow" w:eastAsia="Aptos Narrow" w:hAnsi="Aptos Narrow" w:cs="Aptos Narrow"/>
                        <w:color w:val="000000" w:themeColor="text1"/>
                        <w:sz w:val="22"/>
                        <w:szCs w:val="22"/>
                      </w:rPr>
                    </w:rPrChange>
                  </w:rPr>
                  <w:delText>-0.29</w:delText>
                </w:r>
              </w:del>
            </w:ins>
          </w:p>
        </w:tc>
        <w:tc>
          <w:tcPr>
            <w:tcW w:w="618" w:type="dxa"/>
            <w:gridSpan w:val="2"/>
            <w:tcBorders>
              <w:top w:val="nil"/>
              <w:left w:val="nil"/>
              <w:bottom w:val="nil"/>
              <w:right w:val="nil"/>
            </w:tcBorders>
            <w:tcMar>
              <w:top w:w="15" w:type="dxa"/>
              <w:left w:w="15" w:type="dxa"/>
              <w:right w:w="15" w:type="dxa"/>
            </w:tcMar>
            <w:vAlign w:val="bottom"/>
            <w:tcPrChange w:id="1192" w:author="Macon, Taydin Robert" w:date="2026-02-24T15:54:00Z" w16du:dateUtc="2026-02-24T23:54:00Z">
              <w:tcPr>
                <w:tcW w:w="508" w:type="dxa"/>
                <w:gridSpan w:val="4"/>
                <w:tcBorders>
                  <w:top w:val="nil"/>
                  <w:left w:val="nil"/>
                  <w:bottom w:val="nil"/>
                  <w:right w:val="nil"/>
                </w:tcBorders>
                <w:tcMar>
                  <w:top w:w="15" w:type="dxa"/>
                  <w:left w:w="15" w:type="dxa"/>
                  <w:right w:w="15" w:type="dxa"/>
                </w:tcMar>
                <w:vAlign w:val="bottom"/>
              </w:tcPr>
            </w:tcPrChange>
          </w:tcPr>
          <w:p w14:paraId="7AF15FFA" w14:textId="1BDA1633" w:rsidR="0396228E" w:rsidDel="0011731E" w:rsidRDefault="0396228E">
            <w:pPr>
              <w:jc w:val="center"/>
              <w:rPr>
                <w:del w:id="1193" w:author="Macon, Taydin Robert" w:date="2026-02-24T15:51:00Z" w16du:dateUtc="2026-02-24T23:51:00Z"/>
                <w:rFonts w:ascii="Aptos Narrow" w:eastAsia="Aptos Narrow" w:hAnsi="Aptos Narrow" w:cs="Aptos Narrow"/>
                <w:color w:val="000000" w:themeColor="text1"/>
                <w:sz w:val="16"/>
                <w:szCs w:val="16"/>
                <w:rPrChange w:id="1194" w:author="Anderson, Riley Morgan" w:date="2025-12-02T00:08:00Z">
                  <w:rPr>
                    <w:del w:id="1195" w:author="Macon, Taydin Robert" w:date="2026-02-24T15:51:00Z" w16du:dateUtc="2026-02-24T23:51:00Z"/>
                    <w:rFonts w:ascii="Aptos Narrow" w:eastAsia="Aptos Narrow" w:hAnsi="Aptos Narrow" w:cs="Aptos Narrow"/>
                    <w:color w:val="000000" w:themeColor="text1"/>
                    <w:sz w:val="22"/>
                    <w:szCs w:val="22"/>
                  </w:rPr>
                </w:rPrChange>
              </w:rPr>
              <w:pPrChange w:id="1196" w:author="Anderson, Riley Morgan" w:date="2025-12-02T00:07:00Z">
                <w:pPr/>
              </w:pPrChange>
            </w:pPr>
            <w:ins w:id="1197" w:author="Anderson, Riley Morgan" w:date="2025-12-02T00:07:00Z">
              <w:del w:id="1198" w:author="Macon, Taydin Robert" w:date="2026-02-24T15:51:00Z" w16du:dateUtc="2026-02-24T23:51:00Z">
                <w:r w:rsidRPr="0396228E" w:rsidDel="0011731E">
                  <w:rPr>
                    <w:rFonts w:ascii="Aptos Narrow" w:eastAsia="Aptos Narrow" w:hAnsi="Aptos Narrow" w:cs="Aptos Narrow"/>
                    <w:color w:val="000000" w:themeColor="text1"/>
                    <w:sz w:val="16"/>
                    <w:szCs w:val="16"/>
                    <w:rPrChange w:id="1199" w:author="Anderson, Riley Morgan" w:date="2025-12-02T00:08:00Z">
                      <w:rPr>
                        <w:rFonts w:ascii="Aptos Narrow" w:eastAsia="Aptos Narrow" w:hAnsi="Aptos Narrow" w:cs="Aptos Narrow"/>
                        <w:color w:val="000000" w:themeColor="text1"/>
                        <w:sz w:val="22"/>
                        <w:szCs w:val="22"/>
                      </w:rPr>
                    </w:rPrChange>
                  </w:rPr>
                  <w:delText>-1.32</w:delText>
                </w:r>
              </w:del>
            </w:ins>
          </w:p>
        </w:tc>
        <w:tc>
          <w:tcPr>
            <w:tcW w:w="316" w:type="dxa"/>
            <w:gridSpan w:val="2"/>
            <w:tcBorders>
              <w:top w:val="nil"/>
              <w:left w:val="nil"/>
              <w:bottom w:val="nil"/>
              <w:right w:val="nil"/>
            </w:tcBorders>
            <w:tcMar>
              <w:top w:w="15" w:type="dxa"/>
              <w:left w:w="15" w:type="dxa"/>
              <w:right w:w="15" w:type="dxa"/>
            </w:tcMar>
            <w:vAlign w:val="bottom"/>
            <w:tcPrChange w:id="1200" w:author="Macon, Taydin Robert" w:date="2026-02-24T15:54:00Z" w16du:dateUtc="2026-02-24T23:54:00Z">
              <w:tcPr>
                <w:tcW w:w="428" w:type="dxa"/>
                <w:gridSpan w:val="4"/>
                <w:tcBorders>
                  <w:top w:val="nil"/>
                  <w:left w:val="nil"/>
                  <w:bottom w:val="nil"/>
                  <w:right w:val="nil"/>
                </w:tcBorders>
                <w:tcMar>
                  <w:top w:w="15" w:type="dxa"/>
                  <w:left w:w="15" w:type="dxa"/>
                  <w:right w:w="15" w:type="dxa"/>
                </w:tcMar>
                <w:vAlign w:val="bottom"/>
              </w:tcPr>
            </w:tcPrChange>
          </w:tcPr>
          <w:p w14:paraId="18953F13" w14:textId="1892546F" w:rsidR="0396228E" w:rsidDel="0011731E" w:rsidRDefault="0396228E" w:rsidP="0396228E">
            <w:pPr>
              <w:rPr>
                <w:del w:id="1201" w:author="Macon, Taydin Robert" w:date="2026-02-24T15:51:00Z" w16du:dateUtc="2026-02-24T23:51:00Z"/>
                <w:sz w:val="18"/>
                <w:szCs w:val="18"/>
                <w:rPrChange w:id="1202" w:author="Anderson, Riley Morgan" w:date="2025-12-02T00:08:00Z">
                  <w:rPr>
                    <w:del w:id="1203" w:author="Macon, Taydin Robert" w:date="2026-02-24T15:51:00Z" w16du:dateUtc="2026-02-24T23:51:00Z"/>
                    <w:sz w:val="20"/>
                    <w:szCs w:val="20"/>
                  </w:rPr>
                </w:rPrChange>
              </w:rPr>
            </w:pPr>
          </w:p>
        </w:tc>
        <w:tc>
          <w:tcPr>
            <w:tcW w:w="537" w:type="dxa"/>
            <w:tcBorders>
              <w:top w:val="nil"/>
              <w:left w:val="nil"/>
              <w:bottom w:val="nil"/>
              <w:right w:val="nil"/>
            </w:tcBorders>
            <w:tcMar>
              <w:top w:w="15" w:type="dxa"/>
              <w:left w:w="15" w:type="dxa"/>
              <w:right w:w="15" w:type="dxa"/>
            </w:tcMar>
            <w:vAlign w:val="bottom"/>
            <w:tcPrChange w:id="1204" w:author="Macon, Taydin Robert" w:date="2026-02-24T15:54:00Z" w16du:dateUtc="2026-02-24T23:54:00Z">
              <w:tcPr>
                <w:tcW w:w="326" w:type="dxa"/>
                <w:tcBorders>
                  <w:top w:val="nil"/>
                  <w:left w:val="nil"/>
                  <w:bottom w:val="nil"/>
                  <w:right w:val="nil"/>
                </w:tcBorders>
                <w:tcMar>
                  <w:top w:w="15" w:type="dxa"/>
                  <w:left w:w="15" w:type="dxa"/>
                  <w:right w:w="15" w:type="dxa"/>
                </w:tcMar>
                <w:vAlign w:val="bottom"/>
              </w:tcPr>
            </w:tcPrChange>
          </w:tcPr>
          <w:p w14:paraId="16774EE3" w14:textId="4E3120F4" w:rsidR="0396228E" w:rsidDel="0011731E" w:rsidRDefault="0396228E">
            <w:pPr>
              <w:jc w:val="center"/>
              <w:rPr>
                <w:del w:id="1205" w:author="Macon, Taydin Robert" w:date="2026-02-24T15:51:00Z" w16du:dateUtc="2026-02-24T23:51:00Z"/>
                <w:rFonts w:ascii="Aptos Narrow" w:eastAsia="Aptos Narrow" w:hAnsi="Aptos Narrow" w:cs="Aptos Narrow"/>
                <w:b/>
                <w:bCs/>
                <w:color w:val="000000" w:themeColor="text1"/>
                <w:sz w:val="16"/>
                <w:szCs w:val="16"/>
                <w:rPrChange w:id="1206" w:author="Anderson, Riley Morgan" w:date="2025-12-02T00:08:00Z">
                  <w:rPr>
                    <w:del w:id="1207" w:author="Macon, Taydin Robert" w:date="2026-02-24T15:51:00Z" w16du:dateUtc="2026-02-24T23:51:00Z"/>
                    <w:rFonts w:ascii="Aptos Narrow" w:eastAsia="Aptos Narrow" w:hAnsi="Aptos Narrow" w:cs="Aptos Narrow"/>
                    <w:b/>
                    <w:bCs/>
                    <w:color w:val="000000" w:themeColor="text1"/>
                    <w:sz w:val="22"/>
                    <w:szCs w:val="22"/>
                  </w:rPr>
                </w:rPrChange>
              </w:rPr>
              <w:pPrChange w:id="1208" w:author="Anderson, Riley Morgan" w:date="2025-12-02T00:07:00Z">
                <w:pPr/>
              </w:pPrChange>
            </w:pPr>
            <w:ins w:id="1209" w:author="Anderson, Riley Morgan" w:date="2025-12-02T00:07:00Z">
              <w:del w:id="1210" w:author="Macon, Taydin Robert" w:date="2026-02-24T15:51:00Z" w16du:dateUtc="2026-02-24T23:51:00Z">
                <w:r w:rsidRPr="0396228E" w:rsidDel="0011731E">
                  <w:rPr>
                    <w:rFonts w:ascii="Aptos Narrow" w:eastAsia="Aptos Narrow" w:hAnsi="Aptos Narrow" w:cs="Aptos Narrow"/>
                    <w:b/>
                    <w:bCs/>
                    <w:color w:val="000000" w:themeColor="text1"/>
                    <w:sz w:val="16"/>
                    <w:szCs w:val="16"/>
                    <w:rPrChange w:id="1211" w:author="Anderson, Riley Morgan" w:date="2025-12-02T00:08:00Z">
                      <w:rPr>
                        <w:rFonts w:ascii="Aptos Narrow" w:eastAsia="Aptos Narrow" w:hAnsi="Aptos Narrow" w:cs="Aptos Narrow"/>
                        <w:b/>
                        <w:bCs/>
                        <w:color w:val="000000" w:themeColor="text1"/>
                        <w:sz w:val="22"/>
                        <w:szCs w:val="22"/>
                      </w:rPr>
                    </w:rPrChange>
                  </w:rPr>
                  <w:delText>-3.31</w:delText>
                </w:r>
              </w:del>
            </w:ins>
          </w:p>
        </w:tc>
        <w:tc>
          <w:tcPr>
            <w:tcW w:w="433" w:type="dxa"/>
            <w:gridSpan w:val="2"/>
            <w:tcBorders>
              <w:top w:val="nil"/>
              <w:left w:val="nil"/>
              <w:bottom w:val="nil"/>
              <w:right w:val="nil"/>
            </w:tcBorders>
            <w:tcMar>
              <w:top w:w="15" w:type="dxa"/>
              <w:left w:w="15" w:type="dxa"/>
              <w:right w:w="15" w:type="dxa"/>
            </w:tcMar>
            <w:vAlign w:val="bottom"/>
            <w:tcPrChange w:id="1212" w:author="Macon, Taydin Robert" w:date="2026-02-24T15:54:00Z" w16du:dateUtc="2026-02-24T23:54:00Z">
              <w:tcPr>
                <w:tcW w:w="433" w:type="dxa"/>
                <w:gridSpan w:val="5"/>
                <w:tcBorders>
                  <w:top w:val="nil"/>
                  <w:left w:val="nil"/>
                  <w:bottom w:val="nil"/>
                  <w:right w:val="nil"/>
                </w:tcBorders>
                <w:tcMar>
                  <w:top w:w="15" w:type="dxa"/>
                  <w:left w:w="15" w:type="dxa"/>
                  <w:right w:w="15" w:type="dxa"/>
                </w:tcMar>
                <w:vAlign w:val="bottom"/>
              </w:tcPr>
            </w:tcPrChange>
          </w:tcPr>
          <w:p w14:paraId="3D68ABC3" w14:textId="5DD541C4" w:rsidR="0396228E" w:rsidDel="0011731E" w:rsidRDefault="0396228E">
            <w:pPr>
              <w:jc w:val="center"/>
              <w:rPr>
                <w:del w:id="1213" w:author="Macon, Taydin Robert" w:date="2026-02-24T15:51:00Z" w16du:dateUtc="2026-02-24T23:51:00Z"/>
                <w:rFonts w:ascii="Aptos Narrow" w:eastAsia="Aptos Narrow" w:hAnsi="Aptos Narrow" w:cs="Aptos Narrow"/>
                <w:b/>
                <w:bCs/>
                <w:color w:val="000000" w:themeColor="text1"/>
                <w:sz w:val="16"/>
                <w:szCs w:val="16"/>
                <w:rPrChange w:id="1214" w:author="Anderson, Riley Morgan" w:date="2025-12-02T00:08:00Z">
                  <w:rPr>
                    <w:del w:id="1215" w:author="Macon, Taydin Robert" w:date="2026-02-24T15:51:00Z" w16du:dateUtc="2026-02-24T23:51:00Z"/>
                    <w:rFonts w:ascii="Aptos Narrow" w:eastAsia="Aptos Narrow" w:hAnsi="Aptos Narrow" w:cs="Aptos Narrow"/>
                    <w:b/>
                    <w:bCs/>
                    <w:color w:val="000000" w:themeColor="text1"/>
                    <w:sz w:val="22"/>
                    <w:szCs w:val="22"/>
                  </w:rPr>
                </w:rPrChange>
              </w:rPr>
              <w:pPrChange w:id="1216" w:author="Anderson, Riley Morgan" w:date="2025-12-02T00:07:00Z">
                <w:pPr/>
              </w:pPrChange>
            </w:pPr>
            <w:ins w:id="1217" w:author="Anderson, Riley Morgan" w:date="2025-12-02T00:07:00Z">
              <w:del w:id="1218" w:author="Macon, Taydin Robert" w:date="2026-02-24T15:51:00Z" w16du:dateUtc="2026-02-24T23:51:00Z">
                <w:r w:rsidRPr="0396228E" w:rsidDel="0011731E">
                  <w:rPr>
                    <w:rFonts w:ascii="Aptos Narrow" w:eastAsia="Aptos Narrow" w:hAnsi="Aptos Narrow" w:cs="Aptos Narrow"/>
                    <w:b/>
                    <w:bCs/>
                    <w:color w:val="000000" w:themeColor="text1"/>
                    <w:sz w:val="16"/>
                    <w:szCs w:val="16"/>
                    <w:rPrChange w:id="1219" w:author="Anderson, Riley Morgan" w:date="2025-12-02T00:08:00Z">
                      <w:rPr>
                        <w:rFonts w:ascii="Aptos Narrow" w:eastAsia="Aptos Narrow" w:hAnsi="Aptos Narrow" w:cs="Aptos Narrow"/>
                        <w:b/>
                        <w:bCs/>
                        <w:color w:val="000000" w:themeColor="text1"/>
                        <w:sz w:val="22"/>
                        <w:szCs w:val="22"/>
                      </w:rPr>
                    </w:rPrChange>
                  </w:rPr>
                  <w:delText>-1.28</w:delText>
                </w:r>
              </w:del>
            </w:ins>
          </w:p>
        </w:tc>
        <w:tc>
          <w:tcPr>
            <w:tcW w:w="46" w:type="dxa"/>
            <w:tcBorders>
              <w:top w:val="nil"/>
              <w:left w:val="nil"/>
              <w:bottom w:val="nil"/>
              <w:right w:val="nil"/>
            </w:tcBorders>
            <w:tcMar>
              <w:top w:w="15" w:type="dxa"/>
              <w:left w:w="15" w:type="dxa"/>
              <w:right w:w="15" w:type="dxa"/>
            </w:tcMar>
            <w:vAlign w:val="bottom"/>
            <w:tcPrChange w:id="1220" w:author="Macon, Taydin Robert" w:date="2026-02-24T15:54:00Z" w16du:dateUtc="2026-02-24T23:54:00Z">
              <w:tcPr>
                <w:tcW w:w="40" w:type="dxa"/>
                <w:tcBorders>
                  <w:top w:val="nil"/>
                  <w:left w:val="nil"/>
                  <w:bottom w:val="nil"/>
                  <w:right w:val="nil"/>
                </w:tcBorders>
                <w:tcMar>
                  <w:top w:w="15" w:type="dxa"/>
                  <w:left w:w="15" w:type="dxa"/>
                  <w:right w:w="15" w:type="dxa"/>
                </w:tcMar>
                <w:vAlign w:val="bottom"/>
              </w:tcPr>
            </w:tcPrChange>
          </w:tcPr>
          <w:p w14:paraId="3846979B" w14:textId="5948D2E5" w:rsidR="0396228E" w:rsidDel="0011731E" w:rsidRDefault="0396228E" w:rsidP="0396228E">
            <w:pPr>
              <w:rPr>
                <w:del w:id="1221" w:author="Macon, Taydin Robert" w:date="2026-02-24T15:51:00Z" w16du:dateUtc="2026-02-24T23:51:00Z"/>
                <w:sz w:val="18"/>
                <w:szCs w:val="18"/>
                <w:rPrChange w:id="1222" w:author="Anderson, Riley Morgan" w:date="2025-12-02T00:08:00Z">
                  <w:rPr>
                    <w:del w:id="1223" w:author="Macon, Taydin Robert" w:date="2026-02-24T15:51:00Z" w16du:dateUtc="2026-02-24T23:51:00Z"/>
                    <w:sz w:val="20"/>
                    <w:szCs w:val="20"/>
                  </w:rPr>
                </w:rPrChange>
              </w:rPr>
            </w:pPr>
          </w:p>
        </w:tc>
        <w:tc>
          <w:tcPr>
            <w:tcW w:w="586" w:type="dxa"/>
            <w:gridSpan w:val="2"/>
            <w:tcBorders>
              <w:top w:val="nil"/>
              <w:left w:val="nil"/>
              <w:bottom w:val="nil"/>
              <w:right w:val="nil"/>
            </w:tcBorders>
            <w:tcMar>
              <w:top w:w="15" w:type="dxa"/>
              <w:left w:w="15" w:type="dxa"/>
              <w:right w:w="15" w:type="dxa"/>
            </w:tcMar>
            <w:vAlign w:val="bottom"/>
            <w:tcPrChange w:id="1224" w:author="Macon, Taydin Robert" w:date="2026-02-24T15:54:00Z" w16du:dateUtc="2026-02-24T23:54:00Z">
              <w:tcPr>
                <w:tcW w:w="492" w:type="dxa"/>
                <w:gridSpan w:val="3"/>
                <w:tcBorders>
                  <w:top w:val="nil"/>
                  <w:left w:val="nil"/>
                  <w:bottom w:val="nil"/>
                  <w:right w:val="nil"/>
                </w:tcBorders>
                <w:tcMar>
                  <w:top w:w="15" w:type="dxa"/>
                  <w:left w:w="15" w:type="dxa"/>
                  <w:right w:w="15" w:type="dxa"/>
                </w:tcMar>
                <w:vAlign w:val="bottom"/>
              </w:tcPr>
            </w:tcPrChange>
          </w:tcPr>
          <w:p w14:paraId="40E9EC08" w14:textId="07B25B1B" w:rsidR="0396228E" w:rsidDel="0011731E" w:rsidRDefault="0396228E">
            <w:pPr>
              <w:jc w:val="center"/>
              <w:rPr>
                <w:del w:id="1225" w:author="Macon, Taydin Robert" w:date="2026-02-24T15:51:00Z" w16du:dateUtc="2026-02-24T23:51:00Z"/>
                <w:rFonts w:ascii="Aptos Narrow" w:eastAsia="Aptos Narrow" w:hAnsi="Aptos Narrow" w:cs="Aptos Narrow"/>
                <w:b/>
                <w:bCs/>
                <w:color w:val="000000" w:themeColor="text1"/>
                <w:sz w:val="16"/>
                <w:szCs w:val="16"/>
                <w:rPrChange w:id="1226" w:author="Anderson, Riley Morgan" w:date="2025-12-02T00:08:00Z">
                  <w:rPr>
                    <w:del w:id="1227" w:author="Macon, Taydin Robert" w:date="2026-02-24T15:51:00Z" w16du:dateUtc="2026-02-24T23:51:00Z"/>
                    <w:rFonts w:ascii="Aptos Narrow" w:eastAsia="Aptos Narrow" w:hAnsi="Aptos Narrow" w:cs="Aptos Narrow"/>
                    <w:b/>
                    <w:bCs/>
                    <w:color w:val="000000" w:themeColor="text1"/>
                    <w:sz w:val="22"/>
                    <w:szCs w:val="22"/>
                  </w:rPr>
                </w:rPrChange>
              </w:rPr>
              <w:pPrChange w:id="1228" w:author="Anderson, Riley Morgan" w:date="2025-12-02T00:07:00Z">
                <w:pPr/>
              </w:pPrChange>
            </w:pPr>
            <w:ins w:id="1229" w:author="Anderson, Riley Morgan" w:date="2025-12-02T00:07:00Z">
              <w:del w:id="1230" w:author="Macon, Taydin Robert" w:date="2026-02-24T15:51:00Z" w16du:dateUtc="2026-02-24T23:51:00Z">
                <w:r w:rsidRPr="0396228E" w:rsidDel="0011731E">
                  <w:rPr>
                    <w:rFonts w:ascii="Aptos Narrow" w:eastAsia="Aptos Narrow" w:hAnsi="Aptos Narrow" w:cs="Aptos Narrow"/>
                    <w:b/>
                    <w:bCs/>
                    <w:color w:val="000000" w:themeColor="text1"/>
                    <w:sz w:val="16"/>
                    <w:szCs w:val="16"/>
                    <w:rPrChange w:id="1231" w:author="Anderson, Riley Morgan" w:date="2025-12-02T00:08:00Z">
                      <w:rPr>
                        <w:rFonts w:ascii="Aptos Narrow" w:eastAsia="Aptos Narrow" w:hAnsi="Aptos Narrow" w:cs="Aptos Narrow"/>
                        <w:b/>
                        <w:bCs/>
                        <w:color w:val="000000" w:themeColor="text1"/>
                        <w:sz w:val="22"/>
                        <w:szCs w:val="22"/>
                      </w:rPr>
                    </w:rPrChange>
                  </w:rPr>
                  <w:delText>10.8</w:delText>
                </w:r>
              </w:del>
            </w:ins>
          </w:p>
        </w:tc>
        <w:tc>
          <w:tcPr>
            <w:tcW w:w="756" w:type="dxa"/>
            <w:gridSpan w:val="2"/>
            <w:tcBorders>
              <w:top w:val="nil"/>
              <w:left w:val="nil"/>
              <w:bottom w:val="nil"/>
              <w:right w:val="nil"/>
            </w:tcBorders>
            <w:tcMar>
              <w:top w:w="15" w:type="dxa"/>
              <w:left w:w="15" w:type="dxa"/>
              <w:right w:w="15" w:type="dxa"/>
            </w:tcMar>
            <w:vAlign w:val="bottom"/>
            <w:tcPrChange w:id="1232" w:author="Macon, Taydin Robert" w:date="2026-02-24T15:54:00Z" w16du:dateUtc="2026-02-24T23:54:00Z">
              <w:tcPr>
                <w:tcW w:w="712" w:type="dxa"/>
                <w:gridSpan w:val="5"/>
                <w:tcBorders>
                  <w:top w:val="nil"/>
                  <w:left w:val="nil"/>
                  <w:bottom w:val="nil"/>
                  <w:right w:val="nil"/>
                </w:tcBorders>
                <w:tcMar>
                  <w:top w:w="15" w:type="dxa"/>
                  <w:left w:w="15" w:type="dxa"/>
                  <w:right w:w="15" w:type="dxa"/>
                </w:tcMar>
                <w:vAlign w:val="bottom"/>
              </w:tcPr>
            </w:tcPrChange>
          </w:tcPr>
          <w:p w14:paraId="37F9AF81" w14:textId="0B66252F" w:rsidR="0396228E" w:rsidDel="0011731E" w:rsidRDefault="0396228E">
            <w:pPr>
              <w:jc w:val="center"/>
              <w:rPr>
                <w:del w:id="1233" w:author="Macon, Taydin Robert" w:date="2026-02-24T15:51:00Z" w16du:dateUtc="2026-02-24T23:51:00Z"/>
                <w:rFonts w:ascii="Aptos Narrow" w:eastAsia="Aptos Narrow" w:hAnsi="Aptos Narrow" w:cs="Aptos Narrow"/>
                <w:b/>
                <w:bCs/>
                <w:color w:val="000000" w:themeColor="text1"/>
                <w:sz w:val="16"/>
                <w:szCs w:val="16"/>
                <w:rPrChange w:id="1234" w:author="Anderson, Riley Morgan" w:date="2025-12-02T00:08:00Z">
                  <w:rPr>
                    <w:del w:id="1235" w:author="Macon, Taydin Robert" w:date="2026-02-24T15:51:00Z" w16du:dateUtc="2026-02-24T23:51:00Z"/>
                    <w:rFonts w:ascii="Aptos Narrow" w:eastAsia="Aptos Narrow" w:hAnsi="Aptos Narrow" w:cs="Aptos Narrow"/>
                    <w:b/>
                    <w:bCs/>
                    <w:color w:val="000000" w:themeColor="text1"/>
                    <w:sz w:val="22"/>
                    <w:szCs w:val="22"/>
                  </w:rPr>
                </w:rPrChange>
              </w:rPr>
              <w:pPrChange w:id="1236" w:author="Anderson, Riley Morgan" w:date="2025-12-02T00:07:00Z">
                <w:pPr/>
              </w:pPrChange>
            </w:pPr>
            <w:ins w:id="1237" w:author="Anderson, Riley Morgan" w:date="2025-12-02T00:07:00Z">
              <w:del w:id="1238" w:author="Macon, Taydin Robert" w:date="2026-02-24T15:51:00Z" w16du:dateUtc="2026-02-24T23:51:00Z">
                <w:r w:rsidRPr="0396228E" w:rsidDel="0011731E">
                  <w:rPr>
                    <w:rFonts w:ascii="Aptos Narrow" w:eastAsia="Aptos Narrow" w:hAnsi="Aptos Narrow" w:cs="Aptos Narrow"/>
                    <w:b/>
                    <w:bCs/>
                    <w:color w:val="000000" w:themeColor="text1"/>
                    <w:sz w:val="16"/>
                    <w:szCs w:val="16"/>
                    <w:rPrChange w:id="1239" w:author="Anderson, Riley Morgan" w:date="2025-12-02T00:08:00Z">
                      <w:rPr>
                        <w:rFonts w:ascii="Aptos Narrow" w:eastAsia="Aptos Narrow" w:hAnsi="Aptos Narrow" w:cs="Aptos Narrow"/>
                        <w:b/>
                        <w:bCs/>
                        <w:color w:val="000000" w:themeColor="text1"/>
                        <w:sz w:val="22"/>
                        <w:szCs w:val="22"/>
                      </w:rPr>
                    </w:rPrChange>
                  </w:rPr>
                  <w:delText>3.15</w:delText>
                </w:r>
              </w:del>
            </w:ins>
          </w:p>
        </w:tc>
        <w:tc>
          <w:tcPr>
            <w:tcW w:w="45" w:type="dxa"/>
            <w:tcBorders>
              <w:top w:val="nil"/>
              <w:left w:val="nil"/>
              <w:bottom w:val="nil"/>
              <w:right w:val="nil"/>
            </w:tcBorders>
            <w:tcMar>
              <w:top w:w="15" w:type="dxa"/>
              <w:left w:w="15" w:type="dxa"/>
              <w:right w:w="15" w:type="dxa"/>
            </w:tcMar>
            <w:vAlign w:val="bottom"/>
            <w:tcPrChange w:id="1240"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6FD655B3" w14:textId="68AD371E" w:rsidR="0396228E" w:rsidDel="0011731E" w:rsidRDefault="0396228E" w:rsidP="0396228E">
            <w:pPr>
              <w:rPr>
                <w:del w:id="1241" w:author="Macon, Taydin Robert" w:date="2026-02-24T15:51:00Z" w16du:dateUtc="2026-02-24T23:51:00Z"/>
                <w:sz w:val="18"/>
                <w:szCs w:val="18"/>
                <w:rPrChange w:id="1242" w:author="Anderson, Riley Morgan" w:date="2025-12-02T00:08:00Z">
                  <w:rPr>
                    <w:del w:id="1243" w:author="Macon, Taydin Robert" w:date="2026-02-24T15:51:00Z" w16du:dateUtc="2026-02-24T23:51:00Z"/>
                    <w:sz w:val="20"/>
                    <w:szCs w:val="20"/>
                  </w:rPr>
                </w:rPrChange>
              </w:rPr>
            </w:pPr>
          </w:p>
        </w:tc>
        <w:tc>
          <w:tcPr>
            <w:tcW w:w="647" w:type="dxa"/>
            <w:gridSpan w:val="2"/>
            <w:tcBorders>
              <w:top w:val="nil"/>
              <w:left w:val="nil"/>
              <w:bottom w:val="nil"/>
              <w:right w:val="nil"/>
            </w:tcBorders>
            <w:tcMar>
              <w:top w:w="15" w:type="dxa"/>
              <w:left w:w="15" w:type="dxa"/>
              <w:right w:w="15" w:type="dxa"/>
            </w:tcMar>
            <w:vAlign w:val="bottom"/>
            <w:tcPrChange w:id="1244" w:author="Macon, Taydin Robert" w:date="2026-02-24T15:54:00Z" w16du:dateUtc="2026-02-24T23:54:00Z">
              <w:tcPr>
                <w:tcW w:w="539" w:type="dxa"/>
                <w:gridSpan w:val="3"/>
                <w:tcBorders>
                  <w:top w:val="nil"/>
                  <w:left w:val="nil"/>
                  <w:bottom w:val="nil"/>
                  <w:right w:val="nil"/>
                </w:tcBorders>
                <w:tcMar>
                  <w:top w:w="15" w:type="dxa"/>
                  <w:left w:w="15" w:type="dxa"/>
                  <w:right w:w="15" w:type="dxa"/>
                </w:tcMar>
                <w:vAlign w:val="bottom"/>
              </w:tcPr>
            </w:tcPrChange>
          </w:tcPr>
          <w:p w14:paraId="60E2D54A" w14:textId="1EE4C28A" w:rsidR="0396228E" w:rsidDel="0011731E" w:rsidRDefault="0396228E">
            <w:pPr>
              <w:jc w:val="center"/>
              <w:rPr>
                <w:del w:id="1245" w:author="Macon, Taydin Robert" w:date="2026-02-24T15:51:00Z" w16du:dateUtc="2026-02-24T23:51:00Z"/>
                <w:rFonts w:ascii="Aptos Narrow" w:eastAsia="Aptos Narrow" w:hAnsi="Aptos Narrow" w:cs="Aptos Narrow"/>
                <w:color w:val="000000" w:themeColor="text1"/>
                <w:sz w:val="16"/>
                <w:szCs w:val="16"/>
                <w:rPrChange w:id="1246" w:author="Anderson, Riley Morgan" w:date="2025-12-02T00:08:00Z">
                  <w:rPr>
                    <w:del w:id="1247" w:author="Macon, Taydin Robert" w:date="2026-02-24T15:51:00Z" w16du:dateUtc="2026-02-24T23:51:00Z"/>
                    <w:rFonts w:ascii="Aptos Narrow" w:eastAsia="Aptos Narrow" w:hAnsi="Aptos Narrow" w:cs="Aptos Narrow"/>
                    <w:color w:val="000000" w:themeColor="text1"/>
                    <w:sz w:val="22"/>
                    <w:szCs w:val="22"/>
                  </w:rPr>
                </w:rPrChange>
              </w:rPr>
              <w:pPrChange w:id="1248" w:author="Anderson, Riley Morgan" w:date="2025-12-02T00:07:00Z">
                <w:pPr/>
              </w:pPrChange>
            </w:pPr>
            <w:ins w:id="1249" w:author="Anderson, Riley Morgan" w:date="2025-12-02T00:07:00Z">
              <w:del w:id="1250" w:author="Macon, Taydin Robert" w:date="2026-02-24T15:51:00Z" w16du:dateUtc="2026-02-24T23:51:00Z">
                <w:r w:rsidRPr="0396228E" w:rsidDel="0011731E">
                  <w:rPr>
                    <w:rFonts w:ascii="Aptos Narrow" w:eastAsia="Aptos Narrow" w:hAnsi="Aptos Narrow" w:cs="Aptos Narrow"/>
                    <w:color w:val="000000" w:themeColor="text1"/>
                    <w:sz w:val="16"/>
                    <w:szCs w:val="16"/>
                    <w:rPrChange w:id="1251" w:author="Anderson, Riley Morgan" w:date="2025-12-02T00:08:00Z">
                      <w:rPr>
                        <w:rFonts w:ascii="Aptos Narrow" w:eastAsia="Aptos Narrow" w:hAnsi="Aptos Narrow" w:cs="Aptos Narrow"/>
                        <w:color w:val="000000" w:themeColor="text1"/>
                        <w:sz w:val="22"/>
                        <w:szCs w:val="22"/>
                      </w:rPr>
                    </w:rPrChange>
                  </w:rPr>
                  <w:delText>-0.35</w:delText>
                </w:r>
              </w:del>
            </w:ins>
          </w:p>
        </w:tc>
        <w:tc>
          <w:tcPr>
            <w:tcW w:w="470" w:type="dxa"/>
            <w:gridSpan w:val="2"/>
            <w:tcBorders>
              <w:top w:val="nil"/>
              <w:left w:val="nil"/>
              <w:bottom w:val="nil"/>
              <w:right w:val="nil"/>
            </w:tcBorders>
            <w:tcMar>
              <w:top w:w="15" w:type="dxa"/>
              <w:left w:w="15" w:type="dxa"/>
              <w:right w:w="15" w:type="dxa"/>
            </w:tcMar>
            <w:vAlign w:val="bottom"/>
            <w:tcPrChange w:id="1252" w:author="Macon, Taydin Robert" w:date="2026-02-24T15:54:00Z" w16du:dateUtc="2026-02-24T23:54:00Z">
              <w:tcPr>
                <w:tcW w:w="474" w:type="dxa"/>
                <w:gridSpan w:val="5"/>
                <w:tcBorders>
                  <w:top w:val="nil"/>
                  <w:left w:val="nil"/>
                  <w:bottom w:val="nil"/>
                  <w:right w:val="nil"/>
                </w:tcBorders>
                <w:tcMar>
                  <w:top w:w="15" w:type="dxa"/>
                  <w:left w:w="15" w:type="dxa"/>
                  <w:right w:w="15" w:type="dxa"/>
                </w:tcMar>
                <w:vAlign w:val="bottom"/>
              </w:tcPr>
            </w:tcPrChange>
          </w:tcPr>
          <w:p w14:paraId="3C0C764F" w14:textId="516ED414" w:rsidR="0396228E" w:rsidDel="0011731E" w:rsidRDefault="0396228E">
            <w:pPr>
              <w:jc w:val="center"/>
              <w:rPr>
                <w:del w:id="1253" w:author="Macon, Taydin Robert" w:date="2026-02-24T15:51:00Z" w16du:dateUtc="2026-02-24T23:51:00Z"/>
                <w:rFonts w:ascii="Aptos Narrow" w:eastAsia="Aptos Narrow" w:hAnsi="Aptos Narrow" w:cs="Aptos Narrow"/>
                <w:color w:val="000000" w:themeColor="text1"/>
                <w:sz w:val="16"/>
                <w:szCs w:val="16"/>
                <w:rPrChange w:id="1254" w:author="Anderson, Riley Morgan" w:date="2025-12-02T00:08:00Z">
                  <w:rPr>
                    <w:del w:id="1255" w:author="Macon, Taydin Robert" w:date="2026-02-24T15:51:00Z" w16du:dateUtc="2026-02-24T23:51:00Z"/>
                    <w:rFonts w:ascii="Aptos Narrow" w:eastAsia="Aptos Narrow" w:hAnsi="Aptos Narrow" w:cs="Aptos Narrow"/>
                    <w:color w:val="000000" w:themeColor="text1"/>
                    <w:sz w:val="22"/>
                    <w:szCs w:val="22"/>
                  </w:rPr>
                </w:rPrChange>
              </w:rPr>
              <w:pPrChange w:id="1256" w:author="Anderson, Riley Morgan" w:date="2025-12-02T00:07:00Z">
                <w:pPr/>
              </w:pPrChange>
            </w:pPr>
            <w:ins w:id="1257" w:author="Anderson, Riley Morgan" w:date="2025-12-02T00:07:00Z">
              <w:del w:id="1258" w:author="Macon, Taydin Robert" w:date="2026-02-24T15:51:00Z" w16du:dateUtc="2026-02-24T23:51:00Z">
                <w:r w:rsidRPr="0396228E" w:rsidDel="0011731E">
                  <w:rPr>
                    <w:rFonts w:ascii="Aptos Narrow" w:eastAsia="Aptos Narrow" w:hAnsi="Aptos Narrow" w:cs="Aptos Narrow"/>
                    <w:color w:val="000000" w:themeColor="text1"/>
                    <w:sz w:val="16"/>
                    <w:szCs w:val="16"/>
                    <w:rPrChange w:id="1259" w:author="Anderson, Riley Morgan" w:date="2025-12-02T00:08:00Z">
                      <w:rPr>
                        <w:rFonts w:ascii="Aptos Narrow" w:eastAsia="Aptos Narrow" w:hAnsi="Aptos Narrow" w:cs="Aptos Narrow"/>
                        <w:color w:val="000000" w:themeColor="text1"/>
                        <w:sz w:val="22"/>
                        <w:szCs w:val="22"/>
                      </w:rPr>
                    </w:rPrChange>
                  </w:rPr>
                  <w:delText>1.15</w:delText>
                </w:r>
              </w:del>
            </w:ins>
          </w:p>
        </w:tc>
        <w:tc>
          <w:tcPr>
            <w:tcW w:w="36" w:type="dxa"/>
            <w:tcBorders>
              <w:top w:val="nil"/>
              <w:left w:val="nil"/>
              <w:bottom w:val="nil"/>
              <w:right w:val="nil"/>
            </w:tcBorders>
            <w:tcMar>
              <w:top w:w="15" w:type="dxa"/>
              <w:left w:w="15" w:type="dxa"/>
              <w:right w:w="15" w:type="dxa"/>
            </w:tcMar>
            <w:vAlign w:val="bottom"/>
            <w:tcPrChange w:id="1260" w:author="Macon, Taydin Robert" w:date="2026-02-24T15:54:00Z" w16du:dateUtc="2026-02-24T23:54:00Z">
              <w:tcPr>
                <w:tcW w:w="35" w:type="dxa"/>
                <w:tcBorders>
                  <w:top w:val="nil"/>
                  <w:left w:val="nil"/>
                  <w:bottom w:val="nil"/>
                  <w:right w:val="nil"/>
                </w:tcBorders>
                <w:tcMar>
                  <w:top w:w="15" w:type="dxa"/>
                  <w:left w:w="15" w:type="dxa"/>
                  <w:right w:w="15" w:type="dxa"/>
                </w:tcMar>
                <w:vAlign w:val="bottom"/>
              </w:tcPr>
            </w:tcPrChange>
          </w:tcPr>
          <w:p w14:paraId="6A4EE392" w14:textId="23CAEC18" w:rsidR="0396228E" w:rsidDel="0011731E" w:rsidRDefault="0396228E" w:rsidP="0396228E">
            <w:pPr>
              <w:rPr>
                <w:del w:id="1261" w:author="Macon, Taydin Robert" w:date="2026-02-24T15:51:00Z" w16du:dateUtc="2026-02-24T23:51:00Z"/>
                <w:sz w:val="18"/>
                <w:szCs w:val="18"/>
                <w:rPrChange w:id="1262" w:author="Anderson, Riley Morgan" w:date="2025-12-02T00:08:00Z">
                  <w:rPr>
                    <w:del w:id="1263" w:author="Macon, Taydin Robert" w:date="2026-02-24T15:51:00Z" w16du:dateUtc="2026-02-24T23:51:00Z"/>
                    <w:sz w:val="20"/>
                    <w:szCs w:val="20"/>
                  </w:rPr>
                </w:rPrChange>
              </w:rPr>
            </w:pPr>
          </w:p>
        </w:tc>
        <w:tc>
          <w:tcPr>
            <w:tcW w:w="487" w:type="dxa"/>
            <w:gridSpan w:val="2"/>
            <w:tcBorders>
              <w:top w:val="nil"/>
              <w:left w:val="nil"/>
              <w:bottom w:val="nil"/>
              <w:right w:val="nil"/>
            </w:tcBorders>
            <w:tcMar>
              <w:top w:w="15" w:type="dxa"/>
              <w:left w:w="15" w:type="dxa"/>
              <w:right w:w="15" w:type="dxa"/>
            </w:tcMar>
            <w:vAlign w:val="bottom"/>
            <w:tcPrChange w:id="1264" w:author="Macon, Taydin Robert" w:date="2026-02-24T15:54:00Z" w16du:dateUtc="2026-02-24T23:54:00Z">
              <w:tcPr>
                <w:tcW w:w="413" w:type="dxa"/>
                <w:gridSpan w:val="3"/>
                <w:tcBorders>
                  <w:top w:val="nil"/>
                  <w:left w:val="nil"/>
                  <w:bottom w:val="nil"/>
                  <w:right w:val="nil"/>
                </w:tcBorders>
                <w:tcMar>
                  <w:top w:w="15" w:type="dxa"/>
                  <w:left w:w="15" w:type="dxa"/>
                  <w:right w:w="15" w:type="dxa"/>
                </w:tcMar>
                <w:vAlign w:val="bottom"/>
              </w:tcPr>
            </w:tcPrChange>
          </w:tcPr>
          <w:p w14:paraId="0197498B" w14:textId="5A80D034" w:rsidR="0396228E" w:rsidDel="0011731E" w:rsidRDefault="0396228E">
            <w:pPr>
              <w:jc w:val="center"/>
              <w:rPr>
                <w:del w:id="1265" w:author="Macon, Taydin Robert" w:date="2026-02-24T15:51:00Z" w16du:dateUtc="2026-02-24T23:51:00Z"/>
                <w:rFonts w:ascii="Aptos Narrow" w:eastAsia="Aptos Narrow" w:hAnsi="Aptos Narrow" w:cs="Aptos Narrow"/>
                <w:color w:val="000000" w:themeColor="text1"/>
                <w:sz w:val="16"/>
                <w:szCs w:val="16"/>
                <w:rPrChange w:id="1266" w:author="Anderson, Riley Morgan" w:date="2025-12-02T00:08:00Z">
                  <w:rPr>
                    <w:del w:id="1267" w:author="Macon, Taydin Robert" w:date="2026-02-24T15:51:00Z" w16du:dateUtc="2026-02-24T23:51:00Z"/>
                    <w:rFonts w:ascii="Aptos Narrow" w:eastAsia="Aptos Narrow" w:hAnsi="Aptos Narrow" w:cs="Aptos Narrow"/>
                    <w:color w:val="000000" w:themeColor="text1"/>
                    <w:sz w:val="22"/>
                    <w:szCs w:val="22"/>
                  </w:rPr>
                </w:rPrChange>
              </w:rPr>
              <w:pPrChange w:id="1268" w:author="Anderson, Riley Morgan" w:date="2025-12-02T00:07:00Z">
                <w:pPr/>
              </w:pPrChange>
            </w:pPr>
            <w:ins w:id="1269" w:author="Anderson, Riley Morgan" w:date="2025-12-02T00:07:00Z">
              <w:del w:id="1270" w:author="Macon, Taydin Robert" w:date="2026-02-24T15:51:00Z" w16du:dateUtc="2026-02-24T23:51:00Z">
                <w:r w:rsidRPr="0396228E" w:rsidDel="0011731E">
                  <w:rPr>
                    <w:rFonts w:ascii="Aptos Narrow" w:eastAsia="Aptos Narrow" w:hAnsi="Aptos Narrow" w:cs="Aptos Narrow"/>
                    <w:color w:val="000000" w:themeColor="text1"/>
                    <w:sz w:val="16"/>
                    <w:szCs w:val="16"/>
                    <w:rPrChange w:id="1271" w:author="Anderson, Riley Morgan" w:date="2025-12-02T00:08:00Z">
                      <w:rPr>
                        <w:rFonts w:ascii="Aptos Narrow" w:eastAsia="Aptos Narrow" w:hAnsi="Aptos Narrow" w:cs="Aptos Narrow"/>
                        <w:color w:val="000000" w:themeColor="text1"/>
                        <w:sz w:val="22"/>
                        <w:szCs w:val="22"/>
                      </w:rPr>
                    </w:rPrChange>
                  </w:rPr>
                  <w:delText>-3.36</w:delText>
                </w:r>
              </w:del>
            </w:ins>
          </w:p>
        </w:tc>
        <w:tc>
          <w:tcPr>
            <w:tcW w:w="580" w:type="dxa"/>
            <w:gridSpan w:val="2"/>
            <w:tcBorders>
              <w:top w:val="nil"/>
              <w:left w:val="nil"/>
              <w:bottom w:val="nil"/>
              <w:right w:val="nil"/>
            </w:tcBorders>
            <w:tcMar>
              <w:top w:w="15" w:type="dxa"/>
              <w:left w:w="15" w:type="dxa"/>
              <w:right w:w="15" w:type="dxa"/>
            </w:tcMar>
            <w:vAlign w:val="bottom"/>
            <w:tcPrChange w:id="1272" w:author="Macon, Taydin Robert" w:date="2026-02-24T15:54:00Z" w16du:dateUtc="2026-02-24T23:54:00Z">
              <w:tcPr>
                <w:tcW w:w="571" w:type="dxa"/>
                <w:gridSpan w:val="5"/>
                <w:tcBorders>
                  <w:top w:val="nil"/>
                  <w:left w:val="nil"/>
                  <w:bottom w:val="nil"/>
                  <w:right w:val="nil"/>
                </w:tcBorders>
                <w:tcMar>
                  <w:top w:w="15" w:type="dxa"/>
                  <w:left w:w="15" w:type="dxa"/>
                  <w:right w:w="15" w:type="dxa"/>
                </w:tcMar>
                <w:vAlign w:val="bottom"/>
              </w:tcPr>
            </w:tcPrChange>
          </w:tcPr>
          <w:p w14:paraId="20B5FFEB" w14:textId="5E70F08A" w:rsidR="0396228E" w:rsidDel="0011731E" w:rsidRDefault="0396228E">
            <w:pPr>
              <w:jc w:val="center"/>
              <w:rPr>
                <w:del w:id="1273" w:author="Macon, Taydin Robert" w:date="2026-02-24T15:51:00Z" w16du:dateUtc="2026-02-24T23:51:00Z"/>
                <w:rFonts w:ascii="Aptos Narrow" w:eastAsia="Aptos Narrow" w:hAnsi="Aptos Narrow" w:cs="Aptos Narrow"/>
                <w:color w:val="000000" w:themeColor="text1"/>
                <w:sz w:val="16"/>
                <w:szCs w:val="16"/>
                <w:rPrChange w:id="1274" w:author="Anderson, Riley Morgan" w:date="2025-12-02T00:08:00Z">
                  <w:rPr>
                    <w:del w:id="1275" w:author="Macon, Taydin Robert" w:date="2026-02-24T15:51:00Z" w16du:dateUtc="2026-02-24T23:51:00Z"/>
                    <w:rFonts w:ascii="Aptos Narrow" w:eastAsia="Aptos Narrow" w:hAnsi="Aptos Narrow" w:cs="Aptos Narrow"/>
                    <w:color w:val="000000" w:themeColor="text1"/>
                    <w:sz w:val="22"/>
                    <w:szCs w:val="22"/>
                  </w:rPr>
                </w:rPrChange>
              </w:rPr>
              <w:pPrChange w:id="1276" w:author="Anderson, Riley Morgan" w:date="2025-12-02T00:07:00Z">
                <w:pPr/>
              </w:pPrChange>
            </w:pPr>
            <w:ins w:id="1277" w:author="Anderson, Riley Morgan" w:date="2025-12-02T00:07:00Z">
              <w:del w:id="1278" w:author="Macon, Taydin Robert" w:date="2026-02-24T15:51:00Z" w16du:dateUtc="2026-02-24T23:51:00Z">
                <w:r w:rsidRPr="0396228E" w:rsidDel="0011731E">
                  <w:rPr>
                    <w:rFonts w:ascii="Aptos Narrow" w:eastAsia="Aptos Narrow" w:hAnsi="Aptos Narrow" w:cs="Aptos Narrow"/>
                    <w:color w:val="000000" w:themeColor="text1"/>
                    <w:sz w:val="16"/>
                    <w:szCs w:val="16"/>
                    <w:rPrChange w:id="1279" w:author="Anderson, Riley Morgan" w:date="2025-12-02T00:08:00Z">
                      <w:rPr>
                        <w:rFonts w:ascii="Aptos Narrow" w:eastAsia="Aptos Narrow" w:hAnsi="Aptos Narrow" w:cs="Aptos Narrow"/>
                        <w:color w:val="000000" w:themeColor="text1"/>
                        <w:sz w:val="22"/>
                        <w:szCs w:val="22"/>
                      </w:rPr>
                    </w:rPrChange>
                  </w:rPr>
                  <w:delText>-2.03</w:delText>
                </w:r>
              </w:del>
            </w:ins>
          </w:p>
        </w:tc>
        <w:tc>
          <w:tcPr>
            <w:tcW w:w="50" w:type="dxa"/>
            <w:tcBorders>
              <w:top w:val="nil"/>
              <w:left w:val="nil"/>
              <w:bottom w:val="nil"/>
              <w:right w:val="nil"/>
            </w:tcBorders>
            <w:tcMar>
              <w:top w:w="15" w:type="dxa"/>
              <w:left w:w="15" w:type="dxa"/>
              <w:right w:w="15" w:type="dxa"/>
            </w:tcMar>
            <w:vAlign w:val="bottom"/>
            <w:tcPrChange w:id="1280" w:author="Macon, Taydin Robert" w:date="2026-02-24T15:54:00Z" w16du:dateUtc="2026-02-24T23:54:00Z">
              <w:tcPr>
                <w:tcW w:w="43" w:type="dxa"/>
                <w:tcBorders>
                  <w:top w:val="nil"/>
                  <w:left w:val="nil"/>
                  <w:bottom w:val="nil"/>
                  <w:right w:val="nil"/>
                </w:tcBorders>
                <w:tcMar>
                  <w:top w:w="15" w:type="dxa"/>
                  <w:left w:w="15" w:type="dxa"/>
                  <w:right w:w="15" w:type="dxa"/>
                </w:tcMar>
                <w:vAlign w:val="bottom"/>
              </w:tcPr>
            </w:tcPrChange>
          </w:tcPr>
          <w:p w14:paraId="06775D6E" w14:textId="2DC8C04A" w:rsidR="0396228E" w:rsidDel="0011731E" w:rsidRDefault="0396228E" w:rsidP="0396228E">
            <w:pPr>
              <w:rPr>
                <w:del w:id="1281" w:author="Macon, Taydin Robert" w:date="2026-02-24T15:51:00Z" w16du:dateUtc="2026-02-24T23:51:00Z"/>
                <w:sz w:val="18"/>
                <w:szCs w:val="18"/>
                <w:rPrChange w:id="1282" w:author="Anderson, Riley Morgan" w:date="2025-12-02T00:08:00Z">
                  <w:rPr>
                    <w:del w:id="1283" w:author="Macon, Taydin Robert" w:date="2026-02-24T15:51:00Z" w16du:dateUtc="2026-02-24T23:51:00Z"/>
                    <w:sz w:val="20"/>
                    <w:szCs w:val="20"/>
                  </w:rPr>
                </w:rPrChange>
              </w:rPr>
            </w:pPr>
          </w:p>
        </w:tc>
        <w:tc>
          <w:tcPr>
            <w:tcW w:w="552" w:type="dxa"/>
            <w:gridSpan w:val="2"/>
            <w:tcBorders>
              <w:top w:val="nil"/>
              <w:left w:val="nil"/>
              <w:bottom w:val="nil"/>
              <w:right w:val="nil"/>
            </w:tcBorders>
            <w:tcMar>
              <w:top w:w="15" w:type="dxa"/>
              <w:left w:w="15" w:type="dxa"/>
              <w:right w:w="15" w:type="dxa"/>
            </w:tcMar>
            <w:vAlign w:val="bottom"/>
            <w:tcPrChange w:id="1284" w:author="Macon, Taydin Robert" w:date="2026-02-24T15:54:00Z" w16du:dateUtc="2026-02-24T23:54:00Z">
              <w:tcPr>
                <w:tcW w:w="453" w:type="dxa"/>
                <w:gridSpan w:val="3"/>
                <w:tcBorders>
                  <w:top w:val="nil"/>
                  <w:left w:val="nil"/>
                  <w:bottom w:val="nil"/>
                  <w:right w:val="nil"/>
                </w:tcBorders>
                <w:tcMar>
                  <w:top w:w="15" w:type="dxa"/>
                  <w:left w:w="15" w:type="dxa"/>
                  <w:right w:w="15" w:type="dxa"/>
                </w:tcMar>
                <w:vAlign w:val="bottom"/>
              </w:tcPr>
            </w:tcPrChange>
          </w:tcPr>
          <w:p w14:paraId="140C731F" w14:textId="688EBE3D" w:rsidR="0396228E" w:rsidDel="0011731E" w:rsidRDefault="0396228E">
            <w:pPr>
              <w:jc w:val="center"/>
              <w:rPr>
                <w:del w:id="1285" w:author="Macon, Taydin Robert" w:date="2026-02-24T15:51:00Z" w16du:dateUtc="2026-02-24T23:51:00Z"/>
                <w:rFonts w:ascii="Aptos Narrow" w:eastAsia="Aptos Narrow" w:hAnsi="Aptos Narrow" w:cs="Aptos Narrow"/>
                <w:b/>
                <w:bCs/>
                <w:color w:val="000000" w:themeColor="text1"/>
                <w:sz w:val="16"/>
                <w:szCs w:val="16"/>
                <w:rPrChange w:id="1286" w:author="Anderson, Riley Morgan" w:date="2025-12-02T00:08:00Z">
                  <w:rPr>
                    <w:del w:id="1287" w:author="Macon, Taydin Robert" w:date="2026-02-24T15:51:00Z" w16du:dateUtc="2026-02-24T23:51:00Z"/>
                    <w:rFonts w:ascii="Aptos Narrow" w:eastAsia="Aptos Narrow" w:hAnsi="Aptos Narrow" w:cs="Aptos Narrow"/>
                    <w:b/>
                    <w:bCs/>
                    <w:color w:val="000000" w:themeColor="text1"/>
                    <w:sz w:val="22"/>
                    <w:szCs w:val="22"/>
                  </w:rPr>
                </w:rPrChange>
              </w:rPr>
              <w:pPrChange w:id="1288" w:author="Anderson, Riley Morgan" w:date="2025-12-02T00:07:00Z">
                <w:pPr/>
              </w:pPrChange>
            </w:pPr>
            <w:ins w:id="1289" w:author="Anderson, Riley Morgan" w:date="2025-12-02T00:07:00Z">
              <w:del w:id="1290" w:author="Macon, Taydin Robert" w:date="2026-02-24T15:51:00Z" w16du:dateUtc="2026-02-24T23:51:00Z">
                <w:r w:rsidRPr="0396228E" w:rsidDel="0011731E">
                  <w:rPr>
                    <w:rFonts w:ascii="Aptos Narrow" w:eastAsia="Aptos Narrow" w:hAnsi="Aptos Narrow" w:cs="Aptos Narrow"/>
                    <w:b/>
                    <w:bCs/>
                    <w:color w:val="000000" w:themeColor="text1"/>
                    <w:sz w:val="16"/>
                    <w:szCs w:val="16"/>
                    <w:rPrChange w:id="1291" w:author="Anderson, Riley Morgan" w:date="2025-12-02T00:08:00Z">
                      <w:rPr>
                        <w:rFonts w:ascii="Aptos Narrow" w:eastAsia="Aptos Narrow" w:hAnsi="Aptos Narrow" w:cs="Aptos Narrow"/>
                        <w:b/>
                        <w:bCs/>
                        <w:color w:val="000000" w:themeColor="text1"/>
                        <w:sz w:val="22"/>
                        <w:szCs w:val="22"/>
                      </w:rPr>
                    </w:rPrChange>
                  </w:rPr>
                  <w:delText>0.16</w:delText>
                </w:r>
              </w:del>
            </w:ins>
          </w:p>
        </w:tc>
        <w:tc>
          <w:tcPr>
            <w:tcW w:w="619" w:type="dxa"/>
            <w:gridSpan w:val="2"/>
            <w:tcBorders>
              <w:top w:val="nil"/>
              <w:left w:val="nil"/>
              <w:bottom w:val="nil"/>
              <w:right w:val="nil"/>
            </w:tcBorders>
            <w:tcMar>
              <w:top w:w="15" w:type="dxa"/>
              <w:left w:w="15" w:type="dxa"/>
              <w:right w:w="15" w:type="dxa"/>
            </w:tcMar>
            <w:vAlign w:val="bottom"/>
            <w:tcPrChange w:id="1292" w:author="Macon, Taydin Robert" w:date="2026-02-24T15:54:00Z" w16du:dateUtc="2026-02-24T23:54:00Z">
              <w:tcPr>
                <w:tcW w:w="594" w:type="dxa"/>
                <w:gridSpan w:val="5"/>
                <w:tcBorders>
                  <w:top w:val="nil"/>
                  <w:left w:val="nil"/>
                  <w:bottom w:val="nil"/>
                  <w:right w:val="nil"/>
                </w:tcBorders>
                <w:tcMar>
                  <w:top w:w="15" w:type="dxa"/>
                  <w:left w:w="15" w:type="dxa"/>
                  <w:right w:w="15" w:type="dxa"/>
                </w:tcMar>
                <w:vAlign w:val="bottom"/>
              </w:tcPr>
            </w:tcPrChange>
          </w:tcPr>
          <w:p w14:paraId="61E8B8C2" w14:textId="769511F0" w:rsidR="0396228E" w:rsidDel="0011731E" w:rsidRDefault="0396228E">
            <w:pPr>
              <w:jc w:val="center"/>
              <w:rPr>
                <w:del w:id="1293" w:author="Macon, Taydin Robert" w:date="2026-02-24T15:51:00Z" w16du:dateUtc="2026-02-24T23:51:00Z"/>
                <w:rFonts w:ascii="Aptos Narrow" w:eastAsia="Aptos Narrow" w:hAnsi="Aptos Narrow" w:cs="Aptos Narrow"/>
                <w:b/>
                <w:bCs/>
                <w:color w:val="000000" w:themeColor="text1"/>
                <w:sz w:val="16"/>
                <w:szCs w:val="16"/>
                <w:rPrChange w:id="1294" w:author="Anderson, Riley Morgan" w:date="2025-12-02T00:08:00Z">
                  <w:rPr>
                    <w:del w:id="1295" w:author="Macon, Taydin Robert" w:date="2026-02-24T15:51:00Z" w16du:dateUtc="2026-02-24T23:51:00Z"/>
                    <w:rFonts w:ascii="Aptos Narrow" w:eastAsia="Aptos Narrow" w:hAnsi="Aptos Narrow" w:cs="Aptos Narrow"/>
                    <w:b/>
                    <w:bCs/>
                    <w:color w:val="000000" w:themeColor="text1"/>
                    <w:sz w:val="22"/>
                    <w:szCs w:val="22"/>
                  </w:rPr>
                </w:rPrChange>
              </w:rPr>
              <w:pPrChange w:id="1296" w:author="Anderson, Riley Morgan" w:date="2025-12-02T00:07:00Z">
                <w:pPr/>
              </w:pPrChange>
            </w:pPr>
            <w:ins w:id="1297" w:author="Anderson, Riley Morgan" w:date="2025-12-02T00:07:00Z">
              <w:del w:id="1298" w:author="Macon, Taydin Robert" w:date="2026-02-24T15:51:00Z" w16du:dateUtc="2026-02-24T23:51:00Z">
                <w:r w:rsidRPr="0396228E" w:rsidDel="0011731E">
                  <w:rPr>
                    <w:rFonts w:ascii="Aptos Narrow" w:eastAsia="Aptos Narrow" w:hAnsi="Aptos Narrow" w:cs="Aptos Narrow"/>
                    <w:b/>
                    <w:bCs/>
                    <w:color w:val="000000" w:themeColor="text1"/>
                    <w:sz w:val="16"/>
                    <w:szCs w:val="16"/>
                    <w:rPrChange w:id="1299" w:author="Anderson, Riley Morgan" w:date="2025-12-02T00:08:00Z">
                      <w:rPr>
                        <w:rFonts w:ascii="Aptos Narrow" w:eastAsia="Aptos Narrow" w:hAnsi="Aptos Narrow" w:cs="Aptos Narrow"/>
                        <w:b/>
                        <w:bCs/>
                        <w:color w:val="000000" w:themeColor="text1"/>
                        <w:sz w:val="22"/>
                        <w:szCs w:val="22"/>
                      </w:rPr>
                    </w:rPrChange>
                  </w:rPr>
                  <w:delText>-2.05</w:delText>
                </w:r>
              </w:del>
            </w:ins>
          </w:p>
        </w:tc>
        <w:tc>
          <w:tcPr>
            <w:tcW w:w="45" w:type="dxa"/>
            <w:tcBorders>
              <w:top w:val="nil"/>
              <w:left w:val="nil"/>
              <w:bottom w:val="nil"/>
              <w:right w:val="nil"/>
            </w:tcBorders>
            <w:tcMar>
              <w:top w:w="15" w:type="dxa"/>
              <w:left w:w="15" w:type="dxa"/>
              <w:right w:w="15" w:type="dxa"/>
            </w:tcMar>
            <w:vAlign w:val="bottom"/>
            <w:tcPrChange w:id="1300"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4BCFA132" w14:textId="4FDE2523" w:rsidR="0396228E" w:rsidDel="0011731E" w:rsidRDefault="0396228E" w:rsidP="0396228E">
            <w:pPr>
              <w:rPr>
                <w:del w:id="1301" w:author="Macon, Taydin Robert" w:date="2026-02-24T15:51:00Z" w16du:dateUtc="2026-02-24T23:51:00Z"/>
                <w:sz w:val="18"/>
                <w:szCs w:val="18"/>
                <w:rPrChange w:id="1302" w:author="Anderson, Riley Morgan" w:date="2025-12-02T00:08:00Z">
                  <w:rPr>
                    <w:del w:id="1303" w:author="Macon, Taydin Robert" w:date="2026-02-24T15:51:00Z" w16du:dateUtc="2026-02-24T23:51:00Z"/>
                    <w:sz w:val="20"/>
                    <w:szCs w:val="20"/>
                  </w:rPr>
                </w:rPrChange>
              </w:rPr>
            </w:pPr>
          </w:p>
        </w:tc>
        <w:tc>
          <w:tcPr>
            <w:tcW w:w="515" w:type="dxa"/>
            <w:gridSpan w:val="2"/>
            <w:tcBorders>
              <w:top w:val="nil"/>
              <w:left w:val="nil"/>
              <w:bottom w:val="nil"/>
              <w:right w:val="nil"/>
            </w:tcBorders>
            <w:tcMar>
              <w:top w:w="15" w:type="dxa"/>
              <w:left w:w="15" w:type="dxa"/>
              <w:right w:w="15" w:type="dxa"/>
            </w:tcMar>
            <w:vAlign w:val="bottom"/>
            <w:tcPrChange w:id="1304" w:author="Macon, Taydin Robert" w:date="2026-02-24T15:54:00Z" w16du:dateUtc="2026-02-24T23:54:00Z">
              <w:tcPr>
                <w:tcW w:w="428" w:type="dxa"/>
                <w:gridSpan w:val="3"/>
                <w:tcBorders>
                  <w:top w:val="nil"/>
                  <w:left w:val="nil"/>
                  <w:bottom w:val="nil"/>
                  <w:right w:val="nil"/>
                </w:tcBorders>
                <w:tcMar>
                  <w:top w:w="15" w:type="dxa"/>
                  <w:left w:w="15" w:type="dxa"/>
                  <w:right w:w="15" w:type="dxa"/>
                </w:tcMar>
                <w:vAlign w:val="bottom"/>
              </w:tcPr>
            </w:tcPrChange>
          </w:tcPr>
          <w:p w14:paraId="5EB26EAD" w14:textId="757BF62A" w:rsidR="0396228E" w:rsidDel="0011731E" w:rsidRDefault="0396228E">
            <w:pPr>
              <w:jc w:val="center"/>
              <w:rPr>
                <w:del w:id="1305" w:author="Macon, Taydin Robert" w:date="2026-02-24T15:51:00Z" w16du:dateUtc="2026-02-24T23:51:00Z"/>
                <w:rFonts w:ascii="Aptos Narrow" w:eastAsia="Aptos Narrow" w:hAnsi="Aptos Narrow" w:cs="Aptos Narrow"/>
                <w:color w:val="000000" w:themeColor="text1"/>
                <w:sz w:val="16"/>
                <w:szCs w:val="16"/>
                <w:rPrChange w:id="1306" w:author="Anderson, Riley Morgan" w:date="2025-12-02T00:08:00Z">
                  <w:rPr>
                    <w:del w:id="1307" w:author="Macon, Taydin Robert" w:date="2026-02-24T15:51:00Z" w16du:dateUtc="2026-02-24T23:51:00Z"/>
                    <w:rFonts w:ascii="Aptos Narrow" w:eastAsia="Aptos Narrow" w:hAnsi="Aptos Narrow" w:cs="Aptos Narrow"/>
                    <w:color w:val="000000" w:themeColor="text1"/>
                    <w:sz w:val="22"/>
                    <w:szCs w:val="22"/>
                  </w:rPr>
                </w:rPrChange>
              </w:rPr>
              <w:pPrChange w:id="1308" w:author="Anderson, Riley Morgan" w:date="2025-12-02T00:07:00Z">
                <w:pPr/>
              </w:pPrChange>
            </w:pPr>
            <w:ins w:id="1309" w:author="Anderson, Riley Morgan" w:date="2025-12-02T00:07:00Z">
              <w:del w:id="1310"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11" w:author="Anderson, Riley Morgan" w:date="2025-12-02T00:08:00Z">
                      <w:rPr>
                        <w:rFonts w:ascii="Aptos Narrow" w:eastAsia="Aptos Narrow" w:hAnsi="Aptos Narrow" w:cs="Aptos Narrow"/>
                        <w:color w:val="000000" w:themeColor="text1"/>
                        <w:sz w:val="22"/>
                        <w:szCs w:val="22"/>
                      </w:rPr>
                    </w:rPrChange>
                  </w:rPr>
                  <w:delText>-2.72</w:delText>
                </w:r>
              </w:del>
            </w:ins>
          </w:p>
        </w:tc>
        <w:tc>
          <w:tcPr>
            <w:tcW w:w="721" w:type="dxa"/>
            <w:gridSpan w:val="2"/>
            <w:tcBorders>
              <w:top w:val="nil"/>
              <w:left w:val="nil"/>
              <w:bottom w:val="nil"/>
              <w:right w:val="nil"/>
            </w:tcBorders>
            <w:tcMar>
              <w:top w:w="15" w:type="dxa"/>
              <w:left w:w="15" w:type="dxa"/>
              <w:right w:w="15" w:type="dxa"/>
            </w:tcMar>
            <w:vAlign w:val="bottom"/>
            <w:tcPrChange w:id="1312" w:author="Macon, Taydin Robert" w:date="2026-02-24T15:54:00Z" w16du:dateUtc="2026-02-24T23:54:00Z">
              <w:tcPr>
                <w:tcW w:w="631" w:type="dxa"/>
                <w:gridSpan w:val="4"/>
                <w:tcBorders>
                  <w:top w:val="nil"/>
                  <w:left w:val="nil"/>
                  <w:bottom w:val="nil"/>
                  <w:right w:val="nil"/>
                </w:tcBorders>
                <w:tcMar>
                  <w:top w:w="15" w:type="dxa"/>
                  <w:left w:w="15" w:type="dxa"/>
                  <w:right w:w="15" w:type="dxa"/>
                </w:tcMar>
                <w:vAlign w:val="bottom"/>
              </w:tcPr>
            </w:tcPrChange>
          </w:tcPr>
          <w:p w14:paraId="3BAD9875" w14:textId="1968FA4F" w:rsidR="0396228E" w:rsidDel="0011731E" w:rsidRDefault="0396228E">
            <w:pPr>
              <w:jc w:val="center"/>
              <w:rPr>
                <w:del w:id="1313" w:author="Macon, Taydin Robert" w:date="2026-02-24T15:51:00Z" w16du:dateUtc="2026-02-24T23:51:00Z"/>
                <w:rFonts w:ascii="Aptos Narrow" w:eastAsia="Aptos Narrow" w:hAnsi="Aptos Narrow" w:cs="Aptos Narrow"/>
                <w:color w:val="000000" w:themeColor="text1"/>
                <w:sz w:val="16"/>
                <w:szCs w:val="16"/>
                <w:rPrChange w:id="1314" w:author="Anderson, Riley Morgan" w:date="2025-12-02T00:08:00Z">
                  <w:rPr>
                    <w:del w:id="1315" w:author="Macon, Taydin Robert" w:date="2026-02-24T15:51:00Z" w16du:dateUtc="2026-02-24T23:51:00Z"/>
                    <w:rFonts w:ascii="Aptos Narrow" w:eastAsia="Aptos Narrow" w:hAnsi="Aptos Narrow" w:cs="Aptos Narrow"/>
                    <w:color w:val="000000" w:themeColor="text1"/>
                    <w:sz w:val="22"/>
                    <w:szCs w:val="22"/>
                  </w:rPr>
                </w:rPrChange>
              </w:rPr>
              <w:pPrChange w:id="1316" w:author="Anderson, Riley Morgan" w:date="2025-12-02T00:07:00Z">
                <w:pPr/>
              </w:pPrChange>
            </w:pPr>
            <w:ins w:id="1317" w:author="Anderson, Riley Morgan" w:date="2025-12-02T00:07:00Z">
              <w:del w:id="1318"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19" w:author="Anderson, Riley Morgan" w:date="2025-12-02T00:08:00Z">
                      <w:rPr>
                        <w:rFonts w:ascii="Aptos Narrow" w:eastAsia="Aptos Narrow" w:hAnsi="Aptos Narrow" w:cs="Aptos Narrow"/>
                        <w:color w:val="000000" w:themeColor="text1"/>
                        <w:sz w:val="22"/>
                        <w:szCs w:val="22"/>
                      </w:rPr>
                    </w:rPrChange>
                  </w:rPr>
                  <w:delText>-3.85</w:delText>
                </w:r>
              </w:del>
            </w:ins>
          </w:p>
        </w:tc>
        <w:tc>
          <w:tcPr>
            <w:tcW w:w="265" w:type="dxa"/>
            <w:gridSpan w:val="2"/>
            <w:tcBorders>
              <w:top w:val="nil"/>
              <w:left w:val="nil"/>
              <w:bottom w:val="nil"/>
              <w:right w:val="nil"/>
            </w:tcBorders>
            <w:tcMar>
              <w:top w:w="15" w:type="dxa"/>
              <w:left w:w="15" w:type="dxa"/>
              <w:right w:w="15" w:type="dxa"/>
            </w:tcMar>
            <w:vAlign w:val="bottom"/>
            <w:tcPrChange w:id="1320" w:author="Macon, Taydin Robert" w:date="2026-02-24T15:54:00Z" w16du:dateUtc="2026-02-24T23:54:00Z">
              <w:tcPr>
                <w:tcW w:w="309" w:type="dxa"/>
                <w:gridSpan w:val="4"/>
                <w:tcBorders>
                  <w:top w:val="nil"/>
                  <w:left w:val="nil"/>
                  <w:bottom w:val="nil"/>
                  <w:right w:val="nil"/>
                </w:tcBorders>
                <w:tcMar>
                  <w:top w:w="15" w:type="dxa"/>
                  <w:left w:w="15" w:type="dxa"/>
                  <w:right w:w="15" w:type="dxa"/>
                </w:tcMar>
                <w:vAlign w:val="bottom"/>
              </w:tcPr>
            </w:tcPrChange>
          </w:tcPr>
          <w:p w14:paraId="05F464D3" w14:textId="6B5769E2" w:rsidR="0396228E" w:rsidDel="0011731E" w:rsidRDefault="0396228E" w:rsidP="0396228E">
            <w:pPr>
              <w:rPr>
                <w:del w:id="1321" w:author="Macon, Taydin Robert" w:date="2026-02-24T15:51:00Z" w16du:dateUtc="2026-02-24T23:51:00Z"/>
                <w:sz w:val="18"/>
                <w:szCs w:val="18"/>
                <w:rPrChange w:id="1322" w:author="Anderson, Riley Morgan" w:date="2025-12-02T00:08:00Z">
                  <w:rPr>
                    <w:del w:id="1323" w:author="Macon, Taydin Robert" w:date="2026-02-24T15:51:00Z" w16du:dateUtc="2026-02-24T23:51:00Z"/>
                    <w:sz w:val="20"/>
                    <w:szCs w:val="20"/>
                  </w:rPr>
                </w:rPrChange>
              </w:rPr>
            </w:pPr>
          </w:p>
        </w:tc>
        <w:tc>
          <w:tcPr>
            <w:tcW w:w="502" w:type="dxa"/>
            <w:tcBorders>
              <w:top w:val="nil"/>
              <w:left w:val="nil"/>
              <w:bottom w:val="nil"/>
              <w:right w:val="nil"/>
            </w:tcBorders>
            <w:tcMar>
              <w:top w:w="15" w:type="dxa"/>
              <w:left w:w="15" w:type="dxa"/>
              <w:right w:w="15" w:type="dxa"/>
            </w:tcMar>
            <w:vAlign w:val="bottom"/>
            <w:tcPrChange w:id="1324" w:author="Macon, Taydin Robert" w:date="2026-02-24T15:54:00Z" w16du:dateUtc="2026-02-24T23:54:00Z">
              <w:tcPr>
                <w:tcW w:w="371" w:type="dxa"/>
                <w:tcBorders>
                  <w:top w:val="nil"/>
                  <w:left w:val="nil"/>
                  <w:bottom w:val="nil"/>
                  <w:right w:val="nil"/>
                </w:tcBorders>
                <w:tcMar>
                  <w:top w:w="15" w:type="dxa"/>
                  <w:left w:w="15" w:type="dxa"/>
                  <w:right w:w="15" w:type="dxa"/>
                </w:tcMar>
                <w:vAlign w:val="bottom"/>
              </w:tcPr>
            </w:tcPrChange>
          </w:tcPr>
          <w:p w14:paraId="511606A0" w14:textId="1761D746" w:rsidR="0396228E" w:rsidDel="0011731E" w:rsidRDefault="0396228E">
            <w:pPr>
              <w:jc w:val="center"/>
              <w:rPr>
                <w:del w:id="1325" w:author="Macon, Taydin Robert" w:date="2026-02-24T15:51:00Z" w16du:dateUtc="2026-02-24T23:51:00Z"/>
                <w:rFonts w:ascii="Aptos Narrow" w:eastAsia="Aptos Narrow" w:hAnsi="Aptos Narrow" w:cs="Aptos Narrow"/>
                <w:color w:val="000000" w:themeColor="text1"/>
                <w:sz w:val="16"/>
                <w:szCs w:val="16"/>
                <w:rPrChange w:id="1326" w:author="Anderson, Riley Morgan" w:date="2025-12-02T00:08:00Z">
                  <w:rPr>
                    <w:del w:id="1327" w:author="Macon, Taydin Robert" w:date="2026-02-24T15:51:00Z" w16du:dateUtc="2026-02-24T23:51:00Z"/>
                    <w:rFonts w:ascii="Aptos Narrow" w:eastAsia="Aptos Narrow" w:hAnsi="Aptos Narrow" w:cs="Aptos Narrow"/>
                    <w:color w:val="000000" w:themeColor="text1"/>
                    <w:sz w:val="22"/>
                    <w:szCs w:val="22"/>
                  </w:rPr>
                </w:rPrChange>
              </w:rPr>
              <w:pPrChange w:id="1328" w:author="Anderson, Riley Morgan" w:date="2025-12-02T00:07:00Z">
                <w:pPr/>
              </w:pPrChange>
            </w:pPr>
            <w:ins w:id="1329" w:author="Anderson, Riley Morgan" w:date="2025-12-02T00:07:00Z">
              <w:del w:id="1330"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31" w:author="Anderson, Riley Morgan" w:date="2025-12-02T00:08:00Z">
                      <w:rPr>
                        <w:rFonts w:ascii="Aptos Narrow" w:eastAsia="Aptos Narrow" w:hAnsi="Aptos Narrow" w:cs="Aptos Narrow"/>
                        <w:color w:val="000000" w:themeColor="text1"/>
                        <w:sz w:val="22"/>
                        <w:szCs w:val="22"/>
                      </w:rPr>
                    </w:rPrChange>
                  </w:rPr>
                  <w:delText>0.44</w:delText>
                </w:r>
              </w:del>
            </w:ins>
          </w:p>
        </w:tc>
        <w:tc>
          <w:tcPr>
            <w:tcW w:w="503" w:type="dxa"/>
            <w:gridSpan w:val="2"/>
            <w:tcBorders>
              <w:top w:val="nil"/>
              <w:left w:val="nil"/>
              <w:bottom w:val="nil"/>
              <w:right w:val="nil"/>
            </w:tcBorders>
            <w:tcMar>
              <w:top w:w="15" w:type="dxa"/>
              <w:left w:w="15" w:type="dxa"/>
              <w:right w:w="15" w:type="dxa"/>
            </w:tcMar>
            <w:vAlign w:val="bottom"/>
            <w:tcPrChange w:id="1332" w:author="Macon, Taydin Robert" w:date="2026-02-24T15:54:00Z" w16du:dateUtc="2026-02-24T23:54:00Z">
              <w:tcPr>
                <w:tcW w:w="694" w:type="dxa"/>
                <w:gridSpan w:val="4"/>
                <w:tcBorders>
                  <w:top w:val="nil"/>
                  <w:left w:val="nil"/>
                  <w:bottom w:val="nil"/>
                  <w:right w:val="nil"/>
                </w:tcBorders>
                <w:tcMar>
                  <w:top w:w="15" w:type="dxa"/>
                  <w:left w:w="15" w:type="dxa"/>
                  <w:right w:w="15" w:type="dxa"/>
                </w:tcMar>
                <w:vAlign w:val="bottom"/>
              </w:tcPr>
            </w:tcPrChange>
          </w:tcPr>
          <w:p w14:paraId="5555F0E4" w14:textId="681D08DA" w:rsidR="0396228E" w:rsidDel="0011731E" w:rsidRDefault="0396228E">
            <w:pPr>
              <w:jc w:val="center"/>
              <w:rPr>
                <w:del w:id="1333" w:author="Macon, Taydin Robert" w:date="2026-02-24T15:51:00Z" w16du:dateUtc="2026-02-24T23:51:00Z"/>
                <w:rFonts w:ascii="Aptos Narrow" w:eastAsia="Aptos Narrow" w:hAnsi="Aptos Narrow" w:cs="Aptos Narrow"/>
                <w:color w:val="000000" w:themeColor="text1"/>
                <w:sz w:val="16"/>
                <w:szCs w:val="16"/>
                <w:rPrChange w:id="1334" w:author="Anderson, Riley Morgan" w:date="2025-12-02T00:08:00Z">
                  <w:rPr>
                    <w:del w:id="1335" w:author="Macon, Taydin Robert" w:date="2026-02-24T15:51:00Z" w16du:dateUtc="2026-02-24T23:51:00Z"/>
                    <w:rFonts w:ascii="Aptos Narrow" w:eastAsia="Aptos Narrow" w:hAnsi="Aptos Narrow" w:cs="Aptos Narrow"/>
                    <w:color w:val="000000" w:themeColor="text1"/>
                    <w:sz w:val="22"/>
                    <w:szCs w:val="22"/>
                  </w:rPr>
                </w:rPrChange>
              </w:rPr>
              <w:pPrChange w:id="1336" w:author="Anderson, Riley Morgan" w:date="2025-12-02T00:07:00Z">
                <w:pPr/>
              </w:pPrChange>
            </w:pPr>
            <w:ins w:id="1337" w:author="Anderson, Riley Morgan" w:date="2025-12-02T00:07:00Z">
              <w:del w:id="1338"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39" w:author="Anderson, Riley Morgan" w:date="2025-12-02T00:08:00Z">
                      <w:rPr>
                        <w:rFonts w:ascii="Aptos Narrow" w:eastAsia="Aptos Narrow" w:hAnsi="Aptos Narrow" w:cs="Aptos Narrow"/>
                        <w:color w:val="000000" w:themeColor="text1"/>
                        <w:sz w:val="22"/>
                        <w:szCs w:val="22"/>
                      </w:rPr>
                    </w:rPrChange>
                  </w:rPr>
                  <w:delText>-0.22</w:delText>
                </w:r>
              </w:del>
            </w:ins>
          </w:p>
        </w:tc>
      </w:tr>
      <w:tr w:rsidR="0011731E" w:rsidDel="0011731E" w14:paraId="2A1EBA36" w14:textId="46EE57D3" w:rsidTr="0011731E">
        <w:trPr>
          <w:trHeight w:val="285"/>
          <w:ins w:id="1340" w:author="Anderson, Riley Morgan" w:date="2025-12-02T00:07:00Z"/>
          <w:del w:id="1341" w:author="Macon, Taydin Robert" w:date="2026-02-24T15:51:00Z"/>
          <w:trPrChange w:id="1342" w:author="Macon, Taydin Robert" w:date="2026-02-24T15:54:00Z" w16du:dateUtc="2026-02-24T23:54:00Z">
            <w:trPr>
              <w:gridBefore w:val="1"/>
              <w:trHeight w:val="285"/>
            </w:trPr>
          </w:trPrChange>
        </w:trPr>
        <w:tc>
          <w:tcPr>
            <w:tcW w:w="722" w:type="dxa"/>
            <w:gridSpan w:val="2"/>
            <w:tcBorders>
              <w:top w:val="nil"/>
              <w:left w:val="nil"/>
              <w:bottom w:val="nil"/>
              <w:right w:val="nil"/>
            </w:tcBorders>
            <w:tcMar>
              <w:top w:w="15" w:type="dxa"/>
              <w:left w:w="15" w:type="dxa"/>
              <w:right w:w="15" w:type="dxa"/>
            </w:tcMar>
            <w:vAlign w:val="bottom"/>
            <w:tcPrChange w:id="1343" w:author="Macon, Taydin Robert" w:date="2026-02-24T15:54:00Z" w16du:dateUtc="2026-02-24T23:54:00Z">
              <w:tcPr>
                <w:tcW w:w="627" w:type="dxa"/>
                <w:gridSpan w:val="4"/>
                <w:tcBorders>
                  <w:top w:val="nil"/>
                  <w:left w:val="nil"/>
                  <w:bottom w:val="nil"/>
                  <w:right w:val="nil"/>
                </w:tcBorders>
                <w:tcMar>
                  <w:top w:w="15" w:type="dxa"/>
                  <w:left w:w="15" w:type="dxa"/>
                  <w:right w:w="15" w:type="dxa"/>
                </w:tcMar>
                <w:vAlign w:val="bottom"/>
              </w:tcPr>
            </w:tcPrChange>
          </w:tcPr>
          <w:p w14:paraId="1495EBFE" w14:textId="59A77FEE" w:rsidR="0396228E" w:rsidDel="0011731E" w:rsidRDefault="0396228E">
            <w:pPr>
              <w:rPr>
                <w:del w:id="1344" w:author="Macon, Taydin Robert" w:date="2026-02-24T15:51:00Z" w16du:dateUtc="2026-02-24T23:51:00Z"/>
                <w:rFonts w:ascii="Aptos Narrow" w:eastAsia="Aptos Narrow" w:hAnsi="Aptos Narrow" w:cs="Aptos Narrow"/>
                <w:color w:val="000000" w:themeColor="text1"/>
                <w:sz w:val="16"/>
                <w:szCs w:val="16"/>
                <w:rPrChange w:id="1345" w:author="Anderson, Riley Morgan" w:date="2025-12-02T00:08:00Z">
                  <w:rPr>
                    <w:del w:id="1346" w:author="Macon, Taydin Robert" w:date="2026-02-24T15:51:00Z" w16du:dateUtc="2026-02-24T23:51:00Z"/>
                    <w:rFonts w:ascii="Aptos Narrow" w:eastAsia="Aptos Narrow" w:hAnsi="Aptos Narrow" w:cs="Aptos Narrow"/>
                    <w:color w:val="000000" w:themeColor="text1"/>
                    <w:sz w:val="22"/>
                    <w:szCs w:val="22"/>
                  </w:rPr>
                </w:rPrChange>
              </w:rPr>
            </w:pPr>
            <w:ins w:id="1347" w:author="Anderson, Riley Morgan" w:date="2025-12-02T00:07:00Z">
              <w:del w:id="1348"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49" w:author="Anderson, Riley Morgan" w:date="2025-12-02T00:08:00Z">
                      <w:rPr>
                        <w:rFonts w:ascii="Aptos Narrow" w:eastAsia="Aptos Narrow" w:hAnsi="Aptos Narrow" w:cs="Aptos Narrow"/>
                        <w:color w:val="000000" w:themeColor="text1"/>
                        <w:sz w:val="22"/>
                        <w:szCs w:val="22"/>
                      </w:rPr>
                    </w:rPrChange>
                  </w:rPr>
                  <w:delText>P value</w:delText>
                </w:r>
              </w:del>
            </w:ins>
          </w:p>
        </w:tc>
        <w:tc>
          <w:tcPr>
            <w:tcW w:w="413" w:type="dxa"/>
            <w:tcBorders>
              <w:top w:val="nil"/>
              <w:left w:val="nil"/>
              <w:bottom w:val="nil"/>
              <w:right w:val="nil"/>
            </w:tcBorders>
            <w:tcMar>
              <w:top w:w="15" w:type="dxa"/>
              <w:left w:w="15" w:type="dxa"/>
              <w:right w:w="15" w:type="dxa"/>
            </w:tcMar>
            <w:vAlign w:val="bottom"/>
            <w:tcPrChange w:id="1350" w:author="Macon, Taydin Robert" w:date="2026-02-24T15:54:00Z" w16du:dateUtc="2026-02-24T23:54:00Z">
              <w:tcPr>
                <w:tcW w:w="311" w:type="dxa"/>
                <w:tcBorders>
                  <w:top w:val="nil"/>
                  <w:left w:val="nil"/>
                  <w:bottom w:val="nil"/>
                  <w:right w:val="nil"/>
                </w:tcBorders>
                <w:tcMar>
                  <w:top w:w="15" w:type="dxa"/>
                  <w:left w:w="15" w:type="dxa"/>
                  <w:right w:w="15" w:type="dxa"/>
                </w:tcMar>
                <w:vAlign w:val="bottom"/>
              </w:tcPr>
            </w:tcPrChange>
          </w:tcPr>
          <w:p w14:paraId="01B8DFDA" w14:textId="005EE693" w:rsidR="0396228E" w:rsidDel="0011731E" w:rsidRDefault="0396228E">
            <w:pPr>
              <w:jc w:val="center"/>
              <w:rPr>
                <w:del w:id="1351" w:author="Macon, Taydin Robert" w:date="2026-02-24T15:51:00Z" w16du:dateUtc="2026-02-24T23:51:00Z"/>
                <w:rFonts w:ascii="Aptos Narrow" w:eastAsia="Aptos Narrow" w:hAnsi="Aptos Narrow" w:cs="Aptos Narrow"/>
                <w:color w:val="000000" w:themeColor="text1"/>
                <w:sz w:val="16"/>
                <w:szCs w:val="16"/>
                <w:rPrChange w:id="1352" w:author="Anderson, Riley Morgan" w:date="2025-12-02T00:08:00Z">
                  <w:rPr>
                    <w:del w:id="1353" w:author="Macon, Taydin Robert" w:date="2026-02-24T15:51:00Z" w16du:dateUtc="2026-02-24T23:51:00Z"/>
                    <w:rFonts w:ascii="Aptos Narrow" w:eastAsia="Aptos Narrow" w:hAnsi="Aptos Narrow" w:cs="Aptos Narrow"/>
                    <w:color w:val="000000" w:themeColor="text1"/>
                    <w:sz w:val="22"/>
                    <w:szCs w:val="22"/>
                  </w:rPr>
                </w:rPrChange>
              </w:rPr>
              <w:pPrChange w:id="1354" w:author="Anderson, Riley Morgan" w:date="2025-12-02T00:07:00Z">
                <w:pPr/>
              </w:pPrChange>
            </w:pPr>
            <w:ins w:id="1355" w:author="Anderson, Riley Morgan" w:date="2025-12-02T00:07:00Z">
              <w:del w:id="1356"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57" w:author="Anderson, Riley Morgan" w:date="2025-12-02T00:08:00Z">
                      <w:rPr>
                        <w:rFonts w:ascii="Aptos Narrow" w:eastAsia="Aptos Narrow" w:hAnsi="Aptos Narrow" w:cs="Aptos Narrow"/>
                        <w:color w:val="000000" w:themeColor="text1"/>
                        <w:sz w:val="22"/>
                        <w:szCs w:val="22"/>
                      </w:rPr>
                    </w:rPrChange>
                  </w:rPr>
                  <w:delText>0.77</w:delText>
                </w:r>
              </w:del>
            </w:ins>
          </w:p>
        </w:tc>
        <w:tc>
          <w:tcPr>
            <w:tcW w:w="618" w:type="dxa"/>
            <w:gridSpan w:val="2"/>
            <w:tcBorders>
              <w:top w:val="nil"/>
              <w:left w:val="nil"/>
              <w:bottom w:val="nil"/>
              <w:right w:val="nil"/>
            </w:tcBorders>
            <w:tcMar>
              <w:top w:w="15" w:type="dxa"/>
              <w:left w:w="15" w:type="dxa"/>
              <w:right w:w="15" w:type="dxa"/>
            </w:tcMar>
            <w:vAlign w:val="bottom"/>
            <w:tcPrChange w:id="1358" w:author="Macon, Taydin Robert" w:date="2026-02-24T15:54:00Z" w16du:dateUtc="2026-02-24T23:54:00Z">
              <w:tcPr>
                <w:tcW w:w="508" w:type="dxa"/>
                <w:gridSpan w:val="4"/>
                <w:tcBorders>
                  <w:top w:val="nil"/>
                  <w:left w:val="nil"/>
                  <w:bottom w:val="nil"/>
                  <w:right w:val="nil"/>
                </w:tcBorders>
                <w:tcMar>
                  <w:top w:w="15" w:type="dxa"/>
                  <w:left w:w="15" w:type="dxa"/>
                  <w:right w:w="15" w:type="dxa"/>
                </w:tcMar>
                <w:vAlign w:val="bottom"/>
              </w:tcPr>
            </w:tcPrChange>
          </w:tcPr>
          <w:p w14:paraId="1143FCBD" w14:textId="14B85A65" w:rsidR="0396228E" w:rsidDel="0011731E" w:rsidRDefault="0396228E">
            <w:pPr>
              <w:jc w:val="center"/>
              <w:rPr>
                <w:del w:id="1359" w:author="Macon, Taydin Robert" w:date="2026-02-24T15:51:00Z" w16du:dateUtc="2026-02-24T23:51:00Z"/>
                <w:rFonts w:ascii="Aptos Narrow" w:eastAsia="Aptos Narrow" w:hAnsi="Aptos Narrow" w:cs="Aptos Narrow"/>
                <w:color w:val="000000" w:themeColor="text1"/>
                <w:sz w:val="16"/>
                <w:szCs w:val="16"/>
                <w:rPrChange w:id="1360" w:author="Anderson, Riley Morgan" w:date="2025-12-02T00:08:00Z">
                  <w:rPr>
                    <w:del w:id="1361" w:author="Macon, Taydin Robert" w:date="2026-02-24T15:51:00Z" w16du:dateUtc="2026-02-24T23:51:00Z"/>
                    <w:rFonts w:ascii="Aptos Narrow" w:eastAsia="Aptos Narrow" w:hAnsi="Aptos Narrow" w:cs="Aptos Narrow"/>
                    <w:color w:val="000000" w:themeColor="text1"/>
                    <w:sz w:val="22"/>
                    <w:szCs w:val="22"/>
                  </w:rPr>
                </w:rPrChange>
              </w:rPr>
              <w:pPrChange w:id="1362" w:author="Anderson, Riley Morgan" w:date="2025-12-02T00:07:00Z">
                <w:pPr/>
              </w:pPrChange>
            </w:pPr>
            <w:ins w:id="1363" w:author="Anderson, Riley Morgan" w:date="2025-12-02T00:07:00Z">
              <w:del w:id="136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65" w:author="Anderson, Riley Morgan" w:date="2025-12-02T00:08:00Z">
                      <w:rPr>
                        <w:rFonts w:ascii="Aptos Narrow" w:eastAsia="Aptos Narrow" w:hAnsi="Aptos Narrow" w:cs="Aptos Narrow"/>
                        <w:color w:val="000000" w:themeColor="text1"/>
                        <w:sz w:val="22"/>
                        <w:szCs w:val="22"/>
                      </w:rPr>
                    </w:rPrChange>
                  </w:rPr>
                  <w:delText>0.19</w:delText>
                </w:r>
              </w:del>
            </w:ins>
          </w:p>
        </w:tc>
        <w:tc>
          <w:tcPr>
            <w:tcW w:w="316" w:type="dxa"/>
            <w:gridSpan w:val="2"/>
            <w:tcBorders>
              <w:top w:val="nil"/>
              <w:left w:val="nil"/>
              <w:bottom w:val="nil"/>
              <w:right w:val="nil"/>
            </w:tcBorders>
            <w:tcMar>
              <w:top w:w="15" w:type="dxa"/>
              <w:left w:w="15" w:type="dxa"/>
              <w:right w:w="15" w:type="dxa"/>
            </w:tcMar>
            <w:vAlign w:val="bottom"/>
            <w:tcPrChange w:id="1366" w:author="Macon, Taydin Robert" w:date="2026-02-24T15:54:00Z" w16du:dateUtc="2026-02-24T23:54:00Z">
              <w:tcPr>
                <w:tcW w:w="428" w:type="dxa"/>
                <w:gridSpan w:val="4"/>
                <w:tcBorders>
                  <w:top w:val="nil"/>
                  <w:left w:val="nil"/>
                  <w:bottom w:val="nil"/>
                  <w:right w:val="nil"/>
                </w:tcBorders>
                <w:tcMar>
                  <w:top w:w="15" w:type="dxa"/>
                  <w:left w:w="15" w:type="dxa"/>
                  <w:right w:w="15" w:type="dxa"/>
                </w:tcMar>
                <w:vAlign w:val="bottom"/>
              </w:tcPr>
            </w:tcPrChange>
          </w:tcPr>
          <w:p w14:paraId="00E78714" w14:textId="7F709174" w:rsidR="0396228E" w:rsidDel="0011731E" w:rsidRDefault="0396228E" w:rsidP="0396228E">
            <w:pPr>
              <w:rPr>
                <w:del w:id="1367" w:author="Macon, Taydin Robert" w:date="2026-02-24T15:51:00Z" w16du:dateUtc="2026-02-24T23:51:00Z"/>
                <w:sz w:val="18"/>
                <w:szCs w:val="18"/>
                <w:rPrChange w:id="1368" w:author="Anderson, Riley Morgan" w:date="2025-12-02T00:08:00Z">
                  <w:rPr>
                    <w:del w:id="1369" w:author="Macon, Taydin Robert" w:date="2026-02-24T15:51:00Z" w16du:dateUtc="2026-02-24T23:51:00Z"/>
                    <w:sz w:val="20"/>
                    <w:szCs w:val="20"/>
                  </w:rPr>
                </w:rPrChange>
              </w:rPr>
            </w:pPr>
          </w:p>
        </w:tc>
        <w:tc>
          <w:tcPr>
            <w:tcW w:w="537" w:type="dxa"/>
            <w:tcBorders>
              <w:top w:val="nil"/>
              <w:left w:val="nil"/>
              <w:bottom w:val="nil"/>
              <w:right w:val="nil"/>
            </w:tcBorders>
            <w:tcMar>
              <w:top w:w="15" w:type="dxa"/>
              <w:left w:w="15" w:type="dxa"/>
              <w:right w:w="15" w:type="dxa"/>
            </w:tcMar>
            <w:vAlign w:val="bottom"/>
            <w:tcPrChange w:id="1370" w:author="Macon, Taydin Robert" w:date="2026-02-24T15:54:00Z" w16du:dateUtc="2026-02-24T23:54:00Z">
              <w:tcPr>
                <w:tcW w:w="326" w:type="dxa"/>
                <w:tcBorders>
                  <w:top w:val="nil"/>
                  <w:left w:val="nil"/>
                  <w:bottom w:val="nil"/>
                  <w:right w:val="nil"/>
                </w:tcBorders>
                <w:tcMar>
                  <w:top w:w="15" w:type="dxa"/>
                  <w:left w:w="15" w:type="dxa"/>
                  <w:right w:w="15" w:type="dxa"/>
                </w:tcMar>
                <w:vAlign w:val="bottom"/>
              </w:tcPr>
            </w:tcPrChange>
          </w:tcPr>
          <w:p w14:paraId="770D0BCC" w14:textId="52E78014" w:rsidR="0396228E" w:rsidDel="0011731E" w:rsidRDefault="0396228E">
            <w:pPr>
              <w:jc w:val="center"/>
              <w:rPr>
                <w:del w:id="1371" w:author="Macon, Taydin Robert" w:date="2026-02-24T15:51:00Z" w16du:dateUtc="2026-02-24T23:51:00Z"/>
                <w:rFonts w:ascii="Aptos Narrow" w:eastAsia="Aptos Narrow" w:hAnsi="Aptos Narrow" w:cs="Aptos Narrow"/>
                <w:color w:val="000000" w:themeColor="text1"/>
                <w:sz w:val="16"/>
                <w:szCs w:val="16"/>
                <w:rPrChange w:id="1372" w:author="Anderson, Riley Morgan" w:date="2025-12-02T00:08:00Z">
                  <w:rPr>
                    <w:del w:id="1373" w:author="Macon, Taydin Robert" w:date="2026-02-24T15:51:00Z" w16du:dateUtc="2026-02-24T23:51:00Z"/>
                    <w:rFonts w:ascii="Aptos Narrow" w:eastAsia="Aptos Narrow" w:hAnsi="Aptos Narrow" w:cs="Aptos Narrow"/>
                    <w:color w:val="000000" w:themeColor="text1"/>
                    <w:sz w:val="22"/>
                    <w:szCs w:val="22"/>
                  </w:rPr>
                </w:rPrChange>
              </w:rPr>
              <w:pPrChange w:id="1374" w:author="Anderson, Riley Morgan" w:date="2025-12-02T00:07:00Z">
                <w:pPr/>
              </w:pPrChange>
            </w:pPr>
            <w:ins w:id="1375" w:author="Anderson, Riley Morgan" w:date="2025-12-02T00:07:00Z">
              <w:del w:id="1376"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77" w:author="Anderson, Riley Morgan" w:date="2025-12-02T00:08:00Z">
                      <w:rPr>
                        <w:rFonts w:ascii="Aptos Narrow" w:eastAsia="Aptos Narrow" w:hAnsi="Aptos Narrow" w:cs="Aptos Narrow"/>
                        <w:color w:val="000000" w:themeColor="text1"/>
                        <w:sz w:val="22"/>
                        <w:szCs w:val="22"/>
                      </w:rPr>
                    </w:rPrChange>
                  </w:rPr>
                  <w:delText>&lt;0.01</w:delText>
                </w:r>
              </w:del>
            </w:ins>
          </w:p>
        </w:tc>
        <w:tc>
          <w:tcPr>
            <w:tcW w:w="433" w:type="dxa"/>
            <w:gridSpan w:val="2"/>
            <w:tcBorders>
              <w:top w:val="nil"/>
              <w:left w:val="nil"/>
              <w:bottom w:val="nil"/>
              <w:right w:val="nil"/>
            </w:tcBorders>
            <w:tcMar>
              <w:top w:w="15" w:type="dxa"/>
              <w:left w:w="15" w:type="dxa"/>
              <w:right w:w="15" w:type="dxa"/>
            </w:tcMar>
            <w:vAlign w:val="bottom"/>
            <w:tcPrChange w:id="1378" w:author="Macon, Taydin Robert" w:date="2026-02-24T15:54:00Z" w16du:dateUtc="2026-02-24T23:54:00Z">
              <w:tcPr>
                <w:tcW w:w="433" w:type="dxa"/>
                <w:gridSpan w:val="5"/>
                <w:tcBorders>
                  <w:top w:val="nil"/>
                  <w:left w:val="nil"/>
                  <w:bottom w:val="nil"/>
                  <w:right w:val="nil"/>
                </w:tcBorders>
                <w:tcMar>
                  <w:top w:w="15" w:type="dxa"/>
                  <w:left w:w="15" w:type="dxa"/>
                  <w:right w:w="15" w:type="dxa"/>
                </w:tcMar>
                <w:vAlign w:val="bottom"/>
              </w:tcPr>
            </w:tcPrChange>
          </w:tcPr>
          <w:p w14:paraId="1B910C8F" w14:textId="4AC5188F" w:rsidR="0396228E" w:rsidDel="0011731E" w:rsidRDefault="0396228E">
            <w:pPr>
              <w:jc w:val="center"/>
              <w:rPr>
                <w:del w:id="1379" w:author="Macon, Taydin Robert" w:date="2026-02-24T15:51:00Z" w16du:dateUtc="2026-02-24T23:51:00Z"/>
                <w:rFonts w:ascii="Aptos Narrow" w:eastAsia="Aptos Narrow" w:hAnsi="Aptos Narrow" w:cs="Aptos Narrow"/>
                <w:color w:val="000000" w:themeColor="text1"/>
                <w:sz w:val="16"/>
                <w:szCs w:val="16"/>
                <w:rPrChange w:id="1380" w:author="Anderson, Riley Morgan" w:date="2025-12-02T00:08:00Z">
                  <w:rPr>
                    <w:del w:id="1381" w:author="Macon, Taydin Robert" w:date="2026-02-24T15:51:00Z" w16du:dateUtc="2026-02-24T23:51:00Z"/>
                    <w:rFonts w:ascii="Aptos Narrow" w:eastAsia="Aptos Narrow" w:hAnsi="Aptos Narrow" w:cs="Aptos Narrow"/>
                    <w:color w:val="000000" w:themeColor="text1"/>
                    <w:sz w:val="22"/>
                    <w:szCs w:val="22"/>
                  </w:rPr>
                </w:rPrChange>
              </w:rPr>
              <w:pPrChange w:id="1382" w:author="Anderson, Riley Morgan" w:date="2025-12-02T00:07:00Z">
                <w:pPr/>
              </w:pPrChange>
            </w:pPr>
            <w:ins w:id="1383" w:author="Anderson, Riley Morgan" w:date="2025-12-02T00:07:00Z">
              <w:del w:id="138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85" w:author="Anderson, Riley Morgan" w:date="2025-12-02T00:08:00Z">
                      <w:rPr>
                        <w:rFonts w:ascii="Aptos Narrow" w:eastAsia="Aptos Narrow" w:hAnsi="Aptos Narrow" w:cs="Aptos Narrow"/>
                        <w:color w:val="000000" w:themeColor="text1"/>
                        <w:sz w:val="22"/>
                        <w:szCs w:val="22"/>
                      </w:rPr>
                    </w:rPrChange>
                  </w:rPr>
                  <w:delText>0.2</w:delText>
                </w:r>
              </w:del>
            </w:ins>
          </w:p>
        </w:tc>
        <w:tc>
          <w:tcPr>
            <w:tcW w:w="46" w:type="dxa"/>
            <w:tcBorders>
              <w:top w:val="nil"/>
              <w:left w:val="nil"/>
              <w:bottom w:val="nil"/>
              <w:right w:val="nil"/>
            </w:tcBorders>
            <w:tcMar>
              <w:top w:w="15" w:type="dxa"/>
              <w:left w:w="15" w:type="dxa"/>
              <w:right w:w="15" w:type="dxa"/>
            </w:tcMar>
            <w:vAlign w:val="bottom"/>
            <w:tcPrChange w:id="1386" w:author="Macon, Taydin Robert" w:date="2026-02-24T15:54:00Z" w16du:dateUtc="2026-02-24T23:54:00Z">
              <w:tcPr>
                <w:tcW w:w="40" w:type="dxa"/>
                <w:tcBorders>
                  <w:top w:val="nil"/>
                  <w:left w:val="nil"/>
                  <w:bottom w:val="nil"/>
                  <w:right w:val="nil"/>
                </w:tcBorders>
                <w:tcMar>
                  <w:top w:w="15" w:type="dxa"/>
                  <w:left w:w="15" w:type="dxa"/>
                  <w:right w:w="15" w:type="dxa"/>
                </w:tcMar>
                <w:vAlign w:val="bottom"/>
              </w:tcPr>
            </w:tcPrChange>
          </w:tcPr>
          <w:p w14:paraId="64097C0B" w14:textId="064C0137" w:rsidR="0396228E" w:rsidDel="0011731E" w:rsidRDefault="0396228E" w:rsidP="0396228E">
            <w:pPr>
              <w:rPr>
                <w:del w:id="1387" w:author="Macon, Taydin Robert" w:date="2026-02-24T15:51:00Z" w16du:dateUtc="2026-02-24T23:51:00Z"/>
                <w:sz w:val="18"/>
                <w:szCs w:val="18"/>
                <w:rPrChange w:id="1388" w:author="Anderson, Riley Morgan" w:date="2025-12-02T00:08:00Z">
                  <w:rPr>
                    <w:del w:id="1389" w:author="Macon, Taydin Robert" w:date="2026-02-24T15:51:00Z" w16du:dateUtc="2026-02-24T23:51:00Z"/>
                    <w:sz w:val="20"/>
                    <w:szCs w:val="20"/>
                  </w:rPr>
                </w:rPrChange>
              </w:rPr>
            </w:pPr>
          </w:p>
        </w:tc>
        <w:tc>
          <w:tcPr>
            <w:tcW w:w="586" w:type="dxa"/>
            <w:gridSpan w:val="2"/>
            <w:tcBorders>
              <w:top w:val="nil"/>
              <w:left w:val="nil"/>
              <w:bottom w:val="nil"/>
              <w:right w:val="nil"/>
            </w:tcBorders>
            <w:tcMar>
              <w:top w:w="15" w:type="dxa"/>
              <w:left w:w="15" w:type="dxa"/>
              <w:right w:w="15" w:type="dxa"/>
            </w:tcMar>
            <w:vAlign w:val="bottom"/>
            <w:tcPrChange w:id="1390" w:author="Macon, Taydin Robert" w:date="2026-02-24T15:54:00Z" w16du:dateUtc="2026-02-24T23:54:00Z">
              <w:tcPr>
                <w:tcW w:w="492" w:type="dxa"/>
                <w:gridSpan w:val="3"/>
                <w:tcBorders>
                  <w:top w:val="nil"/>
                  <w:left w:val="nil"/>
                  <w:bottom w:val="nil"/>
                  <w:right w:val="nil"/>
                </w:tcBorders>
                <w:tcMar>
                  <w:top w:w="15" w:type="dxa"/>
                  <w:left w:w="15" w:type="dxa"/>
                  <w:right w:w="15" w:type="dxa"/>
                </w:tcMar>
                <w:vAlign w:val="bottom"/>
              </w:tcPr>
            </w:tcPrChange>
          </w:tcPr>
          <w:p w14:paraId="4A4B8979" w14:textId="5C486066" w:rsidR="0396228E" w:rsidDel="0011731E" w:rsidRDefault="0396228E">
            <w:pPr>
              <w:jc w:val="center"/>
              <w:rPr>
                <w:del w:id="1391" w:author="Macon, Taydin Robert" w:date="2026-02-24T15:51:00Z" w16du:dateUtc="2026-02-24T23:51:00Z"/>
                <w:rFonts w:ascii="Aptos Narrow" w:eastAsia="Aptos Narrow" w:hAnsi="Aptos Narrow" w:cs="Aptos Narrow"/>
                <w:color w:val="000000" w:themeColor="text1"/>
                <w:sz w:val="16"/>
                <w:szCs w:val="16"/>
                <w:rPrChange w:id="1392" w:author="Anderson, Riley Morgan" w:date="2025-12-02T00:08:00Z">
                  <w:rPr>
                    <w:del w:id="1393" w:author="Macon, Taydin Robert" w:date="2026-02-24T15:51:00Z" w16du:dateUtc="2026-02-24T23:51:00Z"/>
                    <w:rFonts w:ascii="Aptos Narrow" w:eastAsia="Aptos Narrow" w:hAnsi="Aptos Narrow" w:cs="Aptos Narrow"/>
                    <w:color w:val="000000" w:themeColor="text1"/>
                    <w:sz w:val="22"/>
                    <w:szCs w:val="22"/>
                  </w:rPr>
                </w:rPrChange>
              </w:rPr>
              <w:pPrChange w:id="1394" w:author="Anderson, Riley Morgan" w:date="2025-12-02T00:07:00Z">
                <w:pPr/>
              </w:pPrChange>
            </w:pPr>
            <w:ins w:id="1395" w:author="Anderson, Riley Morgan" w:date="2025-12-02T00:07:00Z">
              <w:del w:id="1396" w:author="Macon, Taydin Robert" w:date="2026-02-24T15:51:00Z" w16du:dateUtc="2026-02-24T23:51:00Z">
                <w:r w:rsidRPr="0396228E" w:rsidDel="0011731E">
                  <w:rPr>
                    <w:rFonts w:ascii="Aptos Narrow" w:eastAsia="Aptos Narrow" w:hAnsi="Aptos Narrow" w:cs="Aptos Narrow"/>
                    <w:color w:val="000000" w:themeColor="text1"/>
                    <w:sz w:val="16"/>
                    <w:szCs w:val="16"/>
                    <w:rPrChange w:id="1397" w:author="Anderson, Riley Morgan" w:date="2025-12-02T00:08:00Z">
                      <w:rPr>
                        <w:rFonts w:ascii="Aptos Narrow" w:eastAsia="Aptos Narrow" w:hAnsi="Aptos Narrow" w:cs="Aptos Narrow"/>
                        <w:color w:val="000000" w:themeColor="text1"/>
                        <w:sz w:val="22"/>
                        <w:szCs w:val="22"/>
                      </w:rPr>
                    </w:rPrChange>
                  </w:rPr>
                  <w:delText>&lt;0.01</w:delText>
                </w:r>
              </w:del>
            </w:ins>
          </w:p>
        </w:tc>
        <w:tc>
          <w:tcPr>
            <w:tcW w:w="756" w:type="dxa"/>
            <w:gridSpan w:val="2"/>
            <w:tcBorders>
              <w:top w:val="nil"/>
              <w:left w:val="nil"/>
              <w:bottom w:val="nil"/>
              <w:right w:val="nil"/>
            </w:tcBorders>
            <w:tcMar>
              <w:top w:w="15" w:type="dxa"/>
              <w:left w:w="15" w:type="dxa"/>
              <w:right w:w="15" w:type="dxa"/>
            </w:tcMar>
            <w:vAlign w:val="bottom"/>
            <w:tcPrChange w:id="1398" w:author="Macon, Taydin Robert" w:date="2026-02-24T15:54:00Z" w16du:dateUtc="2026-02-24T23:54:00Z">
              <w:tcPr>
                <w:tcW w:w="712" w:type="dxa"/>
                <w:gridSpan w:val="5"/>
                <w:tcBorders>
                  <w:top w:val="nil"/>
                  <w:left w:val="nil"/>
                  <w:bottom w:val="nil"/>
                  <w:right w:val="nil"/>
                </w:tcBorders>
                <w:tcMar>
                  <w:top w:w="15" w:type="dxa"/>
                  <w:left w:w="15" w:type="dxa"/>
                  <w:right w:w="15" w:type="dxa"/>
                </w:tcMar>
                <w:vAlign w:val="bottom"/>
              </w:tcPr>
            </w:tcPrChange>
          </w:tcPr>
          <w:p w14:paraId="574EF7D5" w14:textId="247A64A0" w:rsidR="0396228E" w:rsidDel="0011731E" w:rsidRDefault="0396228E">
            <w:pPr>
              <w:jc w:val="center"/>
              <w:rPr>
                <w:del w:id="1399" w:author="Macon, Taydin Robert" w:date="2026-02-24T15:51:00Z" w16du:dateUtc="2026-02-24T23:51:00Z"/>
                <w:rFonts w:ascii="Aptos Narrow" w:eastAsia="Aptos Narrow" w:hAnsi="Aptos Narrow" w:cs="Aptos Narrow"/>
                <w:color w:val="000000" w:themeColor="text1"/>
                <w:sz w:val="16"/>
                <w:szCs w:val="16"/>
                <w:rPrChange w:id="1400" w:author="Anderson, Riley Morgan" w:date="2025-12-02T00:08:00Z">
                  <w:rPr>
                    <w:del w:id="1401" w:author="Macon, Taydin Robert" w:date="2026-02-24T15:51:00Z" w16du:dateUtc="2026-02-24T23:51:00Z"/>
                    <w:rFonts w:ascii="Aptos Narrow" w:eastAsia="Aptos Narrow" w:hAnsi="Aptos Narrow" w:cs="Aptos Narrow"/>
                    <w:color w:val="000000" w:themeColor="text1"/>
                    <w:sz w:val="22"/>
                    <w:szCs w:val="22"/>
                  </w:rPr>
                </w:rPrChange>
              </w:rPr>
              <w:pPrChange w:id="1402" w:author="Anderson, Riley Morgan" w:date="2025-12-02T00:07:00Z">
                <w:pPr/>
              </w:pPrChange>
            </w:pPr>
            <w:ins w:id="1403" w:author="Anderson, Riley Morgan" w:date="2025-12-02T00:07:00Z">
              <w:del w:id="140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05" w:author="Anderson, Riley Morgan" w:date="2025-12-02T00:08:00Z">
                      <w:rPr>
                        <w:rFonts w:ascii="Aptos Narrow" w:eastAsia="Aptos Narrow" w:hAnsi="Aptos Narrow" w:cs="Aptos Narrow"/>
                        <w:color w:val="000000" w:themeColor="text1"/>
                        <w:sz w:val="22"/>
                        <w:szCs w:val="22"/>
                      </w:rPr>
                    </w:rPrChange>
                  </w:rPr>
                  <w:delText>&lt;0.01</w:delText>
                </w:r>
              </w:del>
            </w:ins>
          </w:p>
        </w:tc>
        <w:tc>
          <w:tcPr>
            <w:tcW w:w="45" w:type="dxa"/>
            <w:tcBorders>
              <w:top w:val="nil"/>
              <w:left w:val="nil"/>
              <w:bottom w:val="nil"/>
              <w:right w:val="nil"/>
            </w:tcBorders>
            <w:tcMar>
              <w:top w:w="15" w:type="dxa"/>
              <w:left w:w="15" w:type="dxa"/>
              <w:right w:w="15" w:type="dxa"/>
            </w:tcMar>
            <w:vAlign w:val="bottom"/>
            <w:tcPrChange w:id="1406"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0DDEC78F" w14:textId="0673123D" w:rsidR="0396228E" w:rsidDel="0011731E" w:rsidRDefault="0396228E" w:rsidP="0396228E">
            <w:pPr>
              <w:rPr>
                <w:del w:id="1407" w:author="Macon, Taydin Robert" w:date="2026-02-24T15:51:00Z" w16du:dateUtc="2026-02-24T23:51:00Z"/>
                <w:sz w:val="18"/>
                <w:szCs w:val="18"/>
                <w:rPrChange w:id="1408" w:author="Anderson, Riley Morgan" w:date="2025-12-02T00:08:00Z">
                  <w:rPr>
                    <w:del w:id="1409" w:author="Macon, Taydin Robert" w:date="2026-02-24T15:51:00Z" w16du:dateUtc="2026-02-24T23:51:00Z"/>
                    <w:sz w:val="20"/>
                    <w:szCs w:val="20"/>
                  </w:rPr>
                </w:rPrChange>
              </w:rPr>
            </w:pPr>
          </w:p>
        </w:tc>
        <w:tc>
          <w:tcPr>
            <w:tcW w:w="647" w:type="dxa"/>
            <w:gridSpan w:val="2"/>
            <w:tcBorders>
              <w:top w:val="nil"/>
              <w:left w:val="nil"/>
              <w:bottom w:val="nil"/>
              <w:right w:val="nil"/>
            </w:tcBorders>
            <w:tcMar>
              <w:top w:w="15" w:type="dxa"/>
              <w:left w:w="15" w:type="dxa"/>
              <w:right w:w="15" w:type="dxa"/>
            </w:tcMar>
            <w:vAlign w:val="bottom"/>
            <w:tcPrChange w:id="1410" w:author="Macon, Taydin Robert" w:date="2026-02-24T15:54:00Z" w16du:dateUtc="2026-02-24T23:54:00Z">
              <w:tcPr>
                <w:tcW w:w="539" w:type="dxa"/>
                <w:gridSpan w:val="3"/>
                <w:tcBorders>
                  <w:top w:val="nil"/>
                  <w:left w:val="nil"/>
                  <w:bottom w:val="nil"/>
                  <w:right w:val="nil"/>
                </w:tcBorders>
                <w:tcMar>
                  <w:top w:w="15" w:type="dxa"/>
                  <w:left w:w="15" w:type="dxa"/>
                  <w:right w:w="15" w:type="dxa"/>
                </w:tcMar>
                <w:vAlign w:val="bottom"/>
              </w:tcPr>
            </w:tcPrChange>
          </w:tcPr>
          <w:p w14:paraId="5CB05455" w14:textId="23455484" w:rsidR="0396228E" w:rsidDel="0011731E" w:rsidRDefault="0396228E">
            <w:pPr>
              <w:jc w:val="center"/>
              <w:rPr>
                <w:del w:id="1411" w:author="Macon, Taydin Robert" w:date="2026-02-24T15:51:00Z" w16du:dateUtc="2026-02-24T23:51:00Z"/>
                <w:rFonts w:ascii="Aptos Narrow" w:eastAsia="Aptos Narrow" w:hAnsi="Aptos Narrow" w:cs="Aptos Narrow"/>
                <w:color w:val="000000" w:themeColor="text1"/>
                <w:sz w:val="16"/>
                <w:szCs w:val="16"/>
                <w:rPrChange w:id="1412" w:author="Anderson, Riley Morgan" w:date="2025-12-02T00:08:00Z">
                  <w:rPr>
                    <w:del w:id="1413" w:author="Macon, Taydin Robert" w:date="2026-02-24T15:51:00Z" w16du:dateUtc="2026-02-24T23:51:00Z"/>
                    <w:rFonts w:ascii="Aptos Narrow" w:eastAsia="Aptos Narrow" w:hAnsi="Aptos Narrow" w:cs="Aptos Narrow"/>
                    <w:color w:val="000000" w:themeColor="text1"/>
                    <w:sz w:val="22"/>
                    <w:szCs w:val="22"/>
                  </w:rPr>
                </w:rPrChange>
              </w:rPr>
              <w:pPrChange w:id="1414" w:author="Anderson, Riley Morgan" w:date="2025-12-02T00:07:00Z">
                <w:pPr/>
              </w:pPrChange>
            </w:pPr>
            <w:ins w:id="1415" w:author="Anderson, Riley Morgan" w:date="2025-12-02T00:07:00Z">
              <w:del w:id="1416"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17" w:author="Anderson, Riley Morgan" w:date="2025-12-02T00:08:00Z">
                      <w:rPr>
                        <w:rFonts w:ascii="Aptos Narrow" w:eastAsia="Aptos Narrow" w:hAnsi="Aptos Narrow" w:cs="Aptos Narrow"/>
                        <w:color w:val="000000" w:themeColor="text1"/>
                        <w:sz w:val="22"/>
                        <w:szCs w:val="22"/>
                      </w:rPr>
                    </w:rPrChange>
                  </w:rPr>
                  <w:delText>0.73</w:delText>
                </w:r>
              </w:del>
            </w:ins>
          </w:p>
        </w:tc>
        <w:tc>
          <w:tcPr>
            <w:tcW w:w="470" w:type="dxa"/>
            <w:gridSpan w:val="2"/>
            <w:tcBorders>
              <w:top w:val="nil"/>
              <w:left w:val="nil"/>
              <w:bottom w:val="nil"/>
              <w:right w:val="nil"/>
            </w:tcBorders>
            <w:tcMar>
              <w:top w:w="15" w:type="dxa"/>
              <w:left w:w="15" w:type="dxa"/>
              <w:right w:w="15" w:type="dxa"/>
            </w:tcMar>
            <w:vAlign w:val="bottom"/>
            <w:tcPrChange w:id="1418" w:author="Macon, Taydin Robert" w:date="2026-02-24T15:54:00Z" w16du:dateUtc="2026-02-24T23:54:00Z">
              <w:tcPr>
                <w:tcW w:w="474" w:type="dxa"/>
                <w:gridSpan w:val="5"/>
                <w:tcBorders>
                  <w:top w:val="nil"/>
                  <w:left w:val="nil"/>
                  <w:bottom w:val="nil"/>
                  <w:right w:val="nil"/>
                </w:tcBorders>
                <w:tcMar>
                  <w:top w:w="15" w:type="dxa"/>
                  <w:left w:w="15" w:type="dxa"/>
                  <w:right w:w="15" w:type="dxa"/>
                </w:tcMar>
                <w:vAlign w:val="bottom"/>
              </w:tcPr>
            </w:tcPrChange>
          </w:tcPr>
          <w:p w14:paraId="40F34F40" w14:textId="59985757" w:rsidR="0396228E" w:rsidDel="0011731E" w:rsidRDefault="0396228E">
            <w:pPr>
              <w:jc w:val="center"/>
              <w:rPr>
                <w:del w:id="1419" w:author="Macon, Taydin Robert" w:date="2026-02-24T15:51:00Z" w16du:dateUtc="2026-02-24T23:51:00Z"/>
                <w:rFonts w:ascii="Aptos Narrow" w:eastAsia="Aptos Narrow" w:hAnsi="Aptos Narrow" w:cs="Aptos Narrow"/>
                <w:color w:val="000000" w:themeColor="text1"/>
                <w:sz w:val="16"/>
                <w:szCs w:val="16"/>
                <w:rPrChange w:id="1420" w:author="Anderson, Riley Morgan" w:date="2025-12-02T00:08:00Z">
                  <w:rPr>
                    <w:del w:id="1421" w:author="Macon, Taydin Robert" w:date="2026-02-24T15:51:00Z" w16du:dateUtc="2026-02-24T23:51:00Z"/>
                    <w:rFonts w:ascii="Aptos Narrow" w:eastAsia="Aptos Narrow" w:hAnsi="Aptos Narrow" w:cs="Aptos Narrow"/>
                    <w:color w:val="000000" w:themeColor="text1"/>
                    <w:sz w:val="22"/>
                    <w:szCs w:val="22"/>
                  </w:rPr>
                </w:rPrChange>
              </w:rPr>
              <w:pPrChange w:id="1422" w:author="Anderson, Riley Morgan" w:date="2025-12-02T00:07:00Z">
                <w:pPr/>
              </w:pPrChange>
            </w:pPr>
            <w:ins w:id="1423" w:author="Anderson, Riley Morgan" w:date="2025-12-02T00:07:00Z">
              <w:del w:id="142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25" w:author="Anderson, Riley Morgan" w:date="2025-12-02T00:08:00Z">
                      <w:rPr>
                        <w:rFonts w:ascii="Aptos Narrow" w:eastAsia="Aptos Narrow" w:hAnsi="Aptos Narrow" w:cs="Aptos Narrow"/>
                        <w:color w:val="000000" w:themeColor="text1"/>
                        <w:sz w:val="22"/>
                        <w:szCs w:val="22"/>
                      </w:rPr>
                    </w:rPrChange>
                  </w:rPr>
                  <w:delText>0.25</w:delText>
                </w:r>
              </w:del>
            </w:ins>
          </w:p>
        </w:tc>
        <w:tc>
          <w:tcPr>
            <w:tcW w:w="36" w:type="dxa"/>
            <w:tcBorders>
              <w:top w:val="nil"/>
              <w:left w:val="nil"/>
              <w:bottom w:val="nil"/>
              <w:right w:val="nil"/>
            </w:tcBorders>
            <w:tcMar>
              <w:top w:w="15" w:type="dxa"/>
              <w:left w:w="15" w:type="dxa"/>
              <w:right w:w="15" w:type="dxa"/>
            </w:tcMar>
            <w:vAlign w:val="bottom"/>
            <w:tcPrChange w:id="1426" w:author="Macon, Taydin Robert" w:date="2026-02-24T15:54:00Z" w16du:dateUtc="2026-02-24T23:54:00Z">
              <w:tcPr>
                <w:tcW w:w="35" w:type="dxa"/>
                <w:tcBorders>
                  <w:top w:val="nil"/>
                  <w:left w:val="nil"/>
                  <w:bottom w:val="nil"/>
                  <w:right w:val="nil"/>
                </w:tcBorders>
                <w:tcMar>
                  <w:top w:w="15" w:type="dxa"/>
                  <w:left w:w="15" w:type="dxa"/>
                  <w:right w:w="15" w:type="dxa"/>
                </w:tcMar>
                <w:vAlign w:val="bottom"/>
              </w:tcPr>
            </w:tcPrChange>
          </w:tcPr>
          <w:p w14:paraId="52D27B2B" w14:textId="445B8DCE" w:rsidR="0396228E" w:rsidDel="0011731E" w:rsidRDefault="0396228E" w:rsidP="0396228E">
            <w:pPr>
              <w:rPr>
                <w:del w:id="1427" w:author="Macon, Taydin Robert" w:date="2026-02-24T15:51:00Z" w16du:dateUtc="2026-02-24T23:51:00Z"/>
                <w:sz w:val="18"/>
                <w:szCs w:val="18"/>
                <w:rPrChange w:id="1428" w:author="Anderson, Riley Morgan" w:date="2025-12-02T00:08:00Z">
                  <w:rPr>
                    <w:del w:id="1429" w:author="Macon, Taydin Robert" w:date="2026-02-24T15:51:00Z" w16du:dateUtc="2026-02-24T23:51:00Z"/>
                    <w:sz w:val="20"/>
                    <w:szCs w:val="20"/>
                  </w:rPr>
                </w:rPrChange>
              </w:rPr>
            </w:pPr>
          </w:p>
        </w:tc>
        <w:tc>
          <w:tcPr>
            <w:tcW w:w="487" w:type="dxa"/>
            <w:gridSpan w:val="2"/>
            <w:tcBorders>
              <w:top w:val="nil"/>
              <w:left w:val="nil"/>
              <w:bottom w:val="nil"/>
              <w:right w:val="nil"/>
            </w:tcBorders>
            <w:tcMar>
              <w:top w:w="15" w:type="dxa"/>
              <w:left w:w="15" w:type="dxa"/>
              <w:right w:w="15" w:type="dxa"/>
            </w:tcMar>
            <w:vAlign w:val="bottom"/>
            <w:tcPrChange w:id="1430" w:author="Macon, Taydin Robert" w:date="2026-02-24T15:54:00Z" w16du:dateUtc="2026-02-24T23:54:00Z">
              <w:tcPr>
                <w:tcW w:w="413" w:type="dxa"/>
                <w:gridSpan w:val="3"/>
                <w:tcBorders>
                  <w:top w:val="nil"/>
                  <w:left w:val="nil"/>
                  <w:bottom w:val="nil"/>
                  <w:right w:val="nil"/>
                </w:tcBorders>
                <w:tcMar>
                  <w:top w:w="15" w:type="dxa"/>
                  <w:left w:w="15" w:type="dxa"/>
                  <w:right w:w="15" w:type="dxa"/>
                </w:tcMar>
                <w:vAlign w:val="bottom"/>
              </w:tcPr>
            </w:tcPrChange>
          </w:tcPr>
          <w:p w14:paraId="2AD906D0" w14:textId="6D75C9F7" w:rsidR="0396228E" w:rsidDel="0011731E" w:rsidRDefault="0396228E">
            <w:pPr>
              <w:jc w:val="center"/>
              <w:rPr>
                <w:del w:id="1431" w:author="Macon, Taydin Robert" w:date="2026-02-24T15:51:00Z" w16du:dateUtc="2026-02-24T23:51:00Z"/>
                <w:rFonts w:ascii="Aptos Narrow" w:eastAsia="Aptos Narrow" w:hAnsi="Aptos Narrow" w:cs="Aptos Narrow"/>
                <w:color w:val="000000" w:themeColor="text1"/>
                <w:sz w:val="16"/>
                <w:szCs w:val="16"/>
                <w:rPrChange w:id="1432" w:author="Anderson, Riley Morgan" w:date="2025-12-02T00:08:00Z">
                  <w:rPr>
                    <w:del w:id="1433" w:author="Macon, Taydin Robert" w:date="2026-02-24T15:51:00Z" w16du:dateUtc="2026-02-24T23:51:00Z"/>
                    <w:rFonts w:ascii="Aptos Narrow" w:eastAsia="Aptos Narrow" w:hAnsi="Aptos Narrow" w:cs="Aptos Narrow"/>
                    <w:color w:val="000000" w:themeColor="text1"/>
                    <w:sz w:val="22"/>
                    <w:szCs w:val="22"/>
                  </w:rPr>
                </w:rPrChange>
              </w:rPr>
              <w:pPrChange w:id="1434" w:author="Anderson, Riley Morgan" w:date="2025-12-02T00:07:00Z">
                <w:pPr/>
              </w:pPrChange>
            </w:pPr>
            <w:ins w:id="1435" w:author="Anderson, Riley Morgan" w:date="2025-12-02T00:07:00Z">
              <w:del w:id="1436"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37" w:author="Anderson, Riley Morgan" w:date="2025-12-02T00:08:00Z">
                      <w:rPr>
                        <w:rFonts w:ascii="Aptos Narrow" w:eastAsia="Aptos Narrow" w:hAnsi="Aptos Narrow" w:cs="Aptos Narrow"/>
                        <w:color w:val="000000" w:themeColor="text1"/>
                        <w:sz w:val="22"/>
                        <w:szCs w:val="22"/>
                      </w:rPr>
                    </w:rPrChange>
                  </w:rPr>
                  <w:delText>&lt;0.01</w:delText>
                </w:r>
              </w:del>
            </w:ins>
          </w:p>
        </w:tc>
        <w:tc>
          <w:tcPr>
            <w:tcW w:w="580" w:type="dxa"/>
            <w:gridSpan w:val="2"/>
            <w:tcBorders>
              <w:top w:val="nil"/>
              <w:left w:val="nil"/>
              <w:bottom w:val="nil"/>
              <w:right w:val="nil"/>
            </w:tcBorders>
            <w:tcMar>
              <w:top w:w="15" w:type="dxa"/>
              <w:left w:w="15" w:type="dxa"/>
              <w:right w:w="15" w:type="dxa"/>
            </w:tcMar>
            <w:vAlign w:val="bottom"/>
            <w:tcPrChange w:id="1438" w:author="Macon, Taydin Robert" w:date="2026-02-24T15:54:00Z" w16du:dateUtc="2026-02-24T23:54:00Z">
              <w:tcPr>
                <w:tcW w:w="571" w:type="dxa"/>
                <w:gridSpan w:val="5"/>
                <w:tcBorders>
                  <w:top w:val="nil"/>
                  <w:left w:val="nil"/>
                  <w:bottom w:val="nil"/>
                  <w:right w:val="nil"/>
                </w:tcBorders>
                <w:tcMar>
                  <w:top w:w="15" w:type="dxa"/>
                  <w:left w:w="15" w:type="dxa"/>
                  <w:right w:w="15" w:type="dxa"/>
                </w:tcMar>
                <w:vAlign w:val="bottom"/>
              </w:tcPr>
            </w:tcPrChange>
          </w:tcPr>
          <w:p w14:paraId="742EBFF7" w14:textId="44F2DE7D" w:rsidR="0396228E" w:rsidDel="0011731E" w:rsidRDefault="0396228E">
            <w:pPr>
              <w:jc w:val="center"/>
              <w:rPr>
                <w:del w:id="1439" w:author="Macon, Taydin Robert" w:date="2026-02-24T15:51:00Z" w16du:dateUtc="2026-02-24T23:51:00Z"/>
                <w:rFonts w:ascii="Aptos Narrow" w:eastAsia="Aptos Narrow" w:hAnsi="Aptos Narrow" w:cs="Aptos Narrow"/>
                <w:color w:val="000000" w:themeColor="text1"/>
                <w:sz w:val="16"/>
                <w:szCs w:val="16"/>
                <w:rPrChange w:id="1440" w:author="Anderson, Riley Morgan" w:date="2025-12-02T00:08:00Z">
                  <w:rPr>
                    <w:del w:id="1441" w:author="Macon, Taydin Robert" w:date="2026-02-24T15:51:00Z" w16du:dateUtc="2026-02-24T23:51:00Z"/>
                    <w:rFonts w:ascii="Aptos Narrow" w:eastAsia="Aptos Narrow" w:hAnsi="Aptos Narrow" w:cs="Aptos Narrow"/>
                    <w:color w:val="000000" w:themeColor="text1"/>
                    <w:sz w:val="22"/>
                    <w:szCs w:val="22"/>
                  </w:rPr>
                </w:rPrChange>
              </w:rPr>
              <w:pPrChange w:id="1442" w:author="Anderson, Riley Morgan" w:date="2025-12-02T00:07:00Z">
                <w:pPr/>
              </w:pPrChange>
            </w:pPr>
            <w:ins w:id="1443" w:author="Anderson, Riley Morgan" w:date="2025-12-02T00:07:00Z">
              <w:del w:id="144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45" w:author="Anderson, Riley Morgan" w:date="2025-12-02T00:08:00Z">
                      <w:rPr>
                        <w:rFonts w:ascii="Aptos Narrow" w:eastAsia="Aptos Narrow" w:hAnsi="Aptos Narrow" w:cs="Aptos Narrow"/>
                        <w:color w:val="000000" w:themeColor="text1"/>
                        <w:sz w:val="22"/>
                        <w:szCs w:val="22"/>
                      </w:rPr>
                    </w:rPrChange>
                  </w:rPr>
                  <w:delText>0.04</w:delText>
                </w:r>
              </w:del>
            </w:ins>
          </w:p>
        </w:tc>
        <w:tc>
          <w:tcPr>
            <w:tcW w:w="50" w:type="dxa"/>
            <w:tcBorders>
              <w:top w:val="nil"/>
              <w:left w:val="nil"/>
              <w:bottom w:val="nil"/>
              <w:right w:val="nil"/>
            </w:tcBorders>
            <w:tcMar>
              <w:top w:w="15" w:type="dxa"/>
              <w:left w:w="15" w:type="dxa"/>
              <w:right w:w="15" w:type="dxa"/>
            </w:tcMar>
            <w:vAlign w:val="bottom"/>
            <w:tcPrChange w:id="1446" w:author="Macon, Taydin Robert" w:date="2026-02-24T15:54:00Z" w16du:dateUtc="2026-02-24T23:54:00Z">
              <w:tcPr>
                <w:tcW w:w="43" w:type="dxa"/>
                <w:tcBorders>
                  <w:top w:val="nil"/>
                  <w:left w:val="nil"/>
                  <w:bottom w:val="nil"/>
                  <w:right w:val="nil"/>
                </w:tcBorders>
                <w:tcMar>
                  <w:top w:w="15" w:type="dxa"/>
                  <w:left w:w="15" w:type="dxa"/>
                  <w:right w:w="15" w:type="dxa"/>
                </w:tcMar>
                <w:vAlign w:val="bottom"/>
              </w:tcPr>
            </w:tcPrChange>
          </w:tcPr>
          <w:p w14:paraId="584238F9" w14:textId="344E303C" w:rsidR="0396228E" w:rsidDel="0011731E" w:rsidRDefault="0396228E" w:rsidP="0396228E">
            <w:pPr>
              <w:rPr>
                <w:del w:id="1447" w:author="Macon, Taydin Robert" w:date="2026-02-24T15:51:00Z" w16du:dateUtc="2026-02-24T23:51:00Z"/>
                <w:sz w:val="18"/>
                <w:szCs w:val="18"/>
                <w:rPrChange w:id="1448" w:author="Anderson, Riley Morgan" w:date="2025-12-02T00:08:00Z">
                  <w:rPr>
                    <w:del w:id="1449" w:author="Macon, Taydin Robert" w:date="2026-02-24T15:51:00Z" w16du:dateUtc="2026-02-24T23:51:00Z"/>
                    <w:sz w:val="20"/>
                    <w:szCs w:val="20"/>
                  </w:rPr>
                </w:rPrChange>
              </w:rPr>
            </w:pPr>
          </w:p>
        </w:tc>
        <w:tc>
          <w:tcPr>
            <w:tcW w:w="552" w:type="dxa"/>
            <w:gridSpan w:val="2"/>
            <w:tcBorders>
              <w:top w:val="nil"/>
              <w:left w:val="nil"/>
              <w:bottom w:val="nil"/>
              <w:right w:val="nil"/>
            </w:tcBorders>
            <w:tcMar>
              <w:top w:w="15" w:type="dxa"/>
              <w:left w:w="15" w:type="dxa"/>
              <w:right w:w="15" w:type="dxa"/>
            </w:tcMar>
            <w:vAlign w:val="bottom"/>
            <w:tcPrChange w:id="1450" w:author="Macon, Taydin Robert" w:date="2026-02-24T15:54:00Z" w16du:dateUtc="2026-02-24T23:54:00Z">
              <w:tcPr>
                <w:tcW w:w="453" w:type="dxa"/>
                <w:gridSpan w:val="3"/>
                <w:tcBorders>
                  <w:top w:val="nil"/>
                  <w:left w:val="nil"/>
                  <w:bottom w:val="nil"/>
                  <w:right w:val="nil"/>
                </w:tcBorders>
                <w:tcMar>
                  <w:top w:w="15" w:type="dxa"/>
                  <w:left w:w="15" w:type="dxa"/>
                  <w:right w:w="15" w:type="dxa"/>
                </w:tcMar>
                <w:vAlign w:val="bottom"/>
              </w:tcPr>
            </w:tcPrChange>
          </w:tcPr>
          <w:p w14:paraId="66920DC3" w14:textId="4B508432" w:rsidR="0396228E" w:rsidDel="0011731E" w:rsidRDefault="0396228E">
            <w:pPr>
              <w:jc w:val="center"/>
              <w:rPr>
                <w:del w:id="1451" w:author="Macon, Taydin Robert" w:date="2026-02-24T15:51:00Z" w16du:dateUtc="2026-02-24T23:51:00Z"/>
                <w:rFonts w:ascii="Aptos Narrow" w:eastAsia="Aptos Narrow" w:hAnsi="Aptos Narrow" w:cs="Aptos Narrow"/>
                <w:color w:val="000000" w:themeColor="text1"/>
                <w:sz w:val="16"/>
                <w:szCs w:val="16"/>
                <w:rPrChange w:id="1452" w:author="Anderson, Riley Morgan" w:date="2025-12-02T00:08:00Z">
                  <w:rPr>
                    <w:del w:id="1453" w:author="Macon, Taydin Robert" w:date="2026-02-24T15:51:00Z" w16du:dateUtc="2026-02-24T23:51:00Z"/>
                    <w:rFonts w:ascii="Aptos Narrow" w:eastAsia="Aptos Narrow" w:hAnsi="Aptos Narrow" w:cs="Aptos Narrow"/>
                    <w:color w:val="000000" w:themeColor="text1"/>
                    <w:sz w:val="22"/>
                    <w:szCs w:val="22"/>
                  </w:rPr>
                </w:rPrChange>
              </w:rPr>
              <w:pPrChange w:id="1454" w:author="Anderson, Riley Morgan" w:date="2025-12-02T00:07:00Z">
                <w:pPr/>
              </w:pPrChange>
            </w:pPr>
            <w:ins w:id="1455" w:author="Anderson, Riley Morgan" w:date="2025-12-02T00:07:00Z">
              <w:del w:id="1456"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57" w:author="Anderson, Riley Morgan" w:date="2025-12-02T00:08:00Z">
                      <w:rPr>
                        <w:rFonts w:ascii="Aptos Narrow" w:eastAsia="Aptos Narrow" w:hAnsi="Aptos Narrow" w:cs="Aptos Narrow"/>
                        <w:color w:val="000000" w:themeColor="text1"/>
                        <w:sz w:val="22"/>
                        <w:szCs w:val="22"/>
                      </w:rPr>
                    </w:rPrChange>
                  </w:rPr>
                  <w:delText>0.87</w:delText>
                </w:r>
              </w:del>
            </w:ins>
          </w:p>
        </w:tc>
        <w:tc>
          <w:tcPr>
            <w:tcW w:w="619" w:type="dxa"/>
            <w:gridSpan w:val="2"/>
            <w:tcBorders>
              <w:top w:val="nil"/>
              <w:left w:val="nil"/>
              <w:bottom w:val="nil"/>
              <w:right w:val="nil"/>
            </w:tcBorders>
            <w:tcMar>
              <w:top w:w="15" w:type="dxa"/>
              <w:left w:w="15" w:type="dxa"/>
              <w:right w:w="15" w:type="dxa"/>
            </w:tcMar>
            <w:vAlign w:val="bottom"/>
            <w:tcPrChange w:id="1458" w:author="Macon, Taydin Robert" w:date="2026-02-24T15:54:00Z" w16du:dateUtc="2026-02-24T23:54:00Z">
              <w:tcPr>
                <w:tcW w:w="594" w:type="dxa"/>
                <w:gridSpan w:val="5"/>
                <w:tcBorders>
                  <w:top w:val="nil"/>
                  <w:left w:val="nil"/>
                  <w:bottom w:val="nil"/>
                  <w:right w:val="nil"/>
                </w:tcBorders>
                <w:tcMar>
                  <w:top w:w="15" w:type="dxa"/>
                  <w:left w:w="15" w:type="dxa"/>
                  <w:right w:w="15" w:type="dxa"/>
                </w:tcMar>
                <w:vAlign w:val="bottom"/>
              </w:tcPr>
            </w:tcPrChange>
          </w:tcPr>
          <w:p w14:paraId="7A955DA1" w14:textId="07ADC2B6" w:rsidR="0396228E" w:rsidDel="0011731E" w:rsidRDefault="0396228E">
            <w:pPr>
              <w:jc w:val="center"/>
              <w:rPr>
                <w:del w:id="1459" w:author="Macon, Taydin Robert" w:date="2026-02-24T15:51:00Z" w16du:dateUtc="2026-02-24T23:51:00Z"/>
                <w:rFonts w:ascii="Aptos Narrow" w:eastAsia="Aptos Narrow" w:hAnsi="Aptos Narrow" w:cs="Aptos Narrow"/>
                <w:color w:val="000000" w:themeColor="text1"/>
                <w:sz w:val="16"/>
                <w:szCs w:val="16"/>
                <w:rPrChange w:id="1460" w:author="Anderson, Riley Morgan" w:date="2025-12-02T00:08:00Z">
                  <w:rPr>
                    <w:del w:id="1461" w:author="Macon, Taydin Robert" w:date="2026-02-24T15:51:00Z" w16du:dateUtc="2026-02-24T23:51:00Z"/>
                    <w:rFonts w:ascii="Aptos Narrow" w:eastAsia="Aptos Narrow" w:hAnsi="Aptos Narrow" w:cs="Aptos Narrow"/>
                    <w:color w:val="000000" w:themeColor="text1"/>
                    <w:sz w:val="22"/>
                    <w:szCs w:val="22"/>
                  </w:rPr>
                </w:rPrChange>
              </w:rPr>
              <w:pPrChange w:id="1462" w:author="Anderson, Riley Morgan" w:date="2025-12-02T00:07:00Z">
                <w:pPr/>
              </w:pPrChange>
            </w:pPr>
            <w:ins w:id="1463" w:author="Anderson, Riley Morgan" w:date="2025-12-02T00:07:00Z">
              <w:del w:id="146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65" w:author="Anderson, Riley Morgan" w:date="2025-12-02T00:08:00Z">
                      <w:rPr>
                        <w:rFonts w:ascii="Aptos Narrow" w:eastAsia="Aptos Narrow" w:hAnsi="Aptos Narrow" w:cs="Aptos Narrow"/>
                        <w:color w:val="000000" w:themeColor="text1"/>
                        <w:sz w:val="22"/>
                        <w:szCs w:val="22"/>
                      </w:rPr>
                    </w:rPrChange>
                  </w:rPr>
                  <w:delText>0.04</w:delText>
                </w:r>
              </w:del>
            </w:ins>
          </w:p>
        </w:tc>
        <w:tc>
          <w:tcPr>
            <w:tcW w:w="45" w:type="dxa"/>
            <w:tcBorders>
              <w:top w:val="nil"/>
              <w:left w:val="nil"/>
              <w:bottom w:val="nil"/>
              <w:right w:val="nil"/>
            </w:tcBorders>
            <w:tcMar>
              <w:top w:w="15" w:type="dxa"/>
              <w:left w:w="15" w:type="dxa"/>
              <w:right w:w="15" w:type="dxa"/>
            </w:tcMar>
            <w:vAlign w:val="bottom"/>
            <w:tcPrChange w:id="1466" w:author="Macon, Taydin Robert" w:date="2026-02-24T15:54:00Z" w16du:dateUtc="2026-02-24T23:54:00Z">
              <w:tcPr>
                <w:tcW w:w="39" w:type="dxa"/>
                <w:tcBorders>
                  <w:top w:val="nil"/>
                  <w:left w:val="nil"/>
                  <w:bottom w:val="nil"/>
                  <w:right w:val="nil"/>
                </w:tcBorders>
                <w:tcMar>
                  <w:top w:w="15" w:type="dxa"/>
                  <w:left w:w="15" w:type="dxa"/>
                  <w:right w:w="15" w:type="dxa"/>
                </w:tcMar>
                <w:vAlign w:val="bottom"/>
              </w:tcPr>
            </w:tcPrChange>
          </w:tcPr>
          <w:p w14:paraId="04C8CD50" w14:textId="30136402" w:rsidR="0396228E" w:rsidDel="0011731E" w:rsidRDefault="0396228E" w:rsidP="0396228E">
            <w:pPr>
              <w:rPr>
                <w:del w:id="1467" w:author="Macon, Taydin Robert" w:date="2026-02-24T15:51:00Z" w16du:dateUtc="2026-02-24T23:51:00Z"/>
                <w:sz w:val="18"/>
                <w:szCs w:val="18"/>
                <w:rPrChange w:id="1468" w:author="Anderson, Riley Morgan" w:date="2025-12-02T00:08:00Z">
                  <w:rPr>
                    <w:del w:id="1469" w:author="Macon, Taydin Robert" w:date="2026-02-24T15:51:00Z" w16du:dateUtc="2026-02-24T23:51:00Z"/>
                    <w:sz w:val="20"/>
                    <w:szCs w:val="20"/>
                  </w:rPr>
                </w:rPrChange>
              </w:rPr>
            </w:pPr>
          </w:p>
        </w:tc>
        <w:tc>
          <w:tcPr>
            <w:tcW w:w="515" w:type="dxa"/>
            <w:gridSpan w:val="2"/>
            <w:tcBorders>
              <w:top w:val="nil"/>
              <w:left w:val="nil"/>
              <w:bottom w:val="nil"/>
              <w:right w:val="nil"/>
            </w:tcBorders>
            <w:tcMar>
              <w:top w:w="15" w:type="dxa"/>
              <w:left w:w="15" w:type="dxa"/>
              <w:right w:w="15" w:type="dxa"/>
            </w:tcMar>
            <w:vAlign w:val="bottom"/>
            <w:tcPrChange w:id="1470" w:author="Macon, Taydin Robert" w:date="2026-02-24T15:54:00Z" w16du:dateUtc="2026-02-24T23:54:00Z">
              <w:tcPr>
                <w:tcW w:w="428" w:type="dxa"/>
                <w:gridSpan w:val="3"/>
                <w:tcBorders>
                  <w:top w:val="nil"/>
                  <w:left w:val="nil"/>
                  <w:bottom w:val="nil"/>
                  <w:right w:val="nil"/>
                </w:tcBorders>
                <w:tcMar>
                  <w:top w:w="15" w:type="dxa"/>
                  <w:left w:w="15" w:type="dxa"/>
                  <w:right w:w="15" w:type="dxa"/>
                </w:tcMar>
                <w:vAlign w:val="bottom"/>
              </w:tcPr>
            </w:tcPrChange>
          </w:tcPr>
          <w:p w14:paraId="10C33B2C" w14:textId="0EA37DF7" w:rsidR="0396228E" w:rsidDel="0011731E" w:rsidRDefault="0396228E">
            <w:pPr>
              <w:jc w:val="center"/>
              <w:rPr>
                <w:del w:id="1471" w:author="Macon, Taydin Robert" w:date="2026-02-24T15:51:00Z" w16du:dateUtc="2026-02-24T23:51:00Z"/>
                <w:rFonts w:ascii="Aptos Narrow" w:eastAsia="Aptos Narrow" w:hAnsi="Aptos Narrow" w:cs="Aptos Narrow"/>
                <w:color w:val="000000" w:themeColor="text1"/>
                <w:sz w:val="16"/>
                <w:szCs w:val="16"/>
                <w:rPrChange w:id="1472" w:author="Anderson, Riley Morgan" w:date="2025-12-02T00:08:00Z">
                  <w:rPr>
                    <w:del w:id="1473" w:author="Macon, Taydin Robert" w:date="2026-02-24T15:51:00Z" w16du:dateUtc="2026-02-24T23:51:00Z"/>
                    <w:rFonts w:ascii="Aptos Narrow" w:eastAsia="Aptos Narrow" w:hAnsi="Aptos Narrow" w:cs="Aptos Narrow"/>
                    <w:color w:val="000000" w:themeColor="text1"/>
                    <w:sz w:val="22"/>
                    <w:szCs w:val="22"/>
                  </w:rPr>
                </w:rPrChange>
              </w:rPr>
              <w:pPrChange w:id="1474" w:author="Anderson, Riley Morgan" w:date="2025-12-02T00:07:00Z">
                <w:pPr/>
              </w:pPrChange>
            </w:pPr>
            <w:ins w:id="1475" w:author="Anderson, Riley Morgan" w:date="2025-12-02T00:07:00Z">
              <w:del w:id="1476"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77" w:author="Anderson, Riley Morgan" w:date="2025-12-02T00:08:00Z">
                      <w:rPr>
                        <w:rFonts w:ascii="Aptos Narrow" w:eastAsia="Aptos Narrow" w:hAnsi="Aptos Narrow" w:cs="Aptos Narrow"/>
                        <w:color w:val="000000" w:themeColor="text1"/>
                        <w:sz w:val="22"/>
                        <w:szCs w:val="22"/>
                      </w:rPr>
                    </w:rPrChange>
                  </w:rPr>
                  <w:delText>&lt;0.01</w:delText>
                </w:r>
              </w:del>
            </w:ins>
          </w:p>
        </w:tc>
        <w:tc>
          <w:tcPr>
            <w:tcW w:w="721" w:type="dxa"/>
            <w:gridSpan w:val="2"/>
            <w:tcBorders>
              <w:top w:val="nil"/>
              <w:left w:val="nil"/>
              <w:bottom w:val="nil"/>
              <w:right w:val="nil"/>
            </w:tcBorders>
            <w:tcMar>
              <w:top w:w="15" w:type="dxa"/>
              <w:left w:w="15" w:type="dxa"/>
              <w:right w:w="15" w:type="dxa"/>
            </w:tcMar>
            <w:vAlign w:val="bottom"/>
            <w:tcPrChange w:id="1478" w:author="Macon, Taydin Robert" w:date="2026-02-24T15:54:00Z" w16du:dateUtc="2026-02-24T23:54:00Z">
              <w:tcPr>
                <w:tcW w:w="631" w:type="dxa"/>
                <w:gridSpan w:val="4"/>
                <w:tcBorders>
                  <w:top w:val="nil"/>
                  <w:left w:val="nil"/>
                  <w:bottom w:val="nil"/>
                  <w:right w:val="nil"/>
                </w:tcBorders>
                <w:tcMar>
                  <w:top w:w="15" w:type="dxa"/>
                  <w:left w:w="15" w:type="dxa"/>
                  <w:right w:w="15" w:type="dxa"/>
                </w:tcMar>
                <w:vAlign w:val="bottom"/>
              </w:tcPr>
            </w:tcPrChange>
          </w:tcPr>
          <w:p w14:paraId="357AA5A0" w14:textId="500BB8E9" w:rsidR="0396228E" w:rsidDel="0011731E" w:rsidRDefault="0396228E">
            <w:pPr>
              <w:jc w:val="center"/>
              <w:rPr>
                <w:del w:id="1479" w:author="Macon, Taydin Robert" w:date="2026-02-24T15:51:00Z" w16du:dateUtc="2026-02-24T23:51:00Z"/>
                <w:rFonts w:ascii="Aptos Narrow" w:eastAsia="Aptos Narrow" w:hAnsi="Aptos Narrow" w:cs="Aptos Narrow"/>
                <w:color w:val="000000" w:themeColor="text1"/>
                <w:sz w:val="16"/>
                <w:szCs w:val="16"/>
                <w:rPrChange w:id="1480" w:author="Anderson, Riley Morgan" w:date="2025-12-02T00:08:00Z">
                  <w:rPr>
                    <w:del w:id="1481" w:author="Macon, Taydin Robert" w:date="2026-02-24T15:51:00Z" w16du:dateUtc="2026-02-24T23:51:00Z"/>
                    <w:rFonts w:ascii="Aptos Narrow" w:eastAsia="Aptos Narrow" w:hAnsi="Aptos Narrow" w:cs="Aptos Narrow"/>
                    <w:color w:val="000000" w:themeColor="text1"/>
                    <w:sz w:val="22"/>
                    <w:szCs w:val="22"/>
                  </w:rPr>
                </w:rPrChange>
              </w:rPr>
              <w:pPrChange w:id="1482" w:author="Anderson, Riley Morgan" w:date="2025-12-02T00:07:00Z">
                <w:pPr/>
              </w:pPrChange>
            </w:pPr>
            <w:ins w:id="1483" w:author="Anderson, Riley Morgan" w:date="2025-12-02T00:07:00Z">
              <w:del w:id="148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85" w:author="Anderson, Riley Morgan" w:date="2025-12-02T00:08:00Z">
                      <w:rPr>
                        <w:rFonts w:ascii="Aptos Narrow" w:eastAsia="Aptos Narrow" w:hAnsi="Aptos Narrow" w:cs="Aptos Narrow"/>
                        <w:color w:val="000000" w:themeColor="text1"/>
                        <w:sz w:val="22"/>
                        <w:szCs w:val="22"/>
                      </w:rPr>
                    </w:rPrChange>
                  </w:rPr>
                  <w:delText>&lt;0.01</w:delText>
                </w:r>
              </w:del>
            </w:ins>
          </w:p>
        </w:tc>
        <w:tc>
          <w:tcPr>
            <w:tcW w:w="265" w:type="dxa"/>
            <w:gridSpan w:val="2"/>
            <w:tcBorders>
              <w:top w:val="nil"/>
              <w:left w:val="nil"/>
              <w:bottom w:val="nil"/>
              <w:right w:val="nil"/>
            </w:tcBorders>
            <w:tcMar>
              <w:top w:w="15" w:type="dxa"/>
              <w:left w:w="15" w:type="dxa"/>
              <w:right w:w="15" w:type="dxa"/>
            </w:tcMar>
            <w:vAlign w:val="bottom"/>
            <w:tcPrChange w:id="1486" w:author="Macon, Taydin Robert" w:date="2026-02-24T15:54:00Z" w16du:dateUtc="2026-02-24T23:54:00Z">
              <w:tcPr>
                <w:tcW w:w="309" w:type="dxa"/>
                <w:gridSpan w:val="4"/>
                <w:tcBorders>
                  <w:top w:val="nil"/>
                  <w:left w:val="nil"/>
                  <w:bottom w:val="nil"/>
                  <w:right w:val="nil"/>
                </w:tcBorders>
                <w:tcMar>
                  <w:top w:w="15" w:type="dxa"/>
                  <w:left w:w="15" w:type="dxa"/>
                  <w:right w:w="15" w:type="dxa"/>
                </w:tcMar>
                <w:vAlign w:val="bottom"/>
              </w:tcPr>
            </w:tcPrChange>
          </w:tcPr>
          <w:p w14:paraId="14A92E81" w14:textId="6CC1A612" w:rsidR="0396228E" w:rsidDel="0011731E" w:rsidRDefault="0396228E" w:rsidP="0396228E">
            <w:pPr>
              <w:rPr>
                <w:del w:id="1487" w:author="Macon, Taydin Robert" w:date="2026-02-24T15:51:00Z" w16du:dateUtc="2026-02-24T23:51:00Z"/>
                <w:sz w:val="18"/>
                <w:szCs w:val="18"/>
                <w:rPrChange w:id="1488" w:author="Anderson, Riley Morgan" w:date="2025-12-02T00:08:00Z">
                  <w:rPr>
                    <w:del w:id="1489" w:author="Macon, Taydin Robert" w:date="2026-02-24T15:51:00Z" w16du:dateUtc="2026-02-24T23:51:00Z"/>
                    <w:sz w:val="20"/>
                    <w:szCs w:val="20"/>
                  </w:rPr>
                </w:rPrChange>
              </w:rPr>
            </w:pPr>
          </w:p>
        </w:tc>
        <w:tc>
          <w:tcPr>
            <w:tcW w:w="502" w:type="dxa"/>
            <w:tcBorders>
              <w:top w:val="nil"/>
              <w:left w:val="nil"/>
              <w:bottom w:val="nil"/>
              <w:right w:val="nil"/>
            </w:tcBorders>
            <w:tcMar>
              <w:top w:w="15" w:type="dxa"/>
              <w:left w:w="15" w:type="dxa"/>
              <w:right w:w="15" w:type="dxa"/>
            </w:tcMar>
            <w:vAlign w:val="bottom"/>
            <w:tcPrChange w:id="1490" w:author="Macon, Taydin Robert" w:date="2026-02-24T15:54:00Z" w16du:dateUtc="2026-02-24T23:54:00Z">
              <w:tcPr>
                <w:tcW w:w="371" w:type="dxa"/>
                <w:tcBorders>
                  <w:top w:val="nil"/>
                  <w:left w:val="nil"/>
                  <w:bottom w:val="nil"/>
                  <w:right w:val="nil"/>
                </w:tcBorders>
                <w:tcMar>
                  <w:top w:w="15" w:type="dxa"/>
                  <w:left w:w="15" w:type="dxa"/>
                  <w:right w:w="15" w:type="dxa"/>
                </w:tcMar>
                <w:vAlign w:val="bottom"/>
              </w:tcPr>
            </w:tcPrChange>
          </w:tcPr>
          <w:p w14:paraId="1FF10EEA" w14:textId="7A18E83C" w:rsidR="0396228E" w:rsidDel="0011731E" w:rsidRDefault="0396228E">
            <w:pPr>
              <w:jc w:val="center"/>
              <w:rPr>
                <w:del w:id="1491" w:author="Macon, Taydin Robert" w:date="2026-02-24T15:51:00Z" w16du:dateUtc="2026-02-24T23:51:00Z"/>
                <w:rFonts w:ascii="Aptos Narrow" w:eastAsia="Aptos Narrow" w:hAnsi="Aptos Narrow" w:cs="Aptos Narrow"/>
                <w:color w:val="000000" w:themeColor="text1"/>
                <w:sz w:val="16"/>
                <w:szCs w:val="16"/>
                <w:rPrChange w:id="1492" w:author="Anderson, Riley Morgan" w:date="2025-12-02T00:08:00Z">
                  <w:rPr>
                    <w:del w:id="1493" w:author="Macon, Taydin Robert" w:date="2026-02-24T15:51:00Z" w16du:dateUtc="2026-02-24T23:51:00Z"/>
                    <w:rFonts w:ascii="Aptos Narrow" w:eastAsia="Aptos Narrow" w:hAnsi="Aptos Narrow" w:cs="Aptos Narrow"/>
                    <w:color w:val="000000" w:themeColor="text1"/>
                    <w:sz w:val="22"/>
                    <w:szCs w:val="22"/>
                  </w:rPr>
                </w:rPrChange>
              </w:rPr>
              <w:pPrChange w:id="1494" w:author="Anderson, Riley Morgan" w:date="2025-12-02T00:07:00Z">
                <w:pPr/>
              </w:pPrChange>
            </w:pPr>
            <w:ins w:id="1495" w:author="Anderson, Riley Morgan" w:date="2025-12-02T00:07:00Z">
              <w:del w:id="1496" w:author="Macon, Taydin Robert" w:date="2026-02-24T15:51:00Z" w16du:dateUtc="2026-02-24T23:51:00Z">
                <w:r w:rsidRPr="0396228E" w:rsidDel="0011731E">
                  <w:rPr>
                    <w:rFonts w:ascii="Aptos Narrow" w:eastAsia="Aptos Narrow" w:hAnsi="Aptos Narrow" w:cs="Aptos Narrow"/>
                    <w:color w:val="000000" w:themeColor="text1"/>
                    <w:sz w:val="16"/>
                    <w:szCs w:val="16"/>
                    <w:rPrChange w:id="1497" w:author="Anderson, Riley Morgan" w:date="2025-12-02T00:08:00Z">
                      <w:rPr>
                        <w:rFonts w:ascii="Aptos Narrow" w:eastAsia="Aptos Narrow" w:hAnsi="Aptos Narrow" w:cs="Aptos Narrow"/>
                        <w:color w:val="000000" w:themeColor="text1"/>
                        <w:sz w:val="22"/>
                        <w:szCs w:val="22"/>
                      </w:rPr>
                    </w:rPrChange>
                  </w:rPr>
                  <w:delText>0.66</w:delText>
                </w:r>
              </w:del>
            </w:ins>
          </w:p>
        </w:tc>
        <w:tc>
          <w:tcPr>
            <w:tcW w:w="503" w:type="dxa"/>
            <w:gridSpan w:val="2"/>
            <w:tcBorders>
              <w:top w:val="nil"/>
              <w:left w:val="nil"/>
              <w:bottom w:val="nil"/>
              <w:right w:val="nil"/>
            </w:tcBorders>
            <w:tcMar>
              <w:top w:w="15" w:type="dxa"/>
              <w:left w:w="15" w:type="dxa"/>
              <w:right w:w="15" w:type="dxa"/>
            </w:tcMar>
            <w:vAlign w:val="bottom"/>
            <w:tcPrChange w:id="1498" w:author="Macon, Taydin Robert" w:date="2026-02-24T15:54:00Z" w16du:dateUtc="2026-02-24T23:54:00Z">
              <w:tcPr>
                <w:tcW w:w="694" w:type="dxa"/>
                <w:gridSpan w:val="4"/>
                <w:tcBorders>
                  <w:top w:val="nil"/>
                  <w:left w:val="nil"/>
                  <w:bottom w:val="nil"/>
                  <w:right w:val="nil"/>
                </w:tcBorders>
                <w:tcMar>
                  <w:top w:w="15" w:type="dxa"/>
                  <w:left w:w="15" w:type="dxa"/>
                  <w:right w:w="15" w:type="dxa"/>
                </w:tcMar>
                <w:vAlign w:val="bottom"/>
              </w:tcPr>
            </w:tcPrChange>
          </w:tcPr>
          <w:p w14:paraId="6D936E0A" w14:textId="0E46A32B" w:rsidR="0396228E" w:rsidDel="0011731E" w:rsidRDefault="0396228E">
            <w:pPr>
              <w:jc w:val="center"/>
              <w:rPr>
                <w:del w:id="1499" w:author="Macon, Taydin Robert" w:date="2026-02-24T15:51:00Z" w16du:dateUtc="2026-02-24T23:51:00Z"/>
                <w:rFonts w:ascii="Aptos Narrow" w:eastAsia="Aptos Narrow" w:hAnsi="Aptos Narrow" w:cs="Aptos Narrow"/>
                <w:color w:val="000000" w:themeColor="text1"/>
                <w:sz w:val="16"/>
                <w:szCs w:val="16"/>
                <w:rPrChange w:id="1500" w:author="Anderson, Riley Morgan" w:date="2025-12-02T00:08:00Z">
                  <w:rPr>
                    <w:del w:id="1501" w:author="Macon, Taydin Robert" w:date="2026-02-24T15:51:00Z" w16du:dateUtc="2026-02-24T23:51:00Z"/>
                    <w:rFonts w:ascii="Aptos Narrow" w:eastAsia="Aptos Narrow" w:hAnsi="Aptos Narrow" w:cs="Aptos Narrow"/>
                    <w:color w:val="000000" w:themeColor="text1"/>
                    <w:sz w:val="22"/>
                    <w:szCs w:val="22"/>
                  </w:rPr>
                </w:rPrChange>
              </w:rPr>
              <w:pPrChange w:id="1502" w:author="Anderson, Riley Morgan" w:date="2025-12-02T00:07:00Z">
                <w:pPr/>
              </w:pPrChange>
            </w:pPr>
            <w:ins w:id="1503" w:author="Anderson, Riley Morgan" w:date="2025-12-02T00:07:00Z">
              <w:del w:id="1504" w:author="Macon, Taydin Robert" w:date="2026-02-24T15:51:00Z" w16du:dateUtc="2026-02-24T23:51:00Z">
                <w:r w:rsidRPr="0396228E" w:rsidDel="0011731E">
                  <w:rPr>
                    <w:rFonts w:ascii="Aptos Narrow" w:eastAsia="Aptos Narrow" w:hAnsi="Aptos Narrow" w:cs="Aptos Narrow"/>
                    <w:color w:val="000000" w:themeColor="text1"/>
                    <w:sz w:val="16"/>
                    <w:szCs w:val="16"/>
                    <w:rPrChange w:id="1505" w:author="Anderson, Riley Morgan" w:date="2025-12-02T00:08:00Z">
                      <w:rPr>
                        <w:rFonts w:ascii="Aptos Narrow" w:eastAsia="Aptos Narrow" w:hAnsi="Aptos Narrow" w:cs="Aptos Narrow"/>
                        <w:color w:val="000000" w:themeColor="text1"/>
                        <w:sz w:val="22"/>
                        <w:szCs w:val="22"/>
                      </w:rPr>
                    </w:rPrChange>
                  </w:rPr>
                  <w:delText>0.83</w:delText>
                </w:r>
              </w:del>
            </w:ins>
          </w:p>
        </w:tc>
      </w:tr>
      <w:tr w:rsidR="00C137BA" w:rsidRPr="0011731E" w14:paraId="7E003BD6" w14:textId="77777777" w:rsidTr="0011731E">
        <w:tblPrEx>
          <w:tblCellMar>
            <w:left w:w="0" w:type="dxa"/>
            <w:right w:w="0" w:type="dxa"/>
          </w:tblCellMar>
          <w:tblLook w:val="04A0" w:firstRow="1" w:lastRow="0" w:firstColumn="1" w:lastColumn="0" w:noHBand="0" w:noVBand="1"/>
        </w:tblPrEx>
        <w:trPr>
          <w:trHeight w:val="165"/>
          <w:ins w:id="1506" w:author="Macon, Taydin Robert" w:date="2026-02-24T15:52:00Z"/>
        </w:trPr>
        <w:tc>
          <w:tcPr>
            <w:tcW w:w="6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9B38822" w14:textId="77777777" w:rsidR="0011731E" w:rsidRPr="0011731E" w:rsidRDefault="0011731E" w:rsidP="0011731E">
            <w:pPr>
              <w:rPr>
                <w:ins w:id="1507" w:author="Macon, Taydin Robert" w:date="2026-02-24T15:52:00Z" w16du:dateUtc="2026-02-24T23:52:00Z"/>
                <w:rFonts w:ascii="Helvetica" w:eastAsia="Times New Roman" w:hAnsi="Helvetica" w:cs="Times New Roman"/>
                <w:kern w:val="0"/>
                <w:sz w:val="18"/>
                <w:szCs w:val="18"/>
                <w14:ligatures w14:val="none"/>
              </w:rPr>
            </w:pPr>
          </w:p>
        </w:tc>
        <w:tc>
          <w:tcPr>
            <w:tcW w:w="845" w:type="dxa"/>
            <w:gridSpan w:val="3"/>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77A485C" w14:textId="77777777" w:rsidR="0011731E" w:rsidRPr="0011731E" w:rsidRDefault="0011731E" w:rsidP="0011731E">
            <w:pPr>
              <w:rPr>
                <w:ins w:id="1508" w:author="Macon, Taydin Robert" w:date="2026-02-24T15:52:00Z" w16du:dateUtc="2026-02-24T23:52:00Z"/>
                <w:rFonts w:ascii="Times New Roman" w:eastAsia="Times New Roman" w:hAnsi="Times New Roman" w:cs="Times New Roman"/>
                <w:kern w:val="0"/>
                <w:sz w:val="8"/>
                <w:szCs w:val="8"/>
                <w14:ligatures w14:val="none"/>
                <w:rPrChange w:id="1509" w:author="Macon, Taydin Robert" w:date="2026-02-24T15:52:00Z" w16du:dateUtc="2026-02-24T23:52:00Z">
                  <w:rPr>
                    <w:ins w:id="1510" w:author="Macon, Taydin Robert" w:date="2026-02-24T15:52:00Z" w16du:dateUtc="2026-02-24T23:52:00Z"/>
                    <w:rFonts w:ascii="Times New Roman" w:eastAsia="Times New Roman" w:hAnsi="Times New Roman" w:cs="Times New Roman"/>
                    <w:kern w:val="0"/>
                    <w14:ligatures w14:val="none"/>
                  </w:rPr>
                </w:rPrChange>
              </w:rPr>
            </w:pPr>
            <w:ins w:id="1511"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12"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Amphibian_sample</w:t>
              </w:r>
            </w:ins>
          </w:p>
        </w:tc>
        <w:tc>
          <w:tcPr>
            <w:tcW w:w="560" w:type="dxa"/>
            <w:gridSpan w:val="2"/>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36BA40" w14:textId="6F0F68D4" w:rsidR="0011731E" w:rsidRPr="0011731E" w:rsidRDefault="0011731E" w:rsidP="0011731E">
            <w:pPr>
              <w:rPr>
                <w:ins w:id="1513" w:author="Macon, Taydin Robert" w:date="2026-02-24T15:52:00Z" w16du:dateUtc="2026-02-24T23:52:00Z"/>
                <w:rFonts w:ascii="Times New Roman" w:eastAsia="Times New Roman" w:hAnsi="Times New Roman" w:cs="Times New Roman"/>
                <w:kern w:val="0"/>
                <w:sz w:val="8"/>
                <w:szCs w:val="8"/>
                <w14:ligatures w14:val="none"/>
                <w:rPrChange w:id="1514" w:author="Macon, Taydin Robert" w:date="2026-02-24T15:52:00Z" w16du:dateUtc="2026-02-24T23:52:00Z">
                  <w:rPr>
                    <w:ins w:id="1515" w:author="Macon, Taydin Robert" w:date="2026-02-24T15:52:00Z" w16du:dateUtc="2026-02-24T23:52:00Z"/>
                    <w:rFonts w:ascii="Times New Roman" w:eastAsia="Times New Roman" w:hAnsi="Times New Roman" w:cs="Times New Roman"/>
                    <w:kern w:val="0"/>
                    <w14:ligatures w14:val="none"/>
                  </w:rPr>
                </w:rPrChange>
              </w:rPr>
            </w:pPr>
            <w:ins w:id="1516"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17"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Amphibian-</w:t>
              </w:r>
            </w:ins>
            <w:ins w:id="1518" w:author="Macon, Taydin Robert" w:date="2026-02-24T15:53:00Z" w16du:dateUtc="2026-02-24T23:53:00Z">
              <w:r>
                <w:rPr>
                  <w:rFonts w:ascii="Helvetica Neue" w:eastAsia="Times New Roman" w:hAnsi="Helvetica Neue" w:cs="Times New Roman"/>
                  <w:b/>
                  <w:bCs/>
                  <w:color w:val="000000"/>
                  <w:kern w:val="0"/>
                  <w:sz w:val="8"/>
                  <w:szCs w:val="8"/>
                  <w14:ligatures w14:val="none"/>
                </w:rPr>
                <w:t>site</w:t>
              </w:r>
            </w:ins>
          </w:p>
        </w:tc>
        <w:tc>
          <w:tcPr>
            <w:tcW w:w="825" w:type="dxa"/>
            <w:gridSpan w:val="3"/>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394185E" w14:textId="77777777" w:rsidR="0011731E" w:rsidRPr="0011731E" w:rsidRDefault="0011731E" w:rsidP="0011731E">
            <w:pPr>
              <w:rPr>
                <w:ins w:id="1519" w:author="Macon, Taydin Robert" w:date="2026-02-24T15:52:00Z" w16du:dateUtc="2026-02-24T23:52:00Z"/>
                <w:rFonts w:ascii="Times New Roman" w:eastAsia="Times New Roman" w:hAnsi="Times New Roman" w:cs="Times New Roman"/>
                <w:kern w:val="0"/>
                <w:sz w:val="8"/>
                <w:szCs w:val="8"/>
                <w14:ligatures w14:val="none"/>
                <w:rPrChange w:id="1520" w:author="Macon, Taydin Robert" w:date="2026-02-24T15:52:00Z" w16du:dateUtc="2026-02-24T23:52:00Z">
                  <w:rPr>
                    <w:ins w:id="1521" w:author="Macon, Taydin Robert" w:date="2026-02-24T15:52:00Z" w16du:dateUtc="2026-02-24T23:52:00Z"/>
                    <w:rFonts w:ascii="Times New Roman" w:eastAsia="Times New Roman" w:hAnsi="Times New Roman" w:cs="Times New Roman"/>
                    <w:kern w:val="0"/>
                    <w14:ligatures w14:val="none"/>
                  </w:rPr>
                </w:rPrChange>
              </w:rPr>
            </w:pPr>
            <w:ins w:id="1522"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23"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Arthropod_sample</w:t>
              </w:r>
            </w:ins>
          </w:p>
        </w:tc>
        <w:tc>
          <w:tcPr>
            <w:tcW w:w="541" w:type="dxa"/>
            <w:gridSpan w:val="3"/>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377B64C" w14:textId="1F73F5EF" w:rsidR="0011731E" w:rsidRPr="0011731E" w:rsidRDefault="0011731E" w:rsidP="0011731E">
            <w:pPr>
              <w:rPr>
                <w:ins w:id="1524" w:author="Macon, Taydin Robert" w:date="2026-02-24T15:52:00Z" w16du:dateUtc="2026-02-24T23:52:00Z"/>
                <w:rFonts w:ascii="Times New Roman" w:eastAsia="Times New Roman" w:hAnsi="Times New Roman" w:cs="Times New Roman"/>
                <w:kern w:val="0"/>
                <w:sz w:val="8"/>
                <w:szCs w:val="8"/>
                <w14:ligatures w14:val="none"/>
                <w:rPrChange w:id="1525" w:author="Macon, Taydin Robert" w:date="2026-02-24T15:52:00Z" w16du:dateUtc="2026-02-24T23:52:00Z">
                  <w:rPr>
                    <w:ins w:id="1526" w:author="Macon, Taydin Robert" w:date="2026-02-24T15:52:00Z" w16du:dateUtc="2026-02-24T23:52:00Z"/>
                    <w:rFonts w:ascii="Times New Roman" w:eastAsia="Times New Roman" w:hAnsi="Times New Roman" w:cs="Times New Roman"/>
                    <w:kern w:val="0"/>
                    <w14:ligatures w14:val="none"/>
                  </w:rPr>
                </w:rPrChange>
              </w:rPr>
            </w:pPr>
            <w:ins w:id="1527"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28"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Arthropod-</w:t>
              </w:r>
            </w:ins>
            <w:ins w:id="1529" w:author="Macon, Taydin Robert" w:date="2026-02-24T15:53:00Z" w16du:dateUtc="2026-02-24T23:53:00Z">
              <w:r>
                <w:rPr>
                  <w:rFonts w:ascii="Helvetica Neue" w:eastAsia="Times New Roman" w:hAnsi="Helvetica Neue" w:cs="Times New Roman"/>
                  <w:b/>
                  <w:bCs/>
                  <w:color w:val="000000"/>
                  <w:kern w:val="0"/>
                  <w:sz w:val="8"/>
                  <w:szCs w:val="8"/>
                  <w14:ligatures w14:val="none"/>
                </w:rPr>
                <w:t>site</w:t>
              </w:r>
            </w:ins>
          </w:p>
        </w:tc>
        <w:tc>
          <w:tcPr>
            <w:tcW w:w="877" w:type="dxa"/>
            <w:gridSpan w:val="2"/>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2996DE1" w14:textId="77777777" w:rsidR="0011731E" w:rsidRPr="0011731E" w:rsidRDefault="0011731E" w:rsidP="0011731E">
            <w:pPr>
              <w:rPr>
                <w:ins w:id="1530" w:author="Macon, Taydin Robert" w:date="2026-02-24T15:52:00Z" w16du:dateUtc="2026-02-24T23:52:00Z"/>
                <w:rFonts w:ascii="Times New Roman" w:eastAsia="Times New Roman" w:hAnsi="Times New Roman" w:cs="Times New Roman"/>
                <w:kern w:val="0"/>
                <w:sz w:val="8"/>
                <w:szCs w:val="8"/>
                <w14:ligatures w14:val="none"/>
                <w:rPrChange w:id="1531" w:author="Macon, Taydin Robert" w:date="2026-02-24T15:52:00Z" w16du:dateUtc="2026-02-24T23:52:00Z">
                  <w:rPr>
                    <w:ins w:id="1532" w:author="Macon, Taydin Robert" w:date="2026-02-24T15:52:00Z" w16du:dateUtc="2026-02-24T23:52:00Z"/>
                    <w:rFonts w:ascii="Times New Roman" w:eastAsia="Times New Roman" w:hAnsi="Times New Roman" w:cs="Times New Roman"/>
                    <w:kern w:val="0"/>
                    <w14:ligatures w14:val="none"/>
                  </w:rPr>
                </w:rPrChange>
              </w:rPr>
            </w:pPr>
            <w:ins w:id="1533"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34"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Crustacean_sample</w:t>
              </w:r>
            </w:ins>
          </w:p>
        </w:tc>
        <w:tc>
          <w:tcPr>
            <w:tcW w:w="594" w:type="dxa"/>
            <w:gridSpan w:val="3"/>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3193CB5" w14:textId="450046CB" w:rsidR="0011731E" w:rsidRPr="0011731E" w:rsidRDefault="0011731E" w:rsidP="0011731E">
            <w:pPr>
              <w:rPr>
                <w:ins w:id="1535" w:author="Macon, Taydin Robert" w:date="2026-02-24T15:52:00Z" w16du:dateUtc="2026-02-24T23:52:00Z"/>
                <w:rFonts w:ascii="Times New Roman" w:eastAsia="Times New Roman" w:hAnsi="Times New Roman" w:cs="Times New Roman"/>
                <w:kern w:val="0"/>
                <w:sz w:val="8"/>
                <w:szCs w:val="8"/>
                <w14:ligatures w14:val="none"/>
                <w:rPrChange w:id="1536" w:author="Macon, Taydin Robert" w:date="2026-02-24T15:52:00Z" w16du:dateUtc="2026-02-24T23:52:00Z">
                  <w:rPr>
                    <w:ins w:id="1537" w:author="Macon, Taydin Robert" w:date="2026-02-24T15:52:00Z" w16du:dateUtc="2026-02-24T23:52:00Z"/>
                    <w:rFonts w:ascii="Times New Roman" w:eastAsia="Times New Roman" w:hAnsi="Times New Roman" w:cs="Times New Roman"/>
                    <w:kern w:val="0"/>
                    <w14:ligatures w14:val="none"/>
                  </w:rPr>
                </w:rPrChange>
              </w:rPr>
            </w:pPr>
            <w:ins w:id="1538"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39"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Crustacean-</w:t>
              </w:r>
            </w:ins>
            <w:ins w:id="1540" w:author="Macon, Taydin Robert" w:date="2026-02-24T15:53:00Z" w16du:dateUtc="2026-02-24T23:53:00Z">
              <w:r>
                <w:rPr>
                  <w:rFonts w:ascii="Helvetica Neue" w:eastAsia="Times New Roman" w:hAnsi="Helvetica Neue" w:cs="Times New Roman"/>
                  <w:b/>
                  <w:bCs/>
                  <w:color w:val="000000"/>
                  <w:kern w:val="0"/>
                  <w:sz w:val="8"/>
                  <w:szCs w:val="8"/>
                  <w14:ligatures w14:val="none"/>
                </w:rPr>
                <w:t>site</w:t>
              </w:r>
            </w:ins>
          </w:p>
        </w:tc>
        <w:tc>
          <w:tcPr>
            <w:tcW w:w="596" w:type="dxa"/>
            <w:gridSpan w:val="2"/>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A3AE224" w14:textId="77777777" w:rsidR="0011731E" w:rsidRPr="0011731E" w:rsidRDefault="0011731E" w:rsidP="0011731E">
            <w:pPr>
              <w:rPr>
                <w:ins w:id="1541" w:author="Macon, Taydin Robert" w:date="2026-02-24T15:52:00Z" w16du:dateUtc="2026-02-24T23:52:00Z"/>
                <w:rFonts w:ascii="Times New Roman" w:eastAsia="Times New Roman" w:hAnsi="Times New Roman" w:cs="Times New Roman"/>
                <w:kern w:val="0"/>
                <w:sz w:val="8"/>
                <w:szCs w:val="8"/>
                <w14:ligatures w14:val="none"/>
                <w:rPrChange w:id="1542" w:author="Macon, Taydin Robert" w:date="2026-02-24T15:52:00Z" w16du:dateUtc="2026-02-24T23:52:00Z">
                  <w:rPr>
                    <w:ins w:id="1543" w:author="Macon, Taydin Robert" w:date="2026-02-24T15:52:00Z" w16du:dateUtc="2026-02-24T23:52:00Z"/>
                    <w:rFonts w:ascii="Times New Roman" w:eastAsia="Times New Roman" w:hAnsi="Times New Roman" w:cs="Times New Roman"/>
                    <w:kern w:val="0"/>
                    <w14:ligatures w14:val="none"/>
                  </w:rPr>
                </w:rPrChange>
              </w:rPr>
            </w:pPr>
            <w:ins w:id="1544"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45"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Fish_sample</w:t>
              </w:r>
            </w:ins>
          </w:p>
        </w:tc>
        <w:tc>
          <w:tcPr>
            <w:tcW w:w="316" w:type="dxa"/>
            <w:gridSpan w:val="3"/>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002589F" w14:textId="1B3F4043" w:rsidR="0011731E" w:rsidRPr="0011731E" w:rsidRDefault="0011731E" w:rsidP="0011731E">
            <w:pPr>
              <w:rPr>
                <w:ins w:id="1546" w:author="Macon, Taydin Robert" w:date="2026-02-24T15:52:00Z" w16du:dateUtc="2026-02-24T23:52:00Z"/>
                <w:rFonts w:ascii="Times New Roman" w:eastAsia="Times New Roman" w:hAnsi="Times New Roman" w:cs="Times New Roman"/>
                <w:kern w:val="0"/>
                <w:sz w:val="8"/>
                <w:szCs w:val="8"/>
                <w14:ligatures w14:val="none"/>
                <w:rPrChange w:id="1547" w:author="Macon, Taydin Robert" w:date="2026-02-24T15:52:00Z" w16du:dateUtc="2026-02-24T23:52:00Z">
                  <w:rPr>
                    <w:ins w:id="1548" w:author="Macon, Taydin Robert" w:date="2026-02-24T15:52:00Z" w16du:dateUtc="2026-02-24T23:52:00Z"/>
                    <w:rFonts w:ascii="Times New Roman" w:eastAsia="Times New Roman" w:hAnsi="Times New Roman" w:cs="Times New Roman"/>
                    <w:kern w:val="0"/>
                    <w14:ligatures w14:val="none"/>
                  </w:rPr>
                </w:rPrChange>
              </w:rPr>
            </w:pPr>
            <w:ins w:id="1549"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50"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Fish-</w:t>
              </w:r>
            </w:ins>
            <w:ins w:id="1551" w:author="Macon, Taydin Robert" w:date="2026-02-24T15:53:00Z" w16du:dateUtc="2026-02-24T23:53:00Z">
              <w:r>
                <w:rPr>
                  <w:rFonts w:ascii="Helvetica Neue" w:eastAsia="Times New Roman" w:hAnsi="Helvetica Neue" w:cs="Times New Roman"/>
                  <w:b/>
                  <w:bCs/>
                  <w:color w:val="000000"/>
                  <w:kern w:val="0"/>
                  <w:sz w:val="8"/>
                  <w:szCs w:val="8"/>
                  <w14:ligatures w14:val="none"/>
                </w:rPr>
                <w:t>site</w:t>
              </w:r>
            </w:ins>
          </w:p>
        </w:tc>
        <w:tc>
          <w:tcPr>
            <w:tcW w:w="767" w:type="dxa"/>
            <w:gridSpan w:val="2"/>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0E8190" w14:textId="77777777" w:rsidR="0011731E" w:rsidRPr="0011731E" w:rsidRDefault="0011731E" w:rsidP="0011731E">
            <w:pPr>
              <w:rPr>
                <w:ins w:id="1552" w:author="Macon, Taydin Robert" w:date="2026-02-24T15:52:00Z" w16du:dateUtc="2026-02-24T23:52:00Z"/>
                <w:rFonts w:ascii="Times New Roman" w:eastAsia="Times New Roman" w:hAnsi="Times New Roman" w:cs="Times New Roman"/>
                <w:kern w:val="0"/>
                <w:sz w:val="8"/>
                <w:szCs w:val="8"/>
                <w14:ligatures w14:val="none"/>
                <w:rPrChange w:id="1553" w:author="Macon, Taydin Robert" w:date="2026-02-24T15:52:00Z" w16du:dateUtc="2026-02-24T23:52:00Z">
                  <w:rPr>
                    <w:ins w:id="1554" w:author="Macon, Taydin Robert" w:date="2026-02-24T15:52:00Z" w16du:dateUtc="2026-02-24T23:52:00Z"/>
                    <w:rFonts w:ascii="Times New Roman" w:eastAsia="Times New Roman" w:hAnsi="Times New Roman" w:cs="Times New Roman"/>
                    <w:kern w:val="0"/>
                    <w14:ligatures w14:val="none"/>
                  </w:rPr>
                </w:rPrChange>
              </w:rPr>
            </w:pPr>
            <w:ins w:id="1555"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56"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Mammal_sample</w:t>
              </w:r>
            </w:ins>
          </w:p>
        </w:tc>
        <w:tc>
          <w:tcPr>
            <w:tcW w:w="483" w:type="dxa"/>
            <w:gridSpan w:val="3"/>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8D34D2" w14:textId="33FB1E7B" w:rsidR="0011731E" w:rsidRPr="0011731E" w:rsidRDefault="0011731E" w:rsidP="0011731E">
            <w:pPr>
              <w:rPr>
                <w:ins w:id="1557" w:author="Macon, Taydin Robert" w:date="2026-02-24T15:52:00Z" w16du:dateUtc="2026-02-24T23:52:00Z"/>
                <w:rFonts w:ascii="Times New Roman" w:eastAsia="Times New Roman" w:hAnsi="Times New Roman" w:cs="Times New Roman"/>
                <w:kern w:val="0"/>
                <w:sz w:val="8"/>
                <w:szCs w:val="8"/>
                <w14:ligatures w14:val="none"/>
                <w:rPrChange w:id="1558" w:author="Macon, Taydin Robert" w:date="2026-02-24T15:52:00Z" w16du:dateUtc="2026-02-24T23:52:00Z">
                  <w:rPr>
                    <w:ins w:id="1559" w:author="Macon, Taydin Robert" w:date="2026-02-24T15:52:00Z" w16du:dateUtc="2026-02-24T23:52:00Z"/>
                    <w:rFonts w:ascii="Times New Roman" w:eastAsia="Times New Roman" w:hAnsi="Times New Roman" w:cs="Times New Roman"/>
                    <w:kern w:val="0"/>
                    <w14:ligatures w14:val="none"/>
                  </w:rPr>
                </w:rPrChange>
              </w:rPr>
            </w:pPr>
            <w:ins w:id="1560"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61"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Mammal-</w:t>
              </w:r>
            </w:ins>
            <w:ins w:id="1562" w:author="Macon, Taydin Robert" w:date="2026-02-24T15:53:00Z" w16du:dateUtc="2026-02-24T23:53:00Z">
              <w:r>
                <w:rPr>
                  <w:rFonts w:ascii="Helvetica Neue" w:eastAsia="Times New Roman" w:hAnsi="Helvetica Neue" w:cs="Times New Roman"/>
                  <w:b/>
                  <w:bCs/>
                  <w:color w:val="000000"/>
                  <w:kern w:val="0"/>
                  <w:sz w:val="8"/>
                  <w:szCs w:val="8"/>
                  <w14:ligatures w14:val="none"/>
                </w:rPr>
                <w:t>site</w:t>
              </w:r>
            </w:ins>
          </w:p>
        </w:tc>
        <w:tc>
          <w:tcPr>
            <w:tcW w:w="736" w:type="dxa"/>
            <w:gridSpan w:val="2"/>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C304F62" w14:textId="77777777" w:rsidR="0011731E" w:rsidRPr="0011731E" w:rsidRDefault="0011731E" w:rsidP="0011731E">
            <w:pPr>
              <w:rPr>
                <w:ins w:id="1563" w:author="Macon, Taydin Robert" w:date="2026-02-24T15:52:00Z" w16du:dateUtc="2026-02-24T23:52:00Z"/>
                <w:rFonts w:ascii="Times New Roman" w:eastAsia="Times New Roman" w:hAnsi="Times New Roman" w:cs="Times New Roman"/>
                <w:kern w:val="0"/>
                <w:sz w:val="8"/>
                <w:szCs w:val="8"/>
                <w14:ligatures w14:val="none"/>
                <w:rPrChange w:id="1564" w:author="Macon, Taydin Robert" w:date="2026-02-24T15:52:00Z" w16du:dateUtc="2026-02-24T23:52:00Z">
                  <w:rPr>
                    <w:ins w:id="1565" w:author="Macon, Taydin Robert" w:date="2026-02-24T15:52:00Z" w16du:dateUtc="2026-02-24T23:52:00Z"/>
                    <w:rFonts w:ascii="Times New Roman" w:eastAsia="Times New Roman" w:hAnsi="Times New Roman" w:cs="Times New Roman"/>
                    <w:kern w:val="0"/>
                    <w14:ligatures w14:val="none"/>
                  </w:rPr>
                </w:rPrChange>
              </w:rPr>
            </w:pPr>
            <w:ins w:id="1566"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67"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Mollusc_sample</w:t>
              </w:r>
            </w:ins>
          </w:p>
        </w:tc>
        <w:tc>
          <w:tcPr>
            <w:tcW w:w="452" w:type="dxa"/>
            <w:gridSpan w:val="3"/>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4621614" w14:textId="68AAE3A5" w:rsidR="0011731E" w:rsidRPr="0011731E" w:rsidRDefault="0011731E" w:rsidP="0011731E">
            <w:pPr>
              <w:rPr>
                <w:ins w:id="1568" w:author="Macon, Taydin Robert" w:date="2026-02-24T15:52:00Z" w16du:dateUtc="2026-02-24T23:52:00Z"/>
                <w:rFonts w:ascii="Times New Roman" w:eastAsia="Times New Roman" w:hAnsi="Times New Roman" w:cs="Times New Roman"/>
                <w:kern w:val="0"/>
                <w:sz w:val="8"/>
                <w:szCs w:val="8"/>
                <w14:ligatures w14:val="none"/>
                <w:rPrChange w:id="1569" w:author="Macon, Taydin Robert" w:date="2026-02-24T15:52:00Z" w16du:dateUtc="2026-02-24T23:52:00Z">
                  <w:rPr>
                    <w:ins w:id="1570" w:author="Macon, Taydin Robert" w:date="2026-02-24T15:52:00Z" w16du:dateUtc="2026-02-24T23:52:00Z"/>
                    <w:rFonts w:ascii="Times New Roman" w:eastAsia="Times New Roman" w:hAnsi="Times New Roman" w:cs="Times New Roman"/>
                    <w:kern w:val="0"/>
                    <w14:ligatures w14:val="none"/>
                  </w:rPr>
                </w:rPrChange>
              </w:rPr>
            </w:pPr>
            <w:ins w:id="1571"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72"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Mollusc-</w:t>
              </w:r>
            </w:ins>
            <w:ins w:id="1573" w:author="Macon, Taydin Robert" w:date="2026-02-24T15:53:00Z" w16du:dateUtc="2026-02-24T23:53:00Z">
              <w:r>
                <w:rPr>
                  <w:rFonts w:ascii="Helvetica Neue" w:eastAsia="Times New Roman" w:hAnsi="Helvetica Neue" w:cs="Times New Roman"/>
                  <w:b/>
                  <w:bCs/>
                  <w:color w:val="000000"/>
                  <w:kern w:val="0"/>
                  <w:sz w:val="8"/>
                  <w:szCs w:val="8"/>
                  <w14:ligatures w14:val="none"/>
                </w:rPr>
                <w:t>site</w:t>
              </w:r>
            </w:ins>
          </w:p>
        </w:tc>
        <w:tc>
          <w:tcPr>
            <w:tcW w:w="705" w:type="dxa"/>
            <w:gridSpan w:val="2"/>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1F5CEF0" w14:textId="77777777" w:rsidR="0011731E" w:rsidRPr="0011731E" w:rsidRDefault="0011731E" w:rsidP="0011731E">
            <w:pPr>
              <w:rPr>
                <w:ins w:id="1574" w:author="Macon, Taydin Robert" w:date="2026-02-24T15:52:00Z" w16du:dateUtc="2026-02-24T23:52:00Z"/>
                <w:rFonts w:ascii="Times New Roman" w:eastAsia="Times New Roman" w:hAnsi="Times New Roman" w:cs="Times New Roman"/>
                <w:kern w:val="0"/>
                <w:sz w:val="8"/>
                <w:szCs w:val="8"/>
                <w14:ligatures w14:val="none"/>
                <w:rPrChange w:id="1575" w:author="Macon, Taydin Robert" w:date="2026-02-24T15:52:00Z" w16du:dateUtc="2026-02-24T23:52:00Z">
                  <w:rPr>
                    <w:ins w:id="1576" w:author="Macon, Taydin Robert" w:date="2026-02-24T15:52:00Z" w16du:dateUtc="2026-02-24T23:52:00Z"/>
                    <w:rFonts w:ascii="Times New Roman" w:eastAsia="Times New Roman" w:hAnsi="Times New Roman" w:cs="Times New Roman"/>
                    <w:kern w:val="0"/>
                    <w14:ligatures w14:val="none"/>
                  </w:rPr>
                </w:rPrChange>
              </w:rPr>
            </w:pPr>
            <w:ins w:id="1577"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78"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Overall_sample</w:t>
              </w:r>
            </w:ins>
          </w:p>
        </w:tc>
        <w:tc>
          <w:tcPr>
            <w:tcW w:w="421" w:type="dxa"/>
            <w:gridSpan w:val="2"/>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E10A694" w14:textId="5946E9D5" w:rsidR="0011731E" w:rsidRPr="0011731E" w:rsidRDefault="0011731E" w:rsidP="0011731E">
            <w:pPr>
              <w:rPr>
                <w:ins w:id="1579" w:author="Macon, Taydin Robert" w:date="2026-02-24T15:52:00Z" w16du:dateUtc="2026-02-24T23:52:00Z"/>
                <w:rFonts w:ascii="Times New Roman" w:eastAsia="Times New Roman" w:hAnsi="Times New Roman" w:cs="Times New Roman"/>
                <w:kern w:val="0"/>
                <w:sz w:val="8"/>
                <w:szCs w:val="8"/>
                <w14:ligatures w14:val="none"/>
                <w:rPrChange w:id="1580" w:author="Macon, Taydin Robert" w:date="2026-02-24T15:52:00Z" w16du:dateUtc="2026-02-24T23:52:00Z">
                  <w:rPr>
                    <w:ins w:id="1581" w:author="Macon, Taydin Robert" w:date="2026-02-24T15:52:00Z" w16du:dateUtc="2026-02-24T23:52:00Z"/>
                    <w:rFonts w:ascii="Times New Roman" w:eastAsia="Times New Roman" w:hAnsi="Times New Roman" w:cs="Times New Roman"/>
                    <w:kern w:val="0"/>
                    <w14:ligatures w14:val="none"/>
                  </w:rPr>
                </w:rPrChange>
              </w:rPr>
            </w:pPr>
            <w:ins w:id="1582"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83"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Overall-</w:t>
              </w:r>
            </w:ins>
            <w:ins w:id="1584" w:author="Macon, Taydin Robert" w:date="2026-02-24T15:53:00Z" w16du:dateUtc="2026-02-24T23:53:00Z">
              <w:r>
                <w:rPr>
                  <w:rFonts w:ascii="Helvetica Neue" w:eastAsia="Times New Roman" w:hAnsi="Helvetica Neue" w:cs="Times New Roman"/>
                  <w:b/>
                  <w:bCs/>
                  <w:color w:val="000000"/>
                  <w:kern w:val="0"/>
                  <w:sz w:val="8"/>
                  <w:szCs w:val="8"/>
                  <w14:ligatures w14:val="none"/>
                </w:rPr>
                <w:t>site</w:t>
              </w:r>
            </w:ins>
          </w:p>
        </w:tc>
        <w:tc>
          <w:tcPr>
            <w:tcW w:w="705" w:type="dxa"/>
            <w:gridSpan w:val="3"/>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FD349FE" w14:textId="77777777" w:rsidR="0011731E" w:rsidRPr="0011731E" w:rsidRDefault="0011731E" w:rsidP="0011731E">
            <w:pPr>
              <w:rPr>
                <w:ins w:id="1585" w:author="Macon, Taydin Robert" w:date="2026-02-24T15:52:00Z" w16du:dateUtc="2026-02-24T23:52:00Z"/>
                <w:rFonts w:ascii="Times New Roman" w:eastAsia="Times New Roman" w:hAnsi="Times New Roman" w:cs="Times New Roman"/>
                <w:kern w:val="0"/>
                <w:sz w:val="8"/>
                <w:szCs w:val="8"/>
                <w14:ligatures w14:val="none"/>
                <w:rPrChange w:id="1586" w:author="Macon, Taydin Robert" w:date="2026-02-24T15:52:00Z" w16du:dateUtc="2026-02-24T23:52:00Z">
                  <w:rPr>
                    <w:ins w:id="1587" w:author="Macon, Taydin Robert" w:date="2026-02-24T15:52:00Z" w16du:dateUtc="2026-02-24T23:52:00Z"/>
                    <w:rFonts w:ascii="Times New Roman" w:eastAsia="Times New Roman" w:hAnsi="Times New Roman" w:cs="Times New Roman"/>
                    <w:kern w:val="0"/>
                    <w14:ligatures w14:val="none"/>
                  </w:rPr>
                </w:rPrChange>
              </w:rPr>
            </w:pPr>
            <w:ins w:id="1588"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89"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Reptile_sample</w:t>
              </w:r>
            </w:ins>
          </w:p>
        </w:tc>
        <w:tc>
          <w:tcPr>
            <w:tcW w:w="42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7CA6108" w14:textId="1E8BB708" w:rsidR="0011731E" w:rsidRPr="0011731E" w:rsidRDefault="0011731E" w:rsidP="0011731E">
            <w:pPr>
              <w:rPr>
                <w:ins w:id="1590" w:author="Macon, Taydin Robert" w:date="2026-02-24T15:52:00Z" w16du:dateUtc="2026-02-24T23:52:00Z"/>
                <w:rFonts w:ascii="Times New Roman" w:eastAsia="Times New Roman" w:hAnsi="Times New Roman" w:cs="Times New Roman"/>
                <w:kern w:val="0"/>
                <w:sz w:val="8"/>
                <w:szCs w:val="8"/>
                <w14:ligatures w14:val="none"/>
                <w:rPrChange w:id="1591" w:author="Macon, Taydin Robert" w:date="2026-02-24T15:52:00Z" w16du:dateUtc="2026-02-24T23:52:00Z">
                  <w:rPr>
                    <w:ins w:id="1592" w:author="Macon, Taydin Robert" w:date="2026-02-24T15:52:00Z" w16du:dateUtc="2026-02-24T23:52:00Z"/>
                    <w:rFonts w:ascii="Times New Roman" w:eastAsia="Times New Roman" w:hAnsi="Times New Roman" w:cs="Times New Roman"/>
                    <w:kern w:val="0"/>
                    <w14:ligatures w14:val="none"/>
                  </w:rPr>
                </w:rPrChange>
              </w:rPr>
            </w:pPr>
            <w:ins w:id="1593"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594"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Reptile-</w:t>
              </w:r>
            </w:ins>
            <w:ins w:id="1595" w:author="Macon, Taydin Robert" w:date="2026-02-24T15:53:00Z" w16du:dateUtc="2026-02-24T23:53:00Z">
              <w:r>
                <w:rPr>
                  <w:rFonts w:ascii="Helvetica Neue" w:eastAsia="Times New Roman" w:hAnsi="Helvetica Neue" w:cs="Times New Roman"/>
                  <w:b/>
                  <w:bCs/>
                  <w:color w:val="000000"/>
                  <w:kern w:val="0"/>
                  <w:sz w:val="8"/>
                  <w:szCs w:val="8"/>
                  <w14:ligatures w14:val="none"/>
                </w:rPr>
                <w:t>site</w:t>
              </w:r>
            </w:ins>
          </w:p>
        </w:tc>
      </w:tr>
      <w:tr w:rsidR="0011731E" w:rsidRPr="0011731E" w14:paraId="0D6FEEE2" w14:textId="77777777" w:rsidTr="0011731E">
        <w:tblPrEx>
          <w:tblCellMar>
            <w:left w:w="0" w:type="dxa"/>
            <w:right w:w="0" w:type="dxa"/>
          </w:tblCellMar>
          <w:tblLook w:val="04A0" w:firstRow="1" w:lastRow="0" w:firstColumn="1" w:lastColumn="0" w:noHBand="0" w:noVBand="1"/>
          <w:tblPrExChange w:id="1596" w:author="Macon, Taydin Robert" w:date="2026-02-24T15:54:00Z" w16du:dateUtc="2026-02-24T23:54:00Z">
            <w:tblPrEx>
              <w:tblCellMar>
                <w:left w:w="0" w:type="dxa"/>
                <w:right w:w="0" w:type="dxa"/>
              </w:tblCellMar>
              <w:tblLook w:val="04A0" w:firstRow="1" w:lastRow="0" w:firstColumn="1" w:lastColumn="0" w:noHBand="0" w:noVBand="1"/>
            </w:tblPrEx>
          </w:tblPrExChange>
        </w:tblPrEx>
        <w:trPr>
          <w:trHeight w:val="180"/>
          <w:ins w:id="1597" w:author="Macon, Taydin Robert" w:date="2026-02-24T15:52:00Z"/>
          <w:trPrChange w:id="1598" w:author="Macon, Taydin Robert" w:date="2026-02-24T15:54:00Z" w16du:dateUtc="2026-02-24T23:54:00Z">
            <w:trPr>
              <w:gridBefore w:val="1"/>
              <w:trHeight w:val="180"/>
            </w:trPr>
          </w:trPrChange>
        </w:trPr>
        <w:tc>
          <w:tcPr>
            <w:tcW w:w="6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1599" w:author="Macon, Taydin Robert" w:date="2026-02-24T15:54:00Z" w16du:dateUtc="2026-02-24T23:54:00Z">
              <w:tcPr>
                <w:tcW w:w="477" w:type="dxa"/>
                <w:gridSpan w:val="2"/>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63BB7032" w14:textId="77777777" w:rsidR="0011731E" w:rsidRPr="0011731E" w:rsidRDefault="0011731E" w:rsidP="0011731E">
            <w:pPr>
              <w:rPr>
                <w:ins w:id="1600" w:author="Macon, Taydin Robert" w:date="2026-02-24T15:52:00Z" w16du:dateUtc="2026-02-24T23:52:00Z"/>
                <w:rFonts w:ascii="Times New Roman" w:eastAsia="Times New Roman" w:hAnsi="Times New Roman" w:cs="Times New Roman"/>
                <w:kern w:val="0"/>
                <w:sz w:val="8"/>
                <w:szCs w:val="8"/>
                <w14:ligatures w14:val="none"/>
                <w:rPrChange w:id="1601" w:author="Macon, Taydin Robert" w:date="2026-02-24T15:52:00Z" w16du:dateUtc="2026-02-24T23:52:00Z">
                  <w:rPr>
                    <w:ins w:id="1602" w:author="Macon, Taydin Robert" w:date="2026-02-24T15:52:00Z" w16du:dateUtc="2026-02-24T23:52:00Z"/>
                    <w:rFonts w:ascii="Times New Roman" w:eastAsia="Times New Roman" w:hAnsi="Times New Roman" w:cs="Times New Roman"/>
                    <w:kern w:val="0"/>
                    <w14:ligatures w14:val="none"/>
                  </w:rPr>
                </w:rPrChange>
              </w:rPr>
            </w:pPr>
            <w:ins w:id="1603"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604"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estimate</w:t>
              </w:r>
            </w:ins>
          </w:p>
        </w:tc>
        <w:tc>
          <w:tcPr>
            <w:tcW w:w="84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05" w:author="Macon, Taydin Robert" w:date="2026-02-24T15:54:00Z" w16du:dateUtc="2026-02-24T23:54:00Z">
              <w:tcPr>
                <w:tcW w:w="747"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8CC2920" w14:textId="77777777" w:rsidR="0011731E" w:rsidRPr="0011731E" w:rsidRDefault="0011731E" w:rsidP="0011731E">
            <w:pPr>
              <w:rPr>
                <w:ins w:id="1606" w:author="Macon, Taydin Robert" w:date="2026-02-24T15:52:00Z" w16du:dateUtc="2026-02-24T23:52:00Z"/>
                <w:rFonts w:ascii="Times New Roman" w:eastAsia="Times New Roman" w:hAnsi="Times New Roman" w:cs="Times New Roman"/>
                <w:kern w:val="0"/>
                <w:sz w:val="8"/>
                <w:szCs w:val="8"/>
                <w14:ligatures w14:val="none"/>
                <w:rPrChange w:id="1607" w:author="Macon, Taydin Robert" w:date="2026-02-24T15:52:00Z" w16du:dateUtc="2026-02-24T23:52:00Z">
                  <w:rPr>
                    <w:ins w:id="1608" w:author="Macon, Taydin Robert" w:date="2026-02-24T15:52:00Z" w16du:dateUtc="2026-02-24T23:52:00Z"/>
                    <w:rFonts w:ascii="Times New Roman" w:eastAsia="Times New Roman" w:hAnsi="Times New Roman" w:cs="Times New Roman"/>
                    <w:kern w:val="0"/>
                    <w14:ligatures w14:val="none"/>
                  </w:rPr>
                </w:rPrChange>
              </w:rPr>
            </w:pPr>
            <w:ins w:id="160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1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-0.32</w:t>
              </w:r>
            </w:ins>
          </w:p>
        </w:tc>
        <w:tc>
          <w:tcPr>
            <w:tcW w:w="5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11" w:author="Macon, Taydin Robert" w:date="2026-02-24T15:54:00Z" w16du:dateUtc="2026-02-24T23:54:00Z">
              <w:tcPr>
                <w:tcW w:w="500"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B5266E0" w14:textId="77777777" w:rsidR="0011731E" w:rsidRPr="0011731E" w:rsidRDefault="0011731E" w:rsidP="0011731E">
            <w:pPr>
              <w:rPr>
                <w:ins w:id="1612" w:author="Macon, Taydin Robert" w:date="2026-02-24T15:52:00Z" w16du:dateUtc="2026-02-24T23:52:00Z"/>
                <w:rFonts w:ascii="Times New Roman" w:eastAsia="Times New Roman" w:hAnsi="Times New Roman" w:cs="Times New Roman"/>
                <w:kern w:val="0"/>
                <w:sz w:val="8"/>
                <w:szCs w:val="8"/>
                <w14:ligatures w14:val="none"/>
                <w:rPrChange w:id="1613" w:author="Macon, Taydin Robert" w:date="2026-02-24T15:52:00Z" w16du:dateUtc="2026-02-24T23:52:00Z">
                  <w:rPr>
                    <w:ins w:id="1614" w:author="Macon, Taydin Robert" w:date="2026-02-24T15:52:00Z" w16du:dateUtc="2026-02-24T23:52:00Z"/>
                    <w:rFonts w:ascii="Times New Roman" w:eastAsia="Times New Roman" w:hAnsi="Times New Roman" w:cs="Times New Roman"/>
                    <w:kern w:val="0"/>
                    <w14:ligatures w14:val="none"/>
                  </w:rPr>
                </w:rPrChange>
              </w:rPr>
            </w:pPr>
            <w:ins w:id="161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1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-1.11</w:t>
              </w:r>
            </w:ins>
          </w:p>
        </w:tc>
        <w:tc>
          <w:tcPr>
            <w:tcW w:w="82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17" w:author="Macon, Taydin Robert" w:date="2026-02-24T15:54:00Z" w16du:dateUtc="2026-02-24T23:54:00Z">
              <w:tcPr>
                <w:tcW w:w="730"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3416655" w14:textId="77777777" w:rsidR="0011731E" w:rsidRPr="0011731E" w:rsidRDefault="0011731E" w:rsidP="0011731E">
            <w:pPr>
              <w:rPr>
                <w:ins w:id="1618" w:author="Macon, Taydin Robert" w:date="2026-02-24T15:52:00Z" w16du:dateUtc="2026-02-24T23:52:00Z"/>
                <w:rFonts w:ascii="Times New Roman" w:eastAsia="Times New Roman" w:hAnsi="Times New Roman" w:cs="Times New Roman"/>
                <w:kern w:val="0"/>
                <w:sz w:val="8"/>
                <w:szCs w:val="8"/>
                <w14:ligatures w14:val="none"/>
                <w:rPrChange w:id="1619" w:author="Macon, Taydin Robert" w:date="2026-02-24T15:52:00Z" w16du:dateUtc="2026-02-24T23:52:00Z">
                  <w:rPr>
                    <w:ins w:id="1620" w:author="Macon, Taydin Robert" w:date="2026-02-24T15:52:00Z" w16du:dateUtc="2026-02-24T23:52:00Z"/>
                    <w:rFonts w:ascii="Times New Roman" w:eastAsia="Times New Roman" w:hAnsi="Times New Roman" w:cs="Times New Roman"/>
                    <w:kern w:val="0"/>
                    <w14:ligatures w14:val="none"/>
                  </w:rPr>
                </w:rPrChange>
              </w:rPr>
            </w:pPr>
            <w:ins w:id="162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2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2.49</w:t>
              </w:r>
            </w:ins>
          </w:p>
        </w:tc>
        <w:tc>
          <w:tcPr>
            <w:tcW w:w="54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23" w:author="Macon, Taydin Robert" w:date="2026-02-24T15:54:00Z" w16du:dateUtc="2026-02-24T23:54:00Z">
              <w:tcPr>
                <w:tcW w:w="48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EFFA53E" w14:textId="77777777" w:rsidR="0011731E" w:rsidRPr="0011731E" w:rsidRDefault="0011731E" w:rsidP="0011731E">
            <w:pPr>
              <w:rPr>
                <w:ins w:id="1624" w:author="Macon, Taydin Robert" w:date="2026-02-24T15:52:00Z" w16du:dateUtc="2026-02-24T23:52:00Z"/>
                <w:rFonts w:ascii="Times New Roman" w:eastAsia="Times New Roman" w:hAnsi="Times New Roman" w:cs="Times New Roman"/>
                <w:kern w:val="0"/>
                <w:sz w:val="8"/>
                <w:szCs w:val="8"/>
                <w14:ligatures w14:val="none"/>
                <w:rPrChange w:id="1625" w:author="Macon, Taydin Robert" w:date="2026-02-24T15:52:00Z" w16du:dateUtc="2026-02-24T23:52:00Z">
                  <w:rPr>
                    <w:ins w:id="1626" w:author="Macon, Taydin Robert" w:date="2026-02-24T15:52:00Z" w16du:dateUtc="2026-02-24T23:52:00Z"/>
                    <w:rFonts w:ascii="Times New Roman" w:eastAsia="Times New Roman" w:hAnsi="Times New Roman" w:cs="Times New Roman"/>
                    <w:kern w:val="0"/>
                    <w14:ligatures w14:val="none"/>
                  </w:rPr>
                </w:rPrChange>
              </w:rPr>
            </w:pPr>
            <w:ins w:id="162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2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4.04</w:t>
              </w:r>
            </w:ins>
          </w:p>
        </w:tc>
        <w:tc>
          <w:tcPr>
            <w:tcW w:w="87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29" w:author="Macon, Taydin Robert" w:date="2026-02-24T15:54:00Z" w16du:dateUtc="2026-02-24T23:54:00Z">
              <w:tcPr>
                <w:tcW w:w="77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1073179D" w14:textId="77777777" w:rsidR="0011731E" w:rsidRPr="0011731E" w:rsidRDefault="0011731E" w:rsidP="0011731E">
            <w:pPr>
              <w:rPr>
                <w:ins w:id="1630" w:author="Macon, Taydin Robert" w:date="2026-02-24T15:52:00Z" w16du:dateUtc="2026-02-24T23:52:00Z"/>
                <w:rFonts w:ascii="Times New Roman" w:eastAsia="Times New Roman" w:hAnsi="Times New Roman" w:cs="Times New Roman"/>
                <w:kern w:val="0"/>
                <w:sz w:val="8"/>
                <w:szCs w:val="8"/>
                <w14:ligatures w14:val="none"/>
                <w:rPrChange w:id="1631" w:author="Macon, Taydin Robert" w:date="2026-02-24T15:52:00Z" w16du:dateUtc="2026-02-24T23:52:00Z">
                  <w:rPr>
                    <w:ins w:id="1632" w:author="Macon, Taydin Robert" w:date="2026-02-24T15:52:00Z" w16du:dateUtc="2026-02-24T23:52:00Z"/>
                    <w:rFonts w:ascii="Times New Roman" w:eastAsia="Times New Roman" w:hAnsi="Times New Roman" w:cs="Times New Roman"/>
                    <w:kern w:val="0"/>
                    <w14:ligatures w14:val="none"/>
                  </w:rPr>
                </w:rPrChange>
              </w:rPr>
            </w:pPr>
            <w:ins w:id="163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3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0.85</w:t>
              </w:r>
            </w:ins>
          </w:p>
        </w:tc>
        <w:tc>
          <w:tcPr>
            <w:tcW w:w="59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35" w:author="Macon, Taydin Robert" w:date="2026-02-24T15:54:00Z" w16du:dateUtc="2026-02-24T23:54:00Z">
              <w:tcPr>
                <w:tcW w:w="53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A5D9E94" w14:textId="77777777" w:rsidR="0011731E" w:rsidRPr="0011731E" w:rsidRDefault="0011731E" w:rsidP="0011731E">
            <w:pPr>
              <w:rPr>
                <w:ins w:id="1636" w:author="Macon, Taydin Robert" w:date="2026-02-24T15:52:00Z" w16du:dateUtc="2026-02-24T23:52:00Z"/>
                <w:rFonts w:ascii="Times New Roman" w:eastAsia="Times New Roman" w:hAnsi="Times New Roman" w:cs="Times New Roman"/>
                <w:kern w:val="0"/>
                <w:sz w:val="8"/>
                <w:szCs w:val="8"/>
                <w14:ligatures w14:val="none"/>
                <w:rPrChange w:id="1637" w:author="Macon, Taydin Robert" w:date="2026-02-24T15:52:00Z" w16du:dateUtc="2026-02-24T23:52:00Z">
                  <w:rPr>
                    <w:ins w:id="1638" w:author="Macon, Taydin Robert" w:date="2026-02-24T15:52:00Z" w16du:dateUtc="2026-02-24T23:52:00Z"/>
                    <w:rFonts w:ascii="Times New Roman" w:eastAsia="Times New Roman" w:hAnsi="Times New Roman" w:cs="Times New Roman"/>
                    <w:kern w:val="0"/>
                    <w14:ligatures w14:val="none"/>
                  </w:rPr>
                </w:rPrChange>
              </w:rPr>
            </w:pPr>
            <w:ins w:id="163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4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-0.37</w:t>
              </w:r>
            </w:ins>
          </w:p>
        </w:tc>
        <w:tc>
          <w:tcPr>
            <w:tcW w:w="59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41" w:author="Macon, Taydin Robert" w:date="2026-02-24T15:54:00Z" w16du:dateUtc="2026-02-24T23:54:00Z">
              <w:tcPr>
                <w:tcW w:w="53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499649D" w14:textId="77777777" w:rsidR="0011731E" w:rsidRPr="0011731E" w:rsidRDefault="0011731E" w:rsidP="0011731E">
            <w:pPr>
              <w:rPr>
                <w:ins w:id="1642" w:author="Macon, Taydin Robert" w:date="2026-02-24T15:52:00Z" w16du:dateUtc="2026-02-24T23:52:00Z"/>
                <w:rFonts w:ascii="Times New Roman" w:eastAsia="Times New Roman" w:hAnsi="Times New Roman" w:cs="Times New Roman"/>
                <w:kern w:val="0"/>
                <w:sz w:val="8"/>
                <w:szCs w:val="8"/>
                <w14:ligatures w14:val="none"/>
                <w:rPrChange w:id="1643" w:author="Macon, Taydin Robert" w:date="2026-02-24T15:52:00Z" w16du:dateUtc="2026-02-24T23:52:00Z">
                  <w:rPr>
                    <w:ins w:id="1644" w:author="Macon, Taydin Robert" w:date="2026-02-24T15:52:00Z" w16du:dateUtc="2026-02-24T23:52:00Z"/>
                    <w:rFonts w:ascii="Times New Roman" w:eastAsia="Times New Roman" w:hAnsi="Times New Roman" w:cs="Times New Roman"/>
                    <w:kern w:val="0"/>
                    <w14:ligatures w14:val="none"/>
                  </w:rPr>
                </w:rPrChange>
              </w:rPr>
            </w:pPr>
            <w:ins w:id="164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4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-0.74</w:t>
              </w:r>
            </w:ins>
          </w:p>
        </w:tc>
        <w:tc>
          <w:tcPr>
            <w:tcW w:w="31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47" w:author="Macon, Taydin Robert" w:date="2026-02-24T15:54:00Z" w16du:dateUtc="2026-02-24T23:54:00Z">
              <w:tcPr>
                <w:tcW w:w="3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BB5B47F" w14:textId="77777777" w:rsidR="0011731E" w:rsidRPr="0011731E" w:rsidRDefault="0011731E" w:rsidP="0011731E">
            <w:pPr>
              <w:rPr>
                <w:ins w:id="1648" w:author="Macon, Taydin Robert" w:date="2026-02-24T15:52:00Z" w16du:dateUtc="2026-02-24T23:52:00Z"/>
                <w:rFonts w:ascii="Times New Roman" w:eastAsia="Times New Roman" w:hAnsi="Times New Roman" w:cs="Times New Roman"/>
                <w:kern w:val="0"/>
                <w:sz w:val="8"/>
                <w:szCs w:val="8"/>
                <w14:ligatures w14:val="none"/>
                <w:rPrChange w:id="1649" w:author="Macon, Taydin Robert" w:date="2026-02-24T15:52:00Z" w16du:dateUtc="2026-02-24T23:52:00Z">
                  <w:rPr>
                    <w:ins w:id="1650" w:author="Macon, Taydin Robert" w:date="2026-02-24T15:52:00Z" w16du:dateUtc="2026-02-24T23:52:00Z"/>
                    <w:rFonts w:ascii="Times New Roman" w:eastAsia="Times New Roman" w:hAnsi="Times New Roman" w:cs="Times New Roman"/>
                    <w:kern w:val="0"/>
                    <w14:ligatures w14:val="none"/>
                  </w:rPr>
                </w:rPrChange>
              </w:rPr>
            </w:pPr>
            <w:ins w:id="165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5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-1.52</w:t>
              </w:r>
            </w:ins>
          </w:p>
        </w:tc>
        <w:tc>
          <w:tcPr>
            <w:tcW w:w="7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53" w:author="Macon, Taydin Robert" w:date="2026-02-24T15:54:00Z" w16du:dateUtc="2026-02-24T23:54:00Z">
              <w:tcPr>
                <w:tcW w:w="67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4DA67B2" w14:textId="77777777" w:rsidR="0011731E" w:rsidRPr="0011731E" w:rsidRDefault="0011731E" w:rsidP="0011731E">
            <w:pPr>
              <w:rPr>
                <w:ins w:id="1654" w:author="Macon, Taydin Robert" w:date="2026-02-24T15:52:00Z" w16du:dateUtc="2026-02-24T23:52:00Z"/>
                <w:rFonts w:ascii="Times New Roman" w:eastAsia="Times New Roman" w:hAnsi="Times New Roman" w:cs="Times New Roman"/>
                <w:kern w:val="0"/>
                <w:sz w:val="8"/>
                <w:szCs w:val="8"/>
                <w14:ligatures w14:val="none"/>
                <w:rPrChange w:id="1655" w:author="Macon, Taydin Robert" w:date="2026-02-24T15:52:00Z" w16du:dateUtc="2026-02-24T23:52:00Z">
                  <w:rPr>
                    <w:ins w:id="1656" w:author="Macon, Taydin Robert" w:date="2026-02-24T15:52:00Z" w16du:dateUtc="2026-02-24T23:52:00Z"/>
                    <w:rFonts w:ascii="Times New Roman" w:eastAsia="Times New Roman" w:hAnsi="Times New Roman" w:cs="Times New Roman"/>
                    <w:kern w:val="0"/>
                    <w14:ligatures w14:val="none"/>
                  </w:rPr>
                </w:rPrChange>
              </w:rPr>
            </w:pPr>
            <w:ins w:id="165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5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-2.22</w:t>
              </w:r>
            </w:ins>
          </w:p>
        </w:tc>
        <w:tc>
          <w:tcPr>
            <w:tcW w:w="483"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59" w:author="Macon, Taydin Robert" w:date="2026-02-24T15:54:00Z" w16du:dateUtc="2026-02-24T23:54:00Z">
              <w:tcPr>
                <w:tcW w:w="4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9C8DF5F" w14:textId="77777777" w:rsidR="0011731E" w:rsidRPr="0011731E" w:rsidRDefault="0011731E" w:rsidP="0011731E">
            <w:pPr>
              <w:rPr>
                <w:ins w:id="1660" w:author="Macon, Taydin Robert" w:date="2026-02-24T15:52:00Z" w16du:dateUtc="2026-02-24T23:52:00Z"/>
                <w:rFonts w:ascii="Times New Roman" w:eastAsia="Times New Roman" w:hAnsi="Times New Roman" w:cs="Times New Roman"/>
                <w:kern w:val="0"/>
                <w:sz w:val="8"/>
                <w:szCs w:val="8"/>
                <w14:ligatures w14:val="none"/>
                <w:rPrChange w:id="1661" w:author="Macon, Taydin Robert" w:date="2026-02-24T15:52:00Z" w16du:dateUtc="2026-02-24T23:52:00Z">
                  <w:rPr>
                    <w:ins w:id="1662" w:author="Macon, Taydin Robert" w:date="2026-02-24T15:52:00Z" w16du:dateUtc="2026-02-24T23:52:00Z"/>
                    <w:rFonts w:ascii="Times New Roman" w:eastAsia="Times New Roman" w:hAnsi="Times New Roman" w:cs="Times New Roman"/>
                    <w:kern w:val="0"/>
                    <w14:ligatures w14:val="none"/>
                  </w:rPr>
                </w:rPrChange>
              </w:rPr>
            </w:pPr>
            <w:ins w:id="166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6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0.25</w:t>
              </w:r>
            </w:ins>
          </w:p>
        </w:tc>
        <w:tc>
          <w:tcPr>
            <w:tcW w:w="73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65" w:author="Macon, Taydin Robert" w:date="2026-02-24T15:54:00Z" w16du:dateUtc="2026-02-24T23:54:00Z">
              <w:tcPr>
                <w:tcW w:w="65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A2E12D4" w14:textId="77777777" w:rsidR="0011731E" w:rsidRPr="0011731E" w:rsidRDefault="0011731E" w:rsidP="0011731E">
            <w:pPr>
              <w:rPr>
                <w:ins w:id="1666" w:author="Macon, Taydin Robert" w:date="2026-02-24T15:52:00Z" w16du:dateUtc="2026-02-24T23:52:00Z"/>
                <w:rFonts w:ascii="Times New Roman" w:eastAsia="Times New Roman" w:hAnsi="Times New Roman" w:cs="Times New Roman"/>
                <w:kern w:val="0"/>
                <w:sz w:val="8"/>
                <w:szCs w:val="8"/>
                <w14:ligatures w14:val="none"/>
                <w:rPrChange w:id="1667" w:author="Macon, Taydin Robert" w:date="2026-02-24T15:52:00Z" w16du:dateUtc="2026-02-24T23:52:00Z">
                  <w:rPr>
                    <w:ins w:id="1668" w:author="Macon, Taydin Robert" w:date="2026-02-24T15:52:00Z" w16du:dateUtc="2026-02-24T23:52:00Z"/>
                    <w:rFonts w:ascii="Times New Roman" w:eastAsia="Times New Roman" w:hAnsi="Times New Roman" w:cs="Times New Roman"/>
                    <w:kern w:val="0"/>
                    <w14:ligatures w14:val="none"/>
                  </w:rPr>
                </w:rPrChange>
              </w:rPr>
            </w:pPr>
            <w:ins w:id="166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7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-2.45</w:t>
              </w:r>
            </w:ins>
          </w:p>
        </w:tc>
        <w:tc>
          <w:tcPr>
            <w:tcW w:w="452"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71" w:author="Macon, Taydin Robert" w:date="2026-02-24T15:54:00Z" w16du:dateUtc="2026-02-24T23:54:00Z">
              <w:tcPr>
                <w:tcW w:w="41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4954E9F" w14:textId="77777777" w:rsidR="0011731E" w:rsidRPr="0011731E" w:rsidRDefault="0011731E" w:rsidP="0011731E">
            <w:pPr>
              <w:rPr>
                <w:ins w:id="1672" w:author="Macon, Taydin Robert" w:date="2026-02-24T15:52:00Z" w16du:dateUtc="2026-02-24T23:52:00Z"/>
                <w:rFonts w:ascii="Times New Roman" w:eastAsia="Times New Roman" w:hAnsi="Times New Roman" w:cs="Times New Roman"/>
                <w:kern w:val="0"/>
                <w:sz w:val="8"/>
                <w:szCs w:val="8"/>
                <w14:ligatures w14:val="none"/>
                <w:rPrChange w:id="1673" w:author="Macon, Taydin Robert" w:date="2026-02-24T15:52:00Z" w16du:dateUtc="2026-02-24T23:52:00Z">
                  <w:rPr>
                    <w:ins w:id="1674" w:author="Macon, Taydin Robert" w:date="2026-02-24T15:52:00Z" w16du:dateUtc="2026-02-24T23:52:00Z"/>
                    <w:rFonts w:ascii="Times New Roman" w:eastAsia="Times New Roman" w:hAnsi="Times New Roman" w:cs="Times New Roman"/>
                    <w:kern w:val="0"/>
                    <w14:ligatures w14:val="none"/>
                  </w:rPr>
                </w:rPrChange>
              </w:rPr>
            </w:pPr>
            <w:ins w:id="167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7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-2.51</w:t>
              </w:r>
            </w:ins>
          </w:p>
        </w:tc>
        <w:tc>
          <w:tcPr>
            <w:tcW w:w="7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77" w:author="Macon, Taydin Robert" w:date="2026-02-24T15:54:00Z" w16du:dateUtc="2026-02-24T23:54:00Z">
              <w:tcPr>
                <w:tcW w:w="62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EF5EA0C" w14:textId="77777777" w:rsidR="0011731E" w:rsidRPr="0011731E" w:rsidRDefault="0011731E" w:rsidP="0011731E">
            <w:pPr>
              <w:rPr>
                <w:ins w:id="1678" w:author="Macon, Taydin Robert" w:date="2026-02-24T15:52:00Z" w16du:dateUtc="2026-02-24T23:52:00Z"/>
                <w:rFonts w:ascii="Times New Roman" w:eastAsia="Times New Roman" w:hAnsi="Times New Roman" w:cs="Times New Roman"/>
                <w:kern w:val="0"/>
                <w:sz w:val="8"/>
                <w:szCs w:val="8"/>
                <w14:ligatures w14:val="none"/>
                <w:rPrChange w:id="1679" w:author="Macon, Taydin Robert" w:date="2026-02-24T15:52:00Z" w16du:dateUtc="2026-02-24T23:52:00Z">
                  <w:rPr>
                    <w:ins w:id="1680" w:author="Macon, Taydin Robert" w:date="2026-02-24T15:52:00Z" w16du:dateUtc="2026-02-24T23:52:00Z"/>
                    <w:rFonts w:ascii="Times New Roman" w:eastAsia="Times New Roman" w:hAnsi="Times New Roman" w:cs="Times New Roman"/>
                    <w:kern w:val="0"/>
                    <w14:ligatures w14:val="none"/>
                  </w:rPr>
                </w:rPrChange>
              </w:rPr>
            </w:pPr>
            <w:ins w:id="168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8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-0.38</w:t>
              </w:r>
            </w:ins>
          </w:p>
        </w:tc>
        <w:tc>
          <w:tcPr>
            <w:tcW w:w="421"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83" w:author="Macon, Taydin Robert" w:date="2026-02-24T15:54:00Z" w16du:dateUtc="2026-02-24T23:54:00Z">
              <w:tcPr>
                <w:tcW w:w="382"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B20C8B7" w14:textId="77777777" w:rsidR="0011731E" w:rsidRPr="0011731E" w:rsidRDefault="0011731E" w:rsidP="0011731E">
            <w:pPr>
              <w:rPr>
                <w:ins w:id="1684" w:author="Macon, Taydin Robert" w:date="2026-02-24T15:52:00Z" w16du:dateUtc="2026-02-24T23:52:00Z"/>
                <w:rFonts w:ascii="Times New Roman" w:eastAsia="Times New Roman" w:hAnsi="Times New Roman" w:cs="Times New Roman"/>
                <w:kern w:val="0"/>
                <w:sz w:val="8"/>
                <w:szCs w:val="8"/>
                <w14:ligatures w14:val="none"/>
                <w:rPrChange w:id="1685" w:author="Macon, Taydin Robert" w:date="2026-02-24T15:52:00Z" w16du:dateUtc="2026-02-24T23:52:00Z">
                  <w:rPr>
                    <w:ins w:id="1686" w:author="Macon, Taydin Robert" w:date="2026-02-24T15:52:00Z" w16du:dateUtc="2026-02-24T23:52:00Z"/>
                    <w:rFonts w:ascii="Times New Roman" w:eastAsia="Times New Roman" w:hAnsi="Times New Roman" w:cs="Times New Roman"/>
                    <w:kern w:val="0"/>
                    <w14:ligatures w14:val="none"/>
                  </w:rPr>
                </w:rPrChange>
              </w:rPr>
            </w:pPr>
            <w:ins w:id="168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8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-0.1</w:t>
              </w:r>
            </w:ins>
          </w:p>
        </w:tc>
        <w:tc>
          <w:tcPr>
            <w:tcW w:w="70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89" w:author="Macon, Taydin Robert" w:date="2026-02-24T15:54:00Z" w16du:dateUtc="2026-02-24T23:54:00Z">
              <w:tcPr>
                <w:tcW w:w="628"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3C10625" w14:textId="77777777" w:rsidR="0011731E" w:rsidRPr="0011731E" w:rsidRDefault="0011731E" w:rsidP="0011731E">
            <w:pPr>
              <w:rPr>
                <w:ins w:id="1690" w:author="Macon, Taydin Robert" w:date="2026-02-24T15:52:00Z" w16du:dateUtc="2026-02-24T23:52:00Z"/>
                <w:rFonts w:ascii="Times New Roman" w:eastAsia="Times New Roman" w:hAnsi="Times New Roman" w:cs="Times New Roman"/>
                <w:kern w:val="0"/>
                <w:sz w:val="8"/>
                <w:szCs w:val="8"/>
                <w14:ligatures w14:val="none"/>
                <w:rPrChange w:id="1691" w:author="Macon, Taydin Robert" w:date="2026-02-24T15:52:00Z" w16du:dateUtc="2026-02-24T23:52:00Z">
                  <w:rPr>
                    <w:ins w:id="1692" w:author="Macon, Taydin Robert" w:date="2026-02-24T15:52:00Z" w16du:dateUtc="2026-02-24T23:52:00Z"/>
                    <w:rFonts w:ascii="Times New Roman" w:eastAsia="Times New Roman" w:hAnsi="Times New Roman" w:cs="Times New Roman"/>
                    <w:kern w:val="0"/>
                    <w14:ligatures w14:val="none"/>
                  </w:rPr>
                </w:rPrChange>
              </w:rPr>
            </w:pPr>
            <w:ins w:id="169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69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-0.23</w:t>
              </w:r>
            </w:ins>
          </w:p>
        </w:tc>
        <w:tc>
          <w:tcPr>
            <w:tcW w:w="4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95" w:author="Macon, Taydin Robert" w:date="2026-02-24T15:54:00Z" w16du:dateUtc="2026-02-24T23:54:00Z">
              <w:tcPr>
                <w:tcW w:w="55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F15A868" w14:textId="77777777" w:rsidR="0011731E" w:rsidRPr="0011731E" w:rsidRDefault="0011731E" w:rsidP="0011731E">
            <w:pPr>
              <w:rPr>
                <w:ins w:id="1696" w:author="Macon, Taydin Robert" w:date="2026-02-24T15:52:00Z" w16du:dateUtc="2026-02-24T23:52:00Z"/>
                <w:rFonts w:ascii="Times New Roman" w:eastAsia="Times New Roman" w:hAnsi="Times New Roman" w:cs="Times New Roman"/>
                <w:kern w:val="0"/>
                <w:sz w:val="8"/>
                <w:szCs w:val="8"/>
                <w14:ligatures w14:val="none"/>
                <w:rPrChange w:id="1697" w:author="Macon, Taydin Robert" w:date="2026-02-24T15:52:00Z" w16du:dateUtc="2026-02-24T23:52:00Z">
                  <w:rPr>
                    <w:ins w:id="1698" w:author="Macon, Taydin Robert" w:date="2026-02-24T15:52:00Z" w16du:dateUtc="2026-02-24T23:52:00Z"/>
                    <w:rFonts w:ascii="Times New Roman" w:eastAsia="Times New Roman" w:hAnsi="Times New Roman" w:cs="Times New Roman"/>
                    <w:kern w:val="0"/>
                    <w14:ligatures w14:val="none"/>
                  </w:rPr>
                </w:rPrChange>
              </w:rPr>
            </w:pPr>
            <w:ins w:id="169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0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0.5</w:t>
              </w:r>
            </w:ins>
          </w:p>
        </w:tc>
      </w:tr>
      <w:tr w:rsidR="0011731E" w:rsidRPr="0011731E" w14:paraId="4B7EA85A" w14:textId="77777777" w:rsidTr="0011731E">
        <w:tblPrEx>
          <w:tblCellMar>
            <w:left w:w="0" w:type="dxa"/>
            <w:right w:w="0" w:type="dxa"/>
          </w:tblCellMar>
          <w:tblLook w:val="04A0" w:firstRow="1" w:lastRow="0" w:firstColumn="1" w:lastColumn="0" w:noHBand="0" w:noVBand="1"/>
          <w:tblPrExChange w:id="1701" w:author="Macon, Taydin Robert" w:date="2026-02-24T15:54:00Z" w16du:dateUtc="2026-02-24T23:54:00Z">
            <w:tblPrEx>
              <w:tblCellMar>
                <w:left w:w="0" w:type="dxa"/>
                <w:right w:w="0" w:type="dxa"/>
              </w:tblCellMar>
              <w:tblLook w:val="04A0" w:firstRow="1" w:lastRow="0" w:firstColumn="1" w:lastColumn="0" w:noHBand="0" w:noVBand="1"/>
            </w:tblPrEx>
          </w:tblPrExChange>
        </w:tblPrEx>
        <w:trPr>
          <w:trHeight w:val="165"/>
          <w:ins w:id="1702" w:author="Macon, Taydin Robert" w:date="2026-02-24T15:52:00Z"/>
          <w:trPrChange w:id="1703" w:author="Macon, Taydin Robert" w:date="2026-02-24T15:54:00Z" w16du:dateUtc="2026-02-24T23:54:00Z">
            <w:trPr>
              <w:gridBefore w:val="1"/>
              <w:trHeight w:val="165"/>
            </w:trPr>
          </w:trPrChange>
        </w:trPr>
        <w:tc>
          <w:tcPr>
            <w:tcW w:w="6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1704" w:author="Macon, Taydin Robert" w:date="2026-02-24T15:54:00Z" w16du:dateUtc="2026-02-24T23:54:00Z">
              <w:tcPr>
                <w:tcW w:w="477" w:type="dxa"/>
                <w:gridSpan w:val="2"/>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4FC9FD92" w14:textId="77777777" w:rsidR="0011731E" w:rsidRPr="0011731E" w:rsidRDefault="0011731E" w:rsidP="0011731E">
            <w:pPr>
              <w:rPr>
                <w:ins w:id="1705" w:author="Macon, Taydin Robert" w:date="2026-02-24T15:52:00Z" w16du:dateUtc="2026-02-24T23:52:00Z"/>
                <w:rFonts w:ascii="Times New Roman" w:eastAsia="Times New Roman" w:hAnsi="Times New Roman" w:cs="Times New Roman"/>
                <w:kern w:val="0"/>
                <w:sz w:val="8"/>
                <w:szCs w:val="8"/>
                <w14:ligatures w14:val="none"/>
                <w:rPrChange w:id="1706" w:author="Macon, Taydin Robert" w:date="2026-02-24T15:52:00Z" w16du:dateUtc="2026-02-24T23:52:00Z">
                  <w:rPr>
                    <w:ins w:id="1707" w:author="Macon, Taydin Robert" w:date="2026-02-24T15:52:00Z" w16du:dateUtc="2026-02-24T23:52:00Z"/>
                    <w:rFonts w:ascii="Times New Roman" w:eastAsia="Times New Roman" w:hAnsi="Times New Roman" w:cs="Times New Roman"/>
                    <w:kern w:val="0"/>
                    <w14:ligatures w14:val="none"/>
                  </w:rPr>
                </w:rPrChange>
              </w:rPr>
            </w:pPr>
            <w:ins w:id="1708"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709"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asymp.LCL</w:t>
              </w:r>
            </w:ins>
          </w:p>
        </w:tc>
        <w:tc>
          <w:tcPr>
            <w:tcW w:w="84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10" w:author="Macon, Taydin Robert" w:date="2026-02-24T15:54:00Z" w16du:dateUtc="2026-02-24T23:54:00Z">
              <w:tcPr>
                <w:tcW w:w="747"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1311B544" w14:textId="77777777" w:rsidR="0011731E" w:rsidRPr="0011731E" w:rsidRDefault="0011731E" w:rsidP="0011731E">
            <w:pPr>
              <w:rPr>
                <w:ins w:id="1711" w:author="Macon, Taydin Robert" w:date="2026-02-24T15:52:00Z" w16du:dateUtc="2026-02-24T23:52:00Z"/>
                <w:rFonts w:ascii="Times New Roman" w:eastAsia="Times New Roman" w:hAnsi="Times New Roman" w:cs="Times New Roman"/>
                <w:kern w:val="0"/>
                <w:sz w:val="8"/>
                <w:szCs w:val="8"/>
                <w14:ligatures w14:val="none"/>
                <w:rPrChange w:id="1712" w:author="Macon, Taydin Robert" w:date="2026-02-24T15:52:00Z" w16du:dateUtc="2026-02-24T23:52:00Z">
                  <w:rPr>
                    <w:ins w:id="1713" w:author="Macon, Taydin Robert" w:date="2026-02-24T15:52:00Z" w16du:dateUtc="2026-02-24T23:52:00Z"/>
                    <w:rFonts w:ascii="Times New Roman" w:eastAsia="Times New Roman" w:hAnsi="Times New Roman" w:cs="Times New Roman"/>
                    <w:kern w:val="0"/>
                    <w14:ligatures w14:val="none"/>
                  </w:rPr>
                </w:rPrChange>
              </w:rPr>
            </w:pPr>
            <w:ins w:id="1714"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15"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-0.82</w:t>
              </w:r>
            </w:ins>
          </w:p>
        </w:tc>
        <w:tc>
          <w:tcPr>
            <w:tcW w:w="5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16" w:author="Macon, Taydin Robert" w:date="2026-02-24T15:54:00Z" w16du:dateUtc="2026-02-24T23:54:00Z">
              <w:tcPr>
                <w:tcW w:w="500"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963A269" w14:textId="77777777" w:rsidR="0011731E" w:rsidRPr="0011731E" w:rsidRDefault="0011731E" w:rsidP="0011731E">
            <w:pPr>
              <w:rPr>
                <w:ins w:id="1717" w:author="Macon, Taydin Robert" w:date="2026-02-24T15:52:00Z" w16du:dateUtc="2026-02-24T23:52:00Z"/>
                <w:rFonts w:ascii="Times New Roman" w:eastAsia="Times New Roman" w:hAnsi="Times New Roman" w:cs="Times New Roman"/>
                <w:kern w:val="0"/>
                <w:sz w:val="8"/>
                <w:szCs w:val="8"/>
                <w14:ligatures w14:val="none"/>
                <w:rPrChange w:id="1718" w:author="Macon, Taydin Robert" w:date="2026-02-24T15:52:00Z" w16du:dateUtc="2026-02-24T23:52:00Z">
                  <w:rPr>
                    <w:ins w:id="1719" w:author="Macon, Taydin Robert" w:date="2026-02-24T15:52:00Z" w16du:dateUtc="2026-02-24T23:52:00Z"/>
                    <w:rFonts w:ascii="Times New Roman" w:eastAsia="Times New Roman" w:hAnsi="Times New Roman" w:cs="Times New Roman"/>
                    <w:kern w:val="0"/>
                    <w14:ligatures w14:val="none"/>
                  </w:rPr>
                </w:rPrChange>
              </w:rPr>
            </w:pPr>
            <w:ins w:id="1720"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21"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-1.77</w:t>
              </w:r>
            </w:ins>
          </w:p>
        </w:tc>
        <w:tc>
          <w:tcPr>
            <w:tcW w:w="82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22" w:author="Macon, Taydin Robert" w:date="2026-02-24T15:54:00Z" w16du:dateUtc="2026-02-24T23:54:00Z">
              <w:tcPr>
                <w:tcW w:w="730"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E5A4C2A" w14:textId="77777777" w:rsidR="0011731E" w:rsidRPr="0011731E" w:rsidRDefault="0011731E" w:rsidP="0011731E">
            <w:pPr>
              <w:rPr>
                <w:ins w:id="1723" w:author="Macon, Taydin Robert" w:date="2026-02-24T15:52:00Z" w16du:dateUtc="2026-02-24T23:52:00Z"/>
                <w:rFonts w:ascii="Times New Roman" w:eastAsia="Times New Roman" w:hAnsi="Times New Roman" w:cs="Times New Roman"/>
                <w:kern w:val="0"/>
                <w:sz w:val="8"/>
                <w:szCs w:val="8"/>
                <w14:ligatures w14:val="none"/>
                <w:rPrChange w:id="1724" w:author="Macon, Taydin Robert" w:date="2026-02-24T15:52:00Z" w16du:dateUtc="2026-02-24T23:52:00Z">
                  <w:rPr>
                    <w:ins w:id="1725" w:author="Macon, Taydin Robert" w:date="2026-02-24T15:52:00Z" w16du:dateUtc="2026-02-24T23:52:00Z"/>
                    <w:rFonts w:ascii="Times New Roman" w:eastAsia="Times New Roman" w:hAnsi="Times New Roman" w:cs="Times New Roman"/>
                    <w:kern w:val="0"/>
                    <w14:ligatures w14:val="none"/>
                  </w:rPr>
                </w:rPrChange>
              </w:rPr>
            </w:pPr>
            <w:ins w:id="1726"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27"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0.94</w:t>
              </w:r>
            </w:ins>
          </w:p>
        </w:tc>
        <w:tc>
          <w:tcPr>
            <w:tcW w:w="54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28" w:author="Macon, Taydin Robert" w:date="2026-02-24T15:54:00Z" w16du:dateUtc="2026-02-24T23:54:00Z">
              <w:tcPr>
                <w:tcW w:w="48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1928E60A" w14:textId="77777777" w:rsidR="0011731E" w:rsidRPr="0011731E" w:rsidRDefault="0011731E" w:rsidP="0011731E">
            <w:pPr>
              <w:rPr>
                <w:ins w:id="1729" w:author="Macon, Taydin Robert" w:date="2026-02-24T15:52:00Z" w16du:dateUtc="2026-02-24T23:52:00Z"/>
                <w:rFonts w:ascii="Times New Roman" w:eastAsia="Times New Roman" w:hAnsi="Times New Roman" w:cs="Times New Roman"/>
                <w:kern w:val="0"/>
                <w:sz w:val="8"/>
                <w:szCs w:val="8"/>
                <w14:ligatures w14:val="none"/>
                <w:rPrChange w:id="1730" w:author="Macon, Taydin Robert" w:date="2026-02-24T15:52:00Z" w16du:dateUtc="2026-02-24T23:52:00Z">
                  <w:rPr>
                    <w:ins w:id="1731" w:author="Macon, Taydin Robert" w:date="2026-02-24T15:52:00Z" w16du:dateUtc="2026-02-24T23:52:00Z"/>
                    <w:rFonts w:ascii="Times New Roman" w:eastAsia="Times New Roman" w:hAnsi="Times New Roman" w:cs="Times New Roman"/>
                    <w:kern w:val="0"/>
                    <w14:ligatures w14:val="none"/>
                  </w:rPr>
                </w:rPrChange>
              </w:rPr>
            </w:pPr>
            <w:ins w:id="1732"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33" w:author="Macon, Taydin Robert" w:date="2026-02-24T15:52:00Z" w16du:dateUtc="2026-02-24T23:52:00Z">
                    <w:rPr>
                      <w:rFonts w:ascii="Helvetica Neue" w:eastAsia="Times New Roman" w:hAnsi="Helvetica Neue" w:cs="Times New Roman"/>
                      <w:color w:val="000000"/>
                      <w:kern w:val="0"/>
                      <w:sz w:val="15"/>
                      <w:szCs w:val="15"/>
                      <w14:ligatures w14:val="none"/>
                    </w:rPr>
                  </w:rPrChange>
                </w:rPr>
                <w:t>3.31</w:t>
              </w:r>
            </w:ins>
          </w:p>
        </w:tc>
        <w:tc>
          <w:tcPr>
            <w:tcW w:w="87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34" w:author="Macon, Taydin Robert" w:date="2026-02-24T15:54:00Z" w16du:dateUtc="2026-02-24T23:54:00Z">
              <w:tcPr>
                <w:tcW w:w="77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10DCDFF" w14:textId="77777777" w:rsidR="0011731E" w:rsidRPr="0011731E" w:rsidRDefault="0011731E" w:rsidP="0011731E">
            <w:pPr>
              <w:rPr>
                <w:ins w:id="1735" w:author="Macon, Taydin Robert" w:date="2026-02-24T15:52:00Z" w16du:dateUtc="2026-02-24T23:52:00Z"/>
                <w:rFonts w:ascii="Times New Roman" w:eastAsia="Times New Roman" w:hAnsi="Times New Roman" w:cs="Times New Roman"/>
                <w:kern w:val="0"/>
                <w:sz w:val="8"/>
                <w:szCs w:val="8"/>
                <w14:ligatures w14:val="none"/>
                <w:rPrChange w:id="1736" w:author="Macon, Taydin Robert" w:date="2026-02-24T15:52:00Z" w16du:dateUtc="2026-02-24T23:52:00Z">
                  <w:rPr>
                    <w:ins w:id="1737" w:author="Macon, Taydin Robert" w:date="2026-02-24T15:52:00Z" w16du:dateUtc="2026-02-24T23:52:00Z"/>
                    <w:rFonts w:ascii="Times New Roman" w:eastAsia="Times New Roman" w:hAnsi="Times New Roman" w:cs="Times New Roman"/>
                    <w:kern w:val="0"/>
                    <w14:ligatures w14:val="none"/>
                  </w:rPr>
                </w:rPrChange>
              </w:rPr>
            </w:pPr>
            <w:ins w:id="1738"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39"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-0.59</w:t>
              </w:r>
            </w:ins>
          </w:p>
        </w:tc>
        <w:tc>
          <w:tcPr>
            <w:tcW w:w="59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40" w:author="Macon, Taydin Robert" w:date="2026-02-24T15:54:00Z" w16du:dateUtc="2026-02-24T23:54:00Z">
              <w:tcPr>
                <w:tcW w:w="53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19A48A9A" w14:textId="77777777" w:rsidR="0011731E" w:rsidRPr="0011731E" w:rsidRDefault="0011731E" w:rsidP="0011731E">
            <w:pPr>
              <w:rPr>
                <w:ins w:id="1741" w:author="Macon, Taydin Robert" w:date="2026-02-24T15:52:00Z" w16du:dateUtc="2026-02-24T23:52:00Z"/>
                <w:rFonts w:ascii="Times New Roman" w:eastAsia="Times New Roman" w:hAnsi="Times New Roman" w:cs="Times New Roman"/>
                <w:kern w:val="0"/>
                <w:sz w:val="8"/>
                <w:szCs w:val="8"/>
                <w14:ligatures w14:val="none"/>
                <w:rPrChange w:id="1742" w:author="Macon, Taydin Robert" w:date="2026-02-24T15:52:00Z" w16du:dateUtc="2026-02-24T23:52:00Z">
                  <w:rPr>
                    <w:ins w:id="1743" w:author="Macon, Taydin Robert" w:date="2026-02-24T15:52:00Z" w16du:dateUtc="2026-02-24T23:52:00Z"/>
                    <w:rFonts w:ascii="Times New Roman" w:eastAsia="Times New Roman" w:hAnsi="Times New Roman" w:cs="Times New Roman"/>
                    <w:kern w:val="0"/>
                    <w14:ligatures w14:val="none"/>
                  </w:rPr>
                </w:rPrChange>
              </w:rPr>
            </w:pPr>
            <w:ins w:id="1744"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45"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-2.49</w:t>
              </w:r>
            </w:ins>
          </w:p>
        </w:tc>
        <w:tc>
          <w:tcPr>
            <w:tcW w:w="59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46" w:author="Macon, Taydin Robert" w:date="2026-02-24T15:54:00Z" w16du:dateUtc="2026-02-24T23:54:00Z">
              <w:tcPr>
                <w:tcW w:w="53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865FD0D" w14:textId="77777777" w:rsidR="0011731E" w:rsidRPr="0011731E" w:rsidRDefault="0011731E" w:rsidP="0011731E">
            <w:pPr>
              <w:rPr>
                <w:ins w:id="1747" w:author="Macon, Taydin Robert" w:date="2026-02-24T15:52:00Z" w16du:dateUtc="2026-02-24T23:52:00Z"/>
                <w:rFonts w:ascii="Times New Roman" w:eastAsia="Times New Roman" w:hAnsi="Times New Roman" w:cs="Times New Roman"/>
                <w:kern w:val="0"/>
                <w:sz w:val="8"/>
                <w:szCs w:val="8"/>
                <w14:ligatures w14:val="none"/>
                <w:rPrChange w:id="1748" w:author="Macon, Taydin Robert" w:date="2026-02-24T15:52:00Z" w16du:dateUtc="2026-02-24T23:52:00Z">
                  <w:rPr>
                    <w:ins w:id="1749" w:author="Macon, Taydin Robert" w:date="2026-02-24T15:52:00Z" w16du:dateUtc="2026-02-24T23:52:00Z"/>
                    <w:rFonts w:ascii="Times New Roman" w:eastAsia="Times New Roman" w:hAnsi="Times New Roman" w:cs="Times New Roman"/>
                    <w:kern w:val="0"/>
                    <w14:ligatures w14:val="none"/>
                  </w:rPr>
                </w:rPrChange>
              </w:rPr>
            </w:pPr>
            <w:ins w:id="1750"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51"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-1.46</w:t>
              </w:r>
            </w:ins>
          </w:p>
        </w:tc>
        <w:tc>
          <w:tcPr>
            <w:tcW w:w="31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52" w:author="Macon, Taydin Robert" w:date="2026-02-24T15:54:00Z" w16du:dateUtc="2026-02-24T23:54:00Z">
              <w:tcPr>
                <w:tcW w:w="3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BA9C405" w14:textId="77777777" w:rsidR="0011731E" w:rsidRPr="0011731E" w:rsidRDefault="0011731E" w:rsidP="0011731E">
            <w:pPr>
              <w:rPr>
                <w:ins w:id="1753" w:author="Macon, Taydin Robert" w:date="2026-02-24T15:52:00Z" w16du:dateUtc="2026-02-24T23:52:00Z"/>
                <w:rFonts w:ascii="Times New Roman" w:eastAsia="Times New Roman" w:hAnsi="Times New Roman" w:cs="Times New Roman"/>
                <w:kern w:val="0"/>
                <w:sz w:val="8"/>
                <w:szCs w:val="8"/>
                <w14:ligatures w14:val="none"/>
                <w:rPrChange w:id="1754" w:author="Macon, Taydin Robert" w:date="2026-02-24T15:52:00Z" w16du:dateUtc="2026-02-24T23:52:00Z">
                  <w:rPr>
                    <w:ins w:id="1755" w:author="Macon, Taydin Robert" w:date="2026-02-24T15:52:00Z" w16du:dateUtc="2026-02-24T23:52:00Z"/>
                    <w:rFonts w:ascii="Times New Roman" w:eastAsia="Times New Roman" w:hAnsi="Times New Roman" w:cs="Times New Roman"/>
                    <w:kern w:val="0"/>
                    <w14:ligatures w14:val="none"/>
                  </w:rPr>
                </w:rPrChange>
              </w:rPr>
            </w:pPr>
            <w:ins w:id="1756"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57"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-2.41</w:t>
              </w:r>
            </w:ins>
          </w:p>
        </w:tc>
        <w:tc>
          <w:tcPr>
            <w:tcW w:w="7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58" w:author="Macon, Taydin Robert" w:date="2026-02-24T15:54:00Z" w16du:dateUtc="2026-02-24T23:54:00Z">
              <w:tcPr>
                <w:tcW w:w="67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1AD1EE07" w14:textId="77777777" w:rsidR="0011731E" w:rsidRPr="0011731E" w:rsidRDefault="0011731E" w:rsidP="0011731E">
            <w:pPr>
              <w:rPr>
                <w:ins w:id="1759" w:author="Macon, Taydin Robert" w:date="2026-02-24T15:52:00Z" w16du:dateUtc="2026-02-24T23:52:00Z"/>
                <w:rFonts w:ascii="Times New Roman" w:eastAsia="Times New Roman" w:hAnsi="Times New Roman" w:cs="Times New Roman"/>
                <w:kern w:val="0"/>
                <w:sz w:val="8"/>
                <w:szCs w:val="8"/>
                <w14:ligatures w14:val="none"/>
                <w:rPrChange w:id="1760" w:author="Macon, Taydin Robert" w:date="2026-02-24T15:52:00Z" w16du:dateUtc="2026-02-24T23:52:00Z">
                  <w:rPr>
                    <w:ins w:id="1761" w:author="Macon, Taydin Robert" w:date="2026-02-24T15:52:00Z" w16du:dateUtc="2026-02-24T23:52:00Z"/>
                    <w:rFonts w:ascii="Times New Roman" w:eastAsia="Times New Roman" w:hAnsi="Times New Roman" w:cs="Times New Roman"/>
                    <w:kern w:val="0"/>
                    <w14:ligatures w14:val="none"/>
                  </w:rPr>
                </w:rPrChange>
              </w:rPr>
            </w:pPr>
            <w:ins w:id="1762"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63" w:author="Macon, Taydin Robert" w:date="2026-02-24T15:52:00Z" w16du:dateUtc="2026-02-24T23:52:00Z">
                    <w:rPr>
                      <w:rFonts w:ascii="Helvetica Neue" w:eastAsia="Times New Roman" w:hAnsi="Helvetica Neue" w:cs="Times New Roman"/>
                      <w:color w:val="000000"/>
                      <w:kern w:val="0"/>
                      <w:sz w:val="15"/>
                      <w:szCs w:val="15"/>
                      <w14:ligatures w14:val="none"/>
                    </w:rPr>
                  </w:rPrChange>
                </w:rPr>
                <w:t>-4.34</w:t>
              </w:r>
            </w:ins>
          </w:p>
        </w:tc>
        <w:tc>
          <w:tcPr>
            <w:tcW w:w="483"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64" w:author="Macon, Taydin Robert" w:date="2026-02-24T15:54:00Z" w16du:dateUtc="2026-02-24T23:54:00Z">
              <w:tcPr>
                <w:tcW w:w="4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2A53FD7" w14:textId="77777777" w:rsidR="0011731E" w:rsidRPr="0011731E" w:rsidRDefault="0011731E" w:rsidP="0011731E">
            <w:pPr>
              <w:rPr>
                <w:ins w:id="1765" w:author="Macon, Taydin Robert" w:date="2026-02-24T15:52:00Z" w16du:dateUtc="2026-02-24T23:52:00Z"/>
                <w:rFonts w:ascii="Times New Roman" w:eastAsia="Times New Roman" w:hAnsi="Times New Roman" w:cs="Times New Roman"/>
                <w:kern w:val="0"/>
                <w:sz w:val="8"/>
                <w:szCs w:val="8"/>
                <w14:ligatures w14:val="none"/>
                <w:rPrChange w:id="1766" w:author="Macon, Taydin Robert" w:date="2026-02-24T15:52:00Z" w16du:dateUtc="2026-02-24T23:52:00Z">
                  <w:rPr>
                    <w:ins w:id="1767" w:author="Macon, Taydin Robert" w:date="2026-02-24T15:52:00Z" w16du:dateUtc="2026-02-24T23:52:00Z"/>
                    <w:rFonts w:ascii="Times New Roman" w:eastAsia="Times New Roman" w:hAnsi="Times New Roman" w:cs="Times New Roman"/>
                    <w:kern w:val="0"/>
                    <w14:ligatures w14:val="none"/>
                  </w:rPr>
                </w:rPrChange>
              </w:rPr>
            </w:pPr>
            <w:ins w:id="1768"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69"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-2.72</w:t>
              </w:r>
            </w:ins>
          </w:p>
        </w:tc>
        <w:tc>
          <w:tcPr>
            <w:tcW w:w="73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70" w:author="Macon, Taydin Robert" w:date="2026-02-24T15:54:00Z" w16du:dateUtc="2026-02-24T23:54:00Z">
              <w:tcPr>
                <w:tcW w:w="65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188EBE8D" w14:textId="77777777" w:rsidR="0011731E" w:rsidRPr="0011731E" w:rsidRDefault="0011731E" w:rsidP="0011731E">
            <w:pPr>
              <w:rPr>
                <w:ins w:id="1771" w:author="Macon, Taydin Robert" w:date="2026-02-24T15:52:00Z" w16du:dateUtc="2026-02-24T23:52:00Z"/>
                <w:rFonts w:ascii="Times New Roman" w:eastAsia="Times New Roman" w:hAnsi="Times New Roman" w:cs="Times New Roman"/>
                <w:kern w:val="0"/>
                <w:sz w:val="8"/>
                <w:szCs w:val="8"/>
                <w14:ligatures w14:val="none"/>
                <w:rPrChange w:id="1772" w:author="Macon, Taydin Robert" w:date="2026-02-24T15:52:00Z" w16du:dateUtc="2026-02-24T23:52:00Z">
                  <w:rPr>
                    <w:ins w:id="1773" w:author="Macon, Taydin Robert" w:date="2026-02-24T15:52:00Z" w16du:dateUtc="2026-02-24T23:52:00Z"/>
                    <w:rFonts w:ascii="Times New Roman" w:eastAsia="Times New Roman" w:hAnsi="Times New Roman" w:cs="Times New Roman"/>
                    <w:kern w:val="0"/>
                    <w14:ligatures w14:val="none"/>
                  </w:rPr>
                </w:rPrChange>
              </w:rPr>
            </w:pPr>
            <w:ins w:id="1774"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75" w:author="Macon, Taydin Robert" w:date="2026-02-24T15:52:00Z" w16du:dateUtc="2026-02-24T23:52:00Z">
                    <w:rPr>
                      <w:rFonts w:ascii="Helvetica Neue" w:eastAsia="Times New Roman" w:hAnsi="Helvetica Neue" w:cs="Times New Roman"/>
                      <w:color w:val="000000"/>
                      <w:kern w:val="0"/>
                      <w:sz w:val="15"/>
                      <w:szCs w:val="15"/>
                      <w14:ligatures w14:val="none"/>
                    </w:rPr>
                  </w:rPrChange>
                </w:rPr>
                <w:t>-3.7</w:t>
              </w:r>
            </w:ins>
          </w:p>
        </w:tc>
        <w:tc>
          <w:tcPr>
            <w:tcW w:w="452"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76" w:author="Macon, Taydin Robert" w:date="2026-02-24T15:54:00Z" w16du:dateUtc="2026-02-24T23:54:00Z">
              <w:tcPr>
                <w:tcW w:w="41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730D77B" w14:textId="77777777" w:rsidR="0011731E" w:rsidRPr="0011731E" w:rsidRDefault="0011731E" w:rsidP="0011731E">
            <w:pPr>
              <w:rPr>
                <w:ins w:id="1777" w:author="Macon, Taydin Robert" w:date="2026-02-24T15:52:00Z" w16du:dateUtc="2026-02-24T23:52:00Z"/>
                <w:rFonts w:ascii="Times New Roman" w:eastAsia="Times New Roman" w:hAnsi="Times New Roman" w:cs="Times New Roman"/>
                <w:kern w:val="0"/>
                <w:sz w:val="8"/>
                <w:szCs w:val="8"/>
                <w14:ligatures w14:val="none"/>
                <w:rPrChange w:id="1778" w:author="Macon, Taydin Robert" w:date="2026-02-24T15:52:00Z" w16du:dateUtc="2026-02-24T23:52:00Z">
                  <w:rPr>
                    <w:ins w:id="1779" w:author="Macon, Taydin Robert" w:date="2026-02-24T15:52:00Z" w16du:dateUtc="2026-02-24T23:52:00Z"/>
                    <w:rFonts w:ascii="Times New Roman" w:eastAsia="Times New Roman" w:hAnsi="Times New Roman" w:cs="Times New Roman"/>
                    <w:kern w:val="0"/>
                    <w14:ligatures w14:val="none"/>
                  </w:rPr>
                </w:rPrChange>
              </w:rPr>
            </w:pPr>
            <w:ins w:id="1780"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81" w:author="Macon, Taydin Robert" w:date="2026-02-24T15:52:00Z" w16du:dateUtc="2026-02-24T23:52:00Z">
                    <w:rPr>
                      <w:rFonts w:ascii="Helvetica Neue" w:eastAsia="Times New Roman" w:hAnsi="Helvetica Neue" w:cs="Times New Roman"/>
                      <w:color w:val="000000"/>
                      <w:kern w:val="0"/>
                      <w:sz w:val="15"/>
                      <w:szCs w:val="15"/>
                      <w14:ligatures w14:val="none"/>
                    </w:rPr>
                  </w:rPrChange>
                </w:rPr>
                <w:t>-4.31</w:t>
              </w:r>
            </w:ins>
          </w:p>
        </w:tc>
        <w:tc>
          <w:tcPr>
            <w:tcW w:w="7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82" w:author="Macon, Taydin Robert" w:date="2026-02-24T15:54:00Z" w16du:dateUtc="2026-02-24T23:54:00Z">
              <w:tcPr>
                <w:tcW w:w="62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7C75343" w14:textId="77777777" w:rsidR="0011731E" w:rsidRPr="0011731E" w:rsidRDefault="0011731E" w:rsidP="0011731E">
            <w:pPr>
              <w:rPr>
                <w:ins w:id="1783" w:author="Macon, Taydin Robert" w:date="2026-02-24T15:52:00Z" w16du:dateUtc="2026-02-24T23:52:00Z"/>
                <w:rFonts w:ascii="Times New Roman" w:eastAsia="Times New Roman" w:hAnsi="Times New Roman" w:cs="Times New Roman"/>
                <w:kern w:val="0"/>
                <w:sz w:val="8"/>
                <w:szCs w:val="8"/>
                <w14:ligatures w14:val="none"/>
                <w:rPrChange w:id="1784" w:author="Macon, Taydin Robert" w:date="2026-02-24T15:52:00Z" w16du:dateUtc="2026-02-24T23:52:00Z">
                  <w:rPr>
                    <w:ins w:id="1785" w:author="Macon, Taydin Robert" w:date="2026-02-24T15:52:00Z" w16du:dateUtc="2026-02-24T23:52:00Z"/>
                    <w:rFonts w:ascii="Times New Roman" w:eastAsia="Times New Roman" w:hAnsi="Times New Roman" w:cs="Times New Roman"/>
                    <w:kern w:val="0"/>
                    <w14:ligatures w14:val="none"/>
                  </w:rPr>
                </w:rPrChange>
              </w:rPr>
            </w:pPr>
            <w:ins w:id="1786"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87"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-0.94</w:t>
              </w:r>
            </w:ins>
          </w:p>
        </w:tc>
        <w:tc>
          <w:tcPr>
            <w:tcW w:w="421"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88" w:author="Macon, Taydin Robert" w:date="2026-02-24T15:54:00Z" w16du:dateUtc="2026-02-24T23:54:00Z">
              <w:tcPr>
                <w:tcW w:w="382"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4D2196A" w14:textId="77777777" w:rsidR="0011731E" w:rsidRPr="0011731E" w:rsidRDefault="0011731E" w:rsidP="0011731E">
            <w:pPr>
              <w:rPr>
                <w:ins w:id="1789" w:author="Macon, Taydin Robert" w:date="2026-02-24T15:52:00Z" w16du:dateUtc="2026-02-24T23:52:00Z"/>
                <w:rFonts w:ascii="Times New Roman" w:eastAsia="Times New Roman" w:hAnsi="Times New Roman" w:cs="Times New Roman"/>
                <w:kern w:val="0"/>
                <w:sz w:val="8"/>
                <w:szCs w:val="8"/>
                <w14:ligatures w14:val="none"/>
                <w:rPrChange w:id="1790" w:author="Macon, Taydin Robert" w:date="2026-02-24T15:52:00Z" w16du:dateUtc="2026-02-24T23:52:00Z">
                  <w:rPr>
                    <w:ins w:id="1791" w:author="Macon, Taydin Robert" w:date="2026-02-24T15:52:00Z" w16du:dateUtc="2026-02-24T23:52:00Z"/>
                    <w:rFonts w:ascii="Times New Roman" w:eastAsia="Times New Roman" w:hAnsi="Times New Roman" w:cs="Times New Roman"/>
                    <w:kern w:val="0"/>
                    <w14:ligatures w14:val="none"/>
                  </w:rPr>
                </w:rPrChange>
              </w:rPr>
            </w:pPr>
            <w:ins w:id="1792"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93"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-0.79</w:t>
              </w:r>
            </w:ins>
          </w:p>
        </w:tc>
        <w:tc>
          <w:tcPr>
            <w:tcW w:w="70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794" w:author="Macon, Taydin Robert" w:date="2026-02-24T15:54:00Z" w16du:dateUtc="2026-02-24T23:54:00Z">
              <w:tcPr>
                <w:tcW w:w="628"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B25DCCF" w14:textId="77777777" w:rsidR="0011731E" w:rsidRPr="0011731E" w:rsidRDefault="0011731E" w:rsidP="0011731E">
            <w:pPr>
              <w:rPr>
                <w:ins w:id="1795" w:author="Macon, Taydin Robert" w:date="2026-02-24T15:52:00Z" w16du:dateUtc="2026-02-24T23:52:00Z"/>
                <w:rFonts w:ascii="Times New Roman" w:eastAsia="Times New Roman" w:hAnsi="Times New Roman" w:cs="Times New Roman"/>
                <w:kern w:val="0"/>
                <w:sz w:val="8"/>
                <w:szCs w:val="8"/>
                <w14:ligatures w14:val="none"/>
                <w:rPrChange w:id="1796" w:author="Macon, Taydin Robert" w:date="2026-02-24T15:52:00Z" w16du:dateUtc="2026-02-24T23:52:00Z">
                  <w:rPr>
                    <w:ins w:id="1797" w:author="Macon, Taydin Robert" w:date="2026-02-24T15:52:00Z" w16du:dateUtc="2026-02-24T23:52:00Z"/>
                    <w:rFonts w:ascii="Times New Roman" w:eastAsia="Times New Roman" w:hAnsi="Times New Roman" w:cs="Times New Roman"/>
                    <w:kern w:val="0"/>
                    <w14:ligatures w14:val="none"/>
                  </w:rPr>
                </w:rPrChange>
              </w:rPr>
            </w:pPr>
            <w:ins w:id="1798"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799"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-2.32</w:t>
              </w:r>
            </w:ins>
          </w:p>
        </w:tc>
        <w:tc>
          <w:tcPr>
            <w:tcW w:w="4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00" w:author="Macon, Taydin Robert" w:date="2026-02-24T15:54:00Z" w16du:dateUtc="2026-02-24T23:54:00Z">
              <w:tcPr>
                <w:tcW w:w="55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694E138" w14:textId="77777777" w:rsidR="0011731E" w:rsidRPr="0011731E" w:rsidRDefault="0011731E" w:rsidP="0011731E">
            <w:pPr>
              <w:rPr>
                <w:ins w:id="1801" w:author="Macon, Taydin Robert" w:date="2026-02-24T15:52:00Z" w16du:dateUtc="2026-02-24T23:52:00Z"/>
                <w:rFonts w:ascii="Times New Roman" w:eastAsia="Times New Roman" w:hAnsi="Times New Roman" w:cs="Times New Roman"/>
                <w:kern w:val="0"/>
                <w:sz w:val="8"/>
                <w:szCs w:val="8"/>
                <w14:ligatures w14:val="none"/>
                <w:rPrChange w:id="1802" w:author="Macon, Taydin Robert" w:date="2026-02-24T15:52:00Z" w16du:dateUtc="2026-02-24T23:52:00Z">
                  <w:rPr>
                    <w:ins w:id="1803" w:author="Macon, Taydin Robert" w:date="2026-02-24T15:52:00Z" w16du:dateUtc="2026-02-24T23:52:00Z"/>
                    <w:rFonts w:ascii="Times New Roman" w:eastAsia="Times New Roman" w:hAnsi="Times New Roman" w:cs="Times New Roman"/>
                    <w:kern w:val="0"/>
                    <w14:ligatures w14:val="none"/>
                  </w:rPr>
                </w:rPrChange>
              </w:rPr>
            </w:pPr>
            <w:ins w:id="1804"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05"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-1.76</w:t>
              </w:r>
            </w:ins>
          </w:p>
        </w:tc>
      </w:tr>
      <w:tr w:rsidR="0011731E" w:rsidRPr="0011731E" w14:paraId="3EA492A3" w14:textId="77777777" w:rsidTr="0011731E">
        <w:tblPrEx>
          <w:tblCellMar>
            <w:left w:w="0" w:type="dxa"/>
            <w:right w:w="0" w:type="dxa"/>
          </w:tblCellMar>
          <w:tblLook w:val="04A0" w:firstRow="1" w:lastRow="0" w:firstColumn="1" w:lastColumn="0" w:noHBand="0" w:noVBand="1"/>
          <w:tblPrExChange w:id="1806" w:author="Macon, Taydin Robert" w:date="2026-02-24T15:54:00Z" w16du:dateUtc="2026-02-24T23:54:00Z">
            <w:tblPrEx>
              <w:tblCellMar>
                <w:left w:w="0" w:type="dxa"/>
                <w:right w:w="0" w:type="dxa"/>
              </w:tblCellMar>
              <w:tblLook w:val="04A0" w:firstRow="1" w:lastRow="0" w:firstColumn="1" w:lastColumn="0" w:noHBand="0" w:noVBand="1"/>
            </w:tblPrEx>
          </w:tblPrExChange>
        </w:tblPrEx>
        <w:trPr>
          <w:trHeight w:val="165"/>
          <w:ins w:id="1807" w:author="Macon, Taydin Robert" w:date="2026-02-24T15:52:00Z"/>
          <w:trPrChange w:id="1808" w:author="Macon, Taydin Robert" w:date="2026-02-24T15:54:00Z" w16du:dateUtc="2026-02-24T23:54:00Z">
            <w:trPr>
              <w:gridBefore w:val="1"/>
              <w:trHeight w:val="165"/>
            </w:trPr>
          </w:trPrChange>
        </w:trPr>
        <w:tc>
          <w:tcPr>
            <w:tcW w:w="6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1809" w:author="Macon, Taydin Robert" w:date="2026-02-24T15:54:00Z" w16du:dateUtc="2026-02-24T23:54:00Z">
              <w:tcPr>
                <w:tcW w:w="477" w:type="dxa"/>
                <w:gridSpan w:val="2"/>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2A71A93C" w14:textId="77777777" w:rsidR="0011731E" w:rsidRPr="0011731E" w:rsidRDefault="0011731E" w:rsidP="0011731E">
            <w:pPr>
              <w:rPr>
                <w:ins w:id="1810" w:author="Macon, Taydin Robert" w:date="2026-02-24T15:52:00Z" w16du:dateUtc="2026-02-24T23:52:00Z"/>
                <w:rFonts w:ascii="Times New Roman" w:eastAsia="Times New Roman" w:hAnsi="Times New Roman" w:cs="Times New Roman"/>
                <w:kern w:val="0"/>
                <w:sz w:val="8"/>
                <w:szCs w:val="8"/>
                <w14:ligatures w14:val="none"/>
                <w:rPrChange w:id="1811" w:author="Macon, Taydin Robert" w:date="2026-02-24T15:52:00Z" w16du:dateUtc="2026-02-24T23:52:00Z">
                  <w:rPr>
                    <w:ins w:id="1812" w:author="Macon, Taydin Robert" w:date="2026-02-24T15:52:00Z" w16du:dateUtc="2026-02-24T23:52:00Z"/>
                    <w:rFonts w:ascii="Times New Roman" w:eastAsia="Times New Roman" w:hAnsi="Times New Roman" w:cs="Times New Roman"/>
                    <w:kern w:val="0"/>
                    <w14:ligatures w14:val="none"/>
                  </w:rPr>
                </w:rPrChange>
              </w:rPr>
            </w:pPr>
            <w:ins w:id="1813"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814"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asymp.UCL</w:t>
              </w:r>
            </w:ins>
          </w:p>
        </w:tc>
        <w:tc>
          <w:tcPr>
            <w:tcW w:w="84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15" w:author="Macon, Taydin Robert" w:date="2026-02-24T15:54:00Z" w16du:dateUtc="2026-02-24T23:54:00Z">
              <w:tcPr>
                <w:tcW w:w="747"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57628B4" w14:textId="77777777" w:rsidR="0011731E" w:rsidRPr="0011731E" w:rsidRDefault="0011731E" w:rsidP="0011731E">
            <w:pPr>
              <w:rPr>
                <w:ins w:id="1816" w:author="Macon, Taydin Robert" w:date="2026-02-24T15:52:00Z" w16du:dateUtc="2026-02-24T23:52:00Z"/>
                <w:rFonts w:ascii="Times New Roman" w:eastAsia="Times New Roman" w:hAnsi="Times New Roman" w:cs="Times New Roman"/>
                <w:kern w:val="0"/>
                <w:sz w:val="8"/>
                <w:szCs w:val="8"/>
                <w14:ligatures w14:val="none"/>
                <w:rPrChange w:id="1817" w:author="Macon, Taydin Robert" w:date="2026-02-24T15:52:00Z" w16du:dateUtc="2026-02-24T23:52:00Z">
                  <w:rPr>
                    <w:ins w:id="1818" w:author="Macon, Taydin Robert" w:date="2026-02-24T15:52:00Z" w16du:dateUtc="2026-02-24T23:52:00Z"/>
                    <w:rFonts w:ascii="Times New Roman" w:eastAsia="Times New Roman" w:hAnsi="Times New Roman" w:cs="Times New Roman"/>
                    <w:kern w:val="0"/>
                    <w14:ligatures w14:val="none"/>
                  </w:rPr>
                </w:rPrChange>
              </w:rPr>
            </w:pPr>
            <w:ins w:id="181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2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0.17</w:t>
              </w:r>
            </w:ins>
          </w:p>
        </w:tc>
        <w:tc>
          <w:tcPr>
            <w:tcW w:w="5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21" w:author="Macon, Taydin Robert" w:date="2026-02-24T15:54:00Z" w16du:dateUtc="2026-02-24T23:54:00Z">
              <w:tcPr>
                <w:tcW w:w="500"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1046D4B" w14:textId="77777777" w:rsidR="0011731E" w:rsidRPr="0011731E" w:rsidRDefault="0011731E" w:rsidP="0011731E">
            <w:pPr>
              <w:rPr>
                <w:ins w:id="1822" w:author="Macon, Taydin Robert" w:date="2026-02-24T15:52:00Z" w16du:dateUtc="2026-02-24T23:52:00Z"/>
                <w:rFonts w:ascii="Times New Roman" w:eastAsia="Times New Roman" w:hAnsi="Times New Roman" w:cs="Times New Roman"/>
                <w:kern w:val="0"/>
                <w:sz w:val="8"/>
                <w:szCs w:val="8"/>
                <w14:ligatures w14:val="none"/>
                <w:rPrChange w:id="1823" w:author="Macon, Taydin Robert" w:date="2026-02-24T15:52:00Z" w16du:dateUtc="2026-02-24T23:52:00Z">
                  <w:rPr>
                    <w:ins w:id="1824" w:author="Macon, Taydin Robert" w:date="2026-02-24T15:52:00Z" w16du:dateUtc="2026-02-24T23:52:00Z"/>
                    <w:rFonts w:ascii="Times New Roman" w:eastAsia="Times New Roman" w:hAnsi="Times New Roman" w:cs="Times New Roman"/>
                    <w:kern w:val="0"/>
                    <w14:ligatures w14:val="none"/>
                  </w:rPr>
                </w:rPrChange>
              </w:rPr>
            </w:pPr>
            <w:ins w:id="182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2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-0.45</w:t>
              </w:r>
            </w:ins>
          </w:p>
        </w:tc>
        <w:tc>
          <w:tcPr>
            <w:tcW w:w="82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27" w:author="Macon, Taydin Robert" w:date="2026-02-24T15:54:00Z" w16du:dateUtc="2026-02-24T23:54:00Z">
              <w:tcPr>
                <w:tcW w:w="730"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1E178F1" w14:textId="77777777" w:rsidR="0011731E" w:rsidRPr="0011731E" w:rsidRDefault="0011731E" w:rsidP="0011731E">
            <w:pPr>
              <w:rPr>
                <w:ins w:id="1828" w:author="Macon, Taydin Robert" w:date="2026-02-24T15:52:00Z" w16du:dateUtc="2026-02-24T23:52:00Z"/>
                <w:rFonts w:ascii="Times New Roman" w:eastAsia="Times New Roman" w:hAnsi="Times New Roman" w:cs="Times New Roman"/>
                <w:kern w:val="0"/>
                <w:sz w:val="8"/>
                <w:szCs w:val="8"/>
                <w14:ligatures w14:val="none"/>
                <w:rPrChange w:id="1829" w:author="Macon, Taydin Robert" w:date="2026-02-24T15:52:00Z" w16du:dateUtc="2026-02-24T23:52:00Z">
                  <w:rPr>
                    <w:ins w:id="1830" w:author="Macon, Taydin Robert" w:date="2026-02-24T15:52:00Z" w16du:dateUtc="2026-02-24T23:52:00Z"/>
                    <w:rFonts w:ascii="Times New Roman" w:eastAsia="Times New Roman" w:hAnsi="Times New Roman" w:cs="Times New Roman"/>
                    <w:kern w:val="0"/>
                    <w14:ligatures w14:val="none"/>
                  </w:rPr>
                </w:rPrChange>
              </w:rPr>
            </w:pPr>
            <w:ins w:id="183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3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4.03</w:t>
              </w:r>
            </w:ins>
          </w:p>
        </w:tc>
        <w:tc>
          <w:tcPr>
            <w:tcW w:w="54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33" w:author="Macon, Taydin Robert" w:date="2026-02-24T15:54:00Z" w16du:dateUtc="2026-02-24T23:54:00Z">
              <w:tcPr>
                <w:tcW w:w="48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1E96CD9" w14:textId="77777777" w:rsidR="0011731E" w:rsidRPr="0011731E" w:rsidRDefault="0011731E" w:rsidP="0011731E">
            <w:pPr>
              <w:rPr>
                <w:ins w:id="1834" w:author="Macon, Taydin Robert" w:date="2026-02-24T15:52:00Z" w16du:dateUtc="2026-02-24T23:52:00Z"/>
                <w:rFonts w:ascii="Times New Roman" w:eastAsia="Times New Roman" w:hAnsi="Times New Roman" w:cs="Times New Roman"/>
                <w:kern w:val="0"/>
                <w:sz w:val="8"/>
                <w:szCs w:val="8"/>
                <w14:ligatures w14:val="none"/>
                <w:rPrChange w:id="1835" w:author="Macon, Taydin Robert" w:date="2026-02-24T15:52:00Z" w16du:dateUtc="2026-02-24T23:52:00Z">
                  <w:rPr>
                    <w:ins w:id="1836" w:author="Macon, Taydin Robert" w:date="2026-02-24T15:52:00Z" w16du:dateUtc="2026-02-24T23:52:00Z"/>
                    <w:rFonts w:ascii="Times New Roman" w:eastAsia="Times New Roman" w:hAnsi="Times New Roman" w:cs="Times New Roman"/>
                    <w:kern w:val="0"/>
                    <w14:ligatures w14:val="none"/>
                  </w:rPr>
                </w:rPrChange>
              </w:rPr>
            </w:pPr>
            <w:ins w:id="183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3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4.77</w:t>
              </w:r>
            </w:ins>
          </w:p>
        </w:tc>
        <w:tc>
          <w:tcPr>
            <w:tcW w:w="87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39" w:author="Macon, Taydin Robert" w:date="2026-02-24T15:54:00Z" w16du:dateUtc="2026-02-24T23:54:00Z">
              <w:tcPr>
                <w:tcW w:w="77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301A81F" w14:textId="77777777" w:rsidR="0011731E" w:rsidRPr="0011731E" w:rsidRDefault="0011731E" w:rsidP="0011731E">
            <w:pPr>
              <w:rPr>
                <w:ins w:id="1840" w:author="Macon, Taydin Robert" w:date="2026-02-24T15:52:00Z" w16du:dateUtc="2026-02-24T23:52:00Z"/>
                <w:rFonts w:ascii="Times New Roman" w:eastAsia="Times New Roman" w:hAnsi="Times New Roman" w:cs="Times New Roman"/>
                <w:kern w:val="0"/>
                <w:sz w:val="8"/>
                <w:szCs w:val="8"/>
                <w14:ligatures w14:val="none"/>
                <w:rPrChange w:id="1841" w:author="Macon, Taydin Robert" w:date="2026-02-24T15:52:00Z" w16du:dateUtc="2026-02-24T23:52:00Z">
                  <w:rPr>
                    <w:ins w:id="1842" w:author="Macon, Taydin Robert" w:date="2026-02-24T15:52:00Z" w16du:dateUtc="2026-02-24T23:52:00Z"/>
                    <w:rFonts w:ascii="Times New Roman" w:eastAsia="Times New Roman" w:hAnsi="Times New Roman" w:cs="Times New Roman"/>
                    <w:kern w:val="0"/>
                    <w14:ligatures w14:val="none"/>
                  </w:rPr>
                </w:rPrChange>
              </w:rPr>
            </w:pPr>
            <w:ins w:id="184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4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2.29</w:t>
              </w:r>
            </w:ins>
          </w:p>
        </w:tc>
        <w:tc>
          <w:tcPr>
            <w:tcW w:w="59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45" w:author="Macon, Taydin Robert" w:date="2026-02-24T15:54:00Z" w16du:dateUtc="2026-02-24T23:54:00Z">
              <w:tcPr>
                <w:tcW w:w="53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19B82FC" w14:textId="77777777" w:rsidR="0011731E" w:rsidRPr="0011731E" w:rsidRDefault="0011731E" w:rsidP="0011731E">
            <w:pPr>
              <w:rPr>
                <w:ins w:id="1846" w:author="Macon, Taydin Robert" w:date="2026-02-24T15:52:00Z" w16du:dateUtc="2026-02-24T23:52:00Z"/>
                <w:rFonts w:ascii="Times New Roman" w:eastAsia="Times New Roman" w:hAnsi="Times New Roman" w:cs="Times New Roman"/>
                <w:kern w:val="0"/>
                <w:sz w:val="8"/>
                <w:szCs w:val="8"/>
                <w14:ligatures w14:val="none"/>
                <w:rPrChange w:id="1847" w:author="Macon, Taydin Robert" w:date="2026-02-24T15:52:00Z" w16du:dateUtc="2026-02-24T23:52:00Z">
                  <w:rPr>
                    <w:ins w:id="1848" w:author="Macon, Taydin Robert" w:date="2026-02-24T15:52:00Z" w16du:dateUtc="2026-02-24T23:52:00Z"/>
                    <w:rFonts w:ascii="Times New Roman" w:eastAsia="Times New Roman" w:hAnsi="Times New Roman" w:cs="Times New Roman"/>
                    <w:kern w:val="0"/>
                    <w14:ligatures w14:val="none"/>
                  </w:rPr>
                </w:rPrChange>
              </w:rPr>
            </w:pPr>
            <w:ins w:id="184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5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1.74</w:t>
              </w:r>
            </w:ins>
          </w:p>
        </w:tc>
        <w:tc>
          <w:tcPr>
            <w:tcW w:w="59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51" w:author="Macon, Taydin Robert" w:date="2026-02-24T15:54:00Z" w16du:dateUtc="2026-02-24T23:54:00Z">
              <w:tcPr>
                <w:tcW w:w="53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45FCA93B" w14:textId="77777777" w:rsidR="0011731E" w:rsidRPr="0011731E" w:rsidRDefault="0011731E" w:rsidP="0011731E">
            <w:pPr>
              <w:rPr>
                <w:ins w:id="1852" w:author="Macon, Taydin Robert" w:date="2026-02-24T15:52:00Z" w16du:dateUtc="2026-02-24T23:52:00Z"/>
                <w:rFonts w:ascii="Times New Roman" w:eastAsia="Times New Roman" w:hAnsi="Times New Roman" w:cs="Times New Roman"/>
                <w:kern w:val="0"/>
                <w:sz w:val="8"/>
                <w:szCs w:val="8"/>
                <w14:ligatures w14:val="none"/>
                <w:rPrChange w:id="1853" w:author="Macon, Taydin Robert" w:date="2026-02-24T15:52:00Z" w16du:dateUtc="2026-02-24T23:52:00Z">
                  <w:rPr>
                    <w:ins w:id="1854" w:author="Macon, Taydin Robert" w:date="2026-02-24T15:52:00Z" w16du:dateUtc="2026-02-24T23:52:00Z"/>
                    <w:rFonts w:ascii="Times New Roman" w:eastAsia="Times New Roman" w:hAnsi="Times New Roman" w:cs="Times New Roman"/>
                    <w:kern w:val="0"/>
                    <w14:ligatures w14:val="none"/>
                  </w:rPr>
                </w:rPrChange>
              </w:rPr>
            </w:pPr>
            <w:ins w:id="185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5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-0.03</w:t>
              </w:r>
            </w:ins>
          </w:p>
        </w:tc>
        <w:tc>
          <w:tcPr>
            <w:tcW w:w="31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57" w:author="Macon, Taydin Robert" w:date="2026-02-24T15:54:00Z" w16du:dateUtc="2026-02-24T23:54:00Z">
              <w:tcPr>
                <w:tcW w:w="3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8F5124E" w14:textId="77777777" w:rsidR="0011731E" w:rsidRPr="0011731E" w:rsidRDefault="0011731E" w:rsidP="0011731E">
            <w:pPr>
              <w:rPr>
                <w:ins w:id="1858" w:author="Macon, Taydin Robert" w:date="2026-02-24T15:52:00Z" w16du:dateUtc="2026-02-24T23:52:00Z"/>
                <w:rFonts w:ascii="Times New Roman" w:eastAsia="Times New Roman" w:hAnsi="Times New Roman" w:cs="Times New Roman"/>
                <w:kern w:val="0"/>
                <w:sz w:val="8"/>
                <w:szCs w:val="8"/>
                <w14:ligatures w14:val="none"/>
                <w:rPrChange w:id="1859" w:author="Macon, Taydin Robert" w:date="2026-02-24T15:52:00Z" w16du:dateUtc="2026-02-24T23:52:00Z">
                  <w:rPr>
                    <w:ins w:id="1860" w:author="Macon, Taydin Robert" w:date="2026-02-24T15:52:00Z" w16du:dateUtc="2026-02-24T23:52:00Z"/>
                    <w:rFonts w:ascii="Times New Roman" w:eastAsia="Times New Roman" w:hAnsi="Times New Roman" w:cs="Times New Roman"/>
                    <w:kern w:val="0"/>
                    <w14:ligatures w14:val="none"/>
                  </w:rPr>
                </w:rPrChange>
              </w:rPr>
            </w:pPr>
            <w:ins w:id="186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6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-0.63</w:t>
              </w:r>
            </w:ins>
          </w:p>
        </w:tc>
        <w:tc>
          <w:tcPr>
            <w:tcW w:w="7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63" w:author="Macon, Taydin Robert" w:date="2026-02-24T15:54:00Z" w16du:dateUtc="2026-02-24T23:54:00Z">
              <w:tcPr>
                <w:tcW w:w="67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CCBFF6C" w14:textId="77777777" w:rsidR="0011731E" w:rsidRPr="0011731E" w:rsidRDefault="0011731E" w:rsidP="0011731E">
            <w:pPr>
              <w:rPr>
                <w:ins w:id="1864" w:author="Macon, Taydin Robert" w:date="2026-02-24T15:52:00Z" w16du:dateUtc="2026-02-24T23:52:00Z"/>
                <w:rFonts w:ascii="Times New Roman" w:eastAsia="Times New Roman" w:hAnsi="Times New Roman" w:cs="Times New Roman"/>
                <w:kern w:val="0"/>
                <w:sz w:val="8"/>
                <w:szCs w:val="8"/>
                <w14:ligatures w14:val="none"/>
                <w:rPrChange w:id="1865" w:author="Macon, Taydin Robert" w:date="2026-02-24T15:52:00Z" w16du:dateUtc="2026-02-24T23:52:00Z">
                  <w:rPr>
                    <w:ins w:id="1866" w:author="Macon, Taydin Robert" w:date="2026-02-24T15:52:00Z" w16du:dateUtc="2026-02-24T23:52:00Z"/>
                    <w:rFonts w:ascii="Times New Roman" w:eastAsia="Times New Roman" w:hAnsi="Times New Roman" w:cs="Times New Roman"/>
                    <w:kern w:val="0"/>
                    <w14:ligatures w14:val="none"/>
                  </w:rPr>
                </w:rPrChange>
              </w:rPr>
            </w:pPr>
            <w:ins w:id="186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6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-0.1</w:t>
              </w:r>
            </w:ins>
          </w:p>
        </w:tc>
        <w:tc>
          <w:tcPr>
            <w:tcW w:w="483"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69" w:author="Macon, Taydin Robert" w:date="2026-02-24T15:54:00Z" w16du:dateUtc="2026-02-24T23:54:00Z">
              <w:tcPr>
                <w:tcW w:w="4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91297D7" w14:textId="77777777" w:rsidR="0011731E" w:rsidRPr="0011731E" w:rsidRDefault="0011731E" w:rsidP="0011731E">
            <w:pPr>
              <w:rPr>
                <w:ins w:id="1870" w:author="Macon, Taydin Robert" w:date="2026-02-24T15:52:00Z" w16du:dateUtc="2026-02-24T23:52:00Z"/>
                <w:rFonts w:ascii="Times New Roman" w:eastAsia="Times New Roman" w:hAnsi="Times New Roman" w:cs="Times New Roman"/>
                <w:kern w:val="0"/>
                <w:sz w:val="8"/>
                <w:szCs w:val="8"/>
                <w14:ligatures w14:val="none"/>
                <w:rPrChange w:id="1871" w:author="Macon, Taydin Robert" w:date="2026-02-24T15:52:00Z" w16du:dateUtc="2026-02-24T23:52:00Z">
                  <w:rPr>
                    <w:ins w:id="1872" w:author="Macon, Taydin Robert" w:date="2026-02-24T15:52:00Z" w16du:dateUtc="2026-02-24T23:52:00Z"/>
                    <w:rFonts w:ascii="Times New Roman" w:eastAsia="Times New Roman" w:hAnsi="Times New Roman" w:cs="Times New Roman"/>
                    <w:kern w:val="0"/>
                    <w14:ligatures w14:val="none"/>
                  </w:rPr>
                </w:rPrChange>
              </w:rPr>
            </w:pPr>
            <w:ins w:id="187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7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3.22</w:t>
              </w:r>
            </w:ins>
          </w:p>
        </w:tc>
        <w:tc>
          <w:tcPr>
            <w:tcW w:w="73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75" w:author="Macon, Taydin Robert" w:date="2026-02-24T15:54:00Z" w16du:dateUtc="2026-02-24T23:54:00Z">
              <w:tcPr>
                <w:tcW w:w="65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958097E" w14:textId="77777777" w:rsidR="0011731E" w:rsidRPr="0011731E" w:rsidRDefault="0011731E" w:rsidP="0011731E">
            <w:pPr>
              <w:rPr>
                <w:ins w:id="1876" w:author="Macon, Taydin Robert" w:date="2026-02-24T15:52:00Z" w16du:dateUtc="2026-02-24T23:52:00Z"/>
                <w:rFonts w:ascii="Times New Roman" w:eastAsia="Times New Roman" w:hAnsi="Times New Roman" w:cs="Times New Roman"/>
                <w:kern w:val="0"/>
                <w:sz w:val="8"/>
                <w:szCs w:val="8"/>
                <w14:ligatures w14:val="none"/>
                <w:rPrChange w:id="1877" w:author="Macon, Taydin Robert" w:date="2026-02-24T15:52:00Z" w16du:dateUtc="2026-02-24T23:52:00Z">
                  <w:rPr>
                    <w:ins w:id="1878" w:author="Macon, Taydin Robert" w:date="2026-02-24T15:52:00Z" w16du:dateUtc="2026-02-24T23:52:00Z"/>
                    <w:rFonts w:ascii="Times New Roman" w:eastAsia="Times New Roman" w:hAnsi="Times New Roman" w:cs="Times New Roman"/>
                    <w:kern w:val="0"/>
                    <w14:ligatures w14:val="none"/>
                  </w:rPr>
                </w:rPrChange>
              </w:rPr>
            </w:pPr>
            <w:ins w:id="187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8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-1.2</w:t>
              </w:r>
            </w:ins>
          </w:p>
        </w:tc>
        <w:tc>
          <w:tcPr>
            <w:tcW w:w="452"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81" w:author="Macon, Taydin Robert" w:date="2026-02-24T15:54:00Z" w16du:dateUtc="2026-02-24T23:54:00Z">
              <w:tcPr>
                <w:tcW w:w="41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1710051" w14:textId="77777777" w:rsidR="0011731E" w:rsidRPr="0011731E" w:rsidRDefault="0011731E" w:rsidP="0011731E">
            <w:pPr>
              <w:rPr>
                <w:ins w:id="1882" w:author="Macon, Taydin Robert" w:date="2026-02-24T15:52:00Z" w16du:dateUtc="2026-02-24T23:52:00Z"/>
                <w:rFonts w:ascii="Times New Roman" w:eastAsia="Times New Roman" w:hAnsi="Times New Roman" w:cs="Times New Roman"/>
                <w:kern w:val="0"/>
                <w:sz w:val="8"/>
                <w:szCs w:val="8"/>
                <w14:ligatures w14:val="none"/>
                <w:rPrChange w:id="1883" w:author="Macon, Taydin Robert" w:date="2026-02-24T15:52:00Z" w16du:dateUtc="2026-02-24T23:52:00Z">
                  <w:rPr>
                    <w:ins w:id="1884" w:author="Macon, Taydin Robert" w:date="2026-02-24T15:52:00Z" w16du:dateUtc="2026-02-24T23:52:00Z"/>
                    <w:rFonts w:ascii="Times New Roman" w:eastAsia="Times New Roman" w:hAnsi="Times New Roman" w:cs="Times New Roman"/>
                    <w:kern w:val="0"/>
                    <w14:ligatures w14:val="none"/>
                  </w:rPr>
                </w:rPrChange>
              </w:rPr>
            </w:pPr>
            <w:ins w:id="188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8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-0.7</w:t>
              </w:r>
            </w:ins>
          </w:p>
        </w:tc>
        <w:tc>
          <w:tcPr>
            <w:tcW w:w="7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87" w:author="Macon, Taydin Robert" w:date="2026-02-24T15:54:00Z" w16du:dateUtc="2026-02-24T23:54:00Z">
              <w:tcPr>
                <w:tcW w:w="62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725D93A" w14:textId="77777777" w:rsidR="0011731E" w:rsidRPr="0011731E" w:rsidRDefault="0011731E" w:rsidP="0011731E">
            <w:pPr>
              <w:rPr>
                <w:ins w:id="1888" w:author="Macon, Taydin Robert" w:date="2026-02-24T15:52:00Z" w16du:dateUtc="2026-02-24T23:52:00Z"/>
                <w:rFonts w:ascii="Times New Roman" w:eastAsia="Times New Roman" w:hAnsi="Times New Roman" w:cs="Times New Roman"/>
                <w:kern w:val="0"/>
                <w:sz w:val="8"/>
                <w:szCs w:val="8"/>
                <w14:ligatures w14:val="none"/>
                <w:rPrChange w:id="1889" w:author="Macon, Taydin Robert" w:date="2026-02-24T15:52:00Z" w16du:dateUtc="2026-02-24T23:52:00Z">
                  <w:rPr>
                    <w:ins w:id="1890" w:author="Macon, Taydin Robert" w:date="2026-02-24T15:52:00Z" w16du:dateUtc="2026-02-24T23:52:00Z"/>
                    <w:rFonts w:ascii="Times New Roman" w:eastAsia="Times New Roman" w:hAnsi="Times New Roman" w:cs="Times New Roman"/>
                    <w:kern w:val="0"/>
                    <w14:ligatures w14:val="none"/>
                  </w:rPr>
                </w:rPrChange>
              </w:rPr>
            </w:pPr>
            <w:ins w:id="189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9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0.18</w:t>
              </w:r>
            </w:ins>
          </w:p>
        </w:tc>
        <w:tc>
          <w:tcPr>
            <w:tcW w:w="421"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93" w:author="Macon, Taydin Robert" w:date="2026-02-24T15:54:00Z" w16du:dateUtc="2026-02-24T23:54:00Z">
              <w:tcPr>
                <w:tcW w:w="382"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20B4994" w14:textId="77777777" w:rsidR="0011731E" w:rsidRPr="0011731E" w:rsidRDefault="0011731E" w:rsidP="0011731E">
            <w:pPr>
              <w:rPr>
                <w:ins w:id="1894" w:author="Macon, Taydin Robert" w:date="2026-02-24T15:52:00Z" w16du:dateUtc="2026-02-24T23:52:00Z"/>
                <w:rFonts w:ascii="Times New Roman" w:eastAsia="Times New Roman" w:hAnsi="Times New Roman" w:cs="Times New Roman"/>
                <w:kern w:val="0"/>
                <w:sz w:val="8"/>
                <w:szCs w:val="8"/>
                <w14:ligatures w14:val="none"/>
                <w:rPrChange w:id="1895" w:author="Macon, Taydin Robert" w:date="2026-02-24T15:52:00Z" w16du:dateUtc="2026-02-24T23:52:00Z">
                  <w:rPr>
                    <w:ins w:id="1896" w:author="Macon, Taydin Robert" w:date="2026-02-24T15:52:00Z" w16du:dateUtc="2026-02-24T23:52:00Z"/>
                    <w:rFonts w:ascii="Times New Roman" w:eastAsia="Times New Roman" w:hAnsi="Times New Roman" w:cs="Times New Roman"/>
                    <w:kern w:val="0"/>
                    <w14:ligatures w14:val="none"/>
                  </w:rPr>
                </w:rPrChange>
              </w:rPr>
            </w:pPr>
            <w:ins w:id="189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89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0.59</w:t>
              </w:r>
            </w:ins>
          </w:p>
        </w:tc>
        <w:tc>
          <w:tcPr>
            <w:tcW w:w="70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899" w:author="Macon, Taydin Robert" w:date="2026-02-24T15:54:00Z" w16du:dateUtc="2026-02-24T23:54:00Z">
              <w:tcPr>
                <w:tcW w:w="628"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1612A5DC" w14:textId="77777777" w:rsidR="0011731E" w:rsidRPr="0011731E" w:rsidRDefault="0011731E" w:rsidP="0011731E">
            <w:pPr>
              <w:rPr>
                <w:ins w:id="1900" w:author="Macon, Taydin Robert" w:date="2026-02-24T15:52:00Z" w16du:dateUtc="2026-02-24T23:52:00Z"/>
                <w:rFonts w:ascii="Times New Roman" w:eastAsia="Times New Roman" w:hAnsi="Times New Roman" w:cs="Times New Roman"/>
                <w:kern w:val="0"/>
                <w:sz w:val="8"/>
                <w:szCs w:val="8"/>
                <w14:ligatures w14:val="none"/>
                <w:rPrChange w:id="1901" w:author="Macon, Taydin Robert" w:date="2026-02-24T15:52:00Z" w16du:dateUtc="2026-02-24T23:52:00Z">
                  <w:rPr>
                    <w:ins w:id="1902" w:author="Macon, Taydin Robert" w:date="2026-02-24T15:52:00Z" w16du:dateUtc="2026-02-24T23:52:00Z"/>
                    <w:rFonts w:ascii="Times New Roman" w:eastAsia="Times New Roman" w:hAnsi="Times New Roman" w:cs="Times New Roman"/>
                    <w:kern w:val="0"/>
                    <w14:ligatures w14:val="none"/>
                  </w:rPr>
                </w:rPrChange>
              </w:rPr>
            </w:pPr>
            <w:ins w:id="190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0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1.85</w:t>
              </w:r>
            </w:ins>
          </w:p>
        </w:tc>
        <w:tc>
          <w:tcPr>
            <w:tcW w:w="4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05" w:author="Macon, Taydin Robert" w:date="2026-02-24T15:54:00Z" w16du:dateUtc="2026-02-24T23:54:00Z">
              <w:tcPr>
                <w:tcW w:w="55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4719C65" w14:textId="77777777" w:rsidR="0011731E" w:rsidRPr="0011731E" w:rsidRDefault="0011731E" w:rsidP="0011731E">
            <w:pPr>
              <w:rPr>
                <w:ins w:id="1906" w:author="Macon, Taydin Robert" w:date="2026-02-24T15:52:00Z" w16du:dateUtc="2026-02-24T23:52:00Z"/>
                <w:rFonts w:ascii="Times New Roman" w:eastAsia="Times New Roman" w:hAnsi="Times New Roman" w:cs="Times New Roman"/>
                <w:kern w:val="0"/>
                <w:sz w:val="8"/>
                <w:szCs w:val="8"/>
                <w14:ligatures w14:val="none"/>
                <w:rPrChange w:id="1907" w:author="Macon, Taydin Robert" w:date="2026-02-24T15:52:00Z" w16du:dateUtc="2026-02-24T23:52:00Z">
                  <w:rPr>
                    <w:ins w:id="1908" w:author="Macon, Taydin Robert" w:date="2026-02-24T15:52:00Z" w16du:dateUtc="2026-02-24T23:52:00Z"/>
                    <w:rFonts w:ascii="Times New Roman" w:eastAsia="Times New Roman" w:hAnsi="Times New Roman" w:cs="Times New Roman"/>
                    <w:kern w:val="0"/>
                    <w14:ligatures w14:val="none"/>
                  </w:rPr>
                </w:rPrChange>
              </w:rPr>
            </w:pPr>
            <w:ins w:id="190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1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2.77</w:t>
              </w:r>
            </w:ins>
          </w:p>
        </w:tc>
      </w:tr>
      <w:tr w:rsidR="0011731E" w:rsidRPr="0011731E" w14:paraId="09A79D5F" w14:textId="77777777" w:rsidTr="0011731E">
        <w:tblPrEx>
          <w:tblCellMar>
            <w:left w:w="0" w:type="dxa"/>
            <w:right w:w="0" w:type="dxa"/>
          </w:tblCellMar>
          <w:tblLook w:val="04A0" w:firstRow="1" w:lastRow="0" w:firstColumn="1" w:lastColumn="0" w:noHBand="0" w:noVBand="1"/>
          <w:tblPrExChange w:id="1911" w:author="Macon, Taydin Robert" w:date="2026-02-24T15:54:00Z" w16du:dateUtc="2026-02-24T23:54:00Z">
            <w:tblPrEx>
              <w:tblCellMar>
                <w:left w:w="0" w:type="dxa"/>
                <w:right w:w="0" w:type="dxa"/>
              </w:tblCellMar>
              <w:tblLook w:val="04A0" w:firstRow="1" w:lastRow="0" w:firstColumn="1" w:lastColumn="0" w:noHBand="0" w:noVBand="1"/>
            </w:tblPrEx>
          </w:tblPrExChange>
        </w:tblPrEx>
        <w:trPr>
          <w:trHeight w:val="165"/>
          <w:ins w:id="1912" w:author="Macon, Taydin Robert" w:date="2026-02-24T15:52:00Z"/>
          <w:trPrChange w:id="1913" w:author="Macon, Taydin Robert" w:date="2026-02-24T15:54:00Z" w16du:dateUtc="2026-02-24T23:54:00Z">
            <w:trPr>
              <w:gridBefore w:val="1"/>
              <w:trHeight w:val="165"/>
            </w:trPr>
          </w:trPrChange>
        </w:trPr>
        <w:tc>
          <w:tcPr>
            <w:tcW w:w="6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1914" w:author="Macon, Taydin Robert" w:date="2026-02-24T15:54:00Z" w16du:dateUtc="2026-02-24T23:54:00Z">
              <w:tcPr>
                <w:tcW w:w="477" w:type="dxa"/>
                <w:gridSpan w:val="2"/>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4199A6F6" w14:textId="77777777" w:rsidR="0011731E" w:rsidRPr="0011731E" w:rsidRDefault="0011731E" w:rsidP="0011731E">
            <w:pPr>
              <w:rPr>
                <w:ins w:id="1915" w:author="Macon, Taydin Robert" w:date="2026-02-24T15:52:00Z" w16du:dateUtc="2026-02-24T23:52:00Z"/>
                <w:rFonts w:ascii="Times New Roman" w:eastAsia="Times New Roman" w:hAnsi="Times New Roman" w:cs="Times New Roman"/>
                <w:kern w:val="0"/>
                <w:sz w:val="8"/>
                <w:szCs w:val="8"/>
                <w14:ligatures w14:val="none"/>
                <w:rPrChange w:id="1916" w:author="Macon, Taydin Robert" w:date="2026-02-24T15:52:00Z" w16du:dateUtc="2026-02-24T23:52:00Z">
                  <w:rPr>
                    <w:ins w:id="1917" w:author="Macon, Taydin Robert" w:date="2026-02-24T15:52:00Z" w16du:dateUtc="2026-02-24T23:52:00Z"/>
                    <w:rFonts w:ascii="Times New Roman" w:eastAsia="Times New Roman" w:hAnsi="Times New Roman" w:cs="Times New Roman"/>
                    <w:kern w:val="0"/>
                    <w14:ligatures w14:val="none"/>
                  </w:rPr>
                </w:rPrChange>
              </w:rPr>
            </w:pPr>
            <w:ins w:id="1918"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1919"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z.ratio</w:t>
              </w:r>
            </w:ins>
          </w:p>
        </w:tc>
        <w:tc>
          <w:tcPr>
            <w:tcW w:w="84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20" w:author="Macon, Taydin Robert" w:date="2026-02-24T15:54:00Z" w16du:dateUtc="2026-02-24T23:54:00Z">
              <w:tcPr>
                <w:tcW w:w="747"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EA6F9AB" w14:textId="77777777" w:rsidR="0011731E" w:rsidRPr="0011731E" w:rsidRDefault="0011731E" w:rsidP="0011731E">
            <w:pPr>
              <w:rPr>
                <w:ins w:id="1921" w:author="Macon, Taydin Robert" w:date="2026-02-24T15:52:00Z" w16du:dateUtc="2026-02-24T23:52:00Z"/>
                <w:rFonts w:ascii="Times New Roman" w:eastAsia="Times New Roman" w:hAnsi="Times New Roman" w:cs="Times New Roman"/>
                <w:kern w:val="0"/>
                <w:sz w:val="8"/>
                <w:szCs w:val="8"/>
                <w14:ligatures w14:val="none"/>
                <w:rPrChange w:id="1922" w:author="Macon, Taydin Robert" w:date="2026-02-24T15:52:00Z" w16du:dateUtc="2026-02-24T23:52:00Z">
                  <w:rPr>
                    <w:ins w:id="1923" w:author="Macon, Taydin Robert" w:date="2026-02-24T15:52:00Z" w16du:dateUtc="2026-02-24T23:52:00Z"/>
                    <w:rFonts w:ascii="Times New Roman" w:eastAsia="Times New Roman" w:hAnsi="Times New Roman" w:cs="Times New Roman"/>
                    <w:kern w:val="0"/>
                    <w14:ligatures w14:val="none"/>
                  </w:rPr>
                </w:rPrChange>
              </w:rPr>
            </w:pPr>
            <w:ins w:id="1924"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25"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-1.28</w:t>
              </w:r>
            </w:ins>
          </w:p>
        </w:tc>
        <w:tc>
          <w:tcPr>
            <w:tcW w:w="5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26" w:author="Macon, Taydin Robert" w:date="2026-02-24T15:54:00Z" w16du:dateUtc="2026-02-24T23:54:00Z">
              <w:tcPr>
                <w:tcW w:w="500"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6C4E7D8" w14:textId="77777777" w:rsidR="0011731E" w:rsidRPr="0011731E" w:rsidRDefault="0011731E" w:rsidP="0011731E">
            <w:pPr>
              <w:rPr>
                <w:ins w:id="1927" w:author="Macon, Taydin Robert" w:date="2026-02-24T15:52:00Z" w16du:dateUtc="2026-02-24T23:52:00Z"/>
                <w:rFonts w:ascii="Times New Roman" w:eastAsia="Times New Roman" w:hAnsi="Times New Roman" w:cs="Times New Roman"/>
                <w:kern w:val="0"/>
                <w:sz w:val="8"/>
                <w:szCs w:val="8"/>
                <w14:ligatures w14:val="none"/>
                <w:rPrChange w:id="1928" w:author="Macon, Taydin Robert" w:date="2026-02-24T15:52:00Z" w16du:dateUtc="2026-02-24T23:52:00Z">
                  <w:rPr>
                    <w:ins w:id="1929" w:author="Macon, Taydin Robert" w:date="2026-02-24T15:52:00Z" w16du:dateUtc="2026-02-24T23:52:00Z"/>
                    <w:rFonts w:ascii="Times New Roman" w:eastAsia="Times New Roman" w:hAnsi="Times New Roman" w:cs="Times New Roman"/>
                    <w:kern w:val="0"/>
                    <w14:ligatures w14:val="none"/>
                  </w:rPr>
                </w:rPrChange>
              </w:rPr>
            </w:pPr>
            <w:ins w:id="1930"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31" w:author="Macon, Taydin Robert" w:date="2026-02-24T15:52:00Z" w16du:dateUtc="2026-02-24T23:52:00Z">
                    <w:rPr>
                      <w:rFonts w:ascii="Helvetica Neue" w:eastAsia="Times New Roman" w:hAnsi="Helvetica Neue" w:cs="Times New Roman"/>
                      <w:color w:val="000000"/>
                      <w:kern w:val="0"/>
                      <w:sz w:val="15"/>
                      <w:szCs w:val="15"/>
                      <w14:ligatures w14:val="none"/>
                    </w:rPr>
                  </w:rPrChange>
                </w:rPr>
                <w:t>-3.31</w:t>
              </w:r>
            </w:ins>
          </w:p>
        </w:tc>
        <w:tc>
          <w:tcPr>
            <w:tcW w:w="82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32" w:author="Macon, Taydin Robert" w:date="2026-02-24T15:54:00Z" w16du:dateUtc="2026-02-24T23:54:00Z">
              <w:tcPr>
                <w:tcW w:w="730"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AFF1153" w14:textId="77777777" w:rsidR="0011731E" w:rsidRPr="0011731E" w:rsidRDefault="0011731E" w:rsidP="0011731E">
            <w:pPr>
              <w:rPr>
                <w:ins w:id="1933" w:author="Macon, Taydin Robert" w:date="2026-02-24T15:52:00Z" w16du:dateUtc="2026-02-24T23:52:00Z"/>
                <w:rFonts w:ascii="Times New Roman" w:eastAsia="Times New Roman" w:hAnsi="Times New Roman" w:cs="Times New Roman"/>
                <w:kern w:val="0"/>
                <w:sz w:val="8"/>
                <w:szCs w:val="8"/>
                <w14:ligatures w14:val="none"/>
                <w:rPrChange w:id="1934" w:author="Macon, Taydin Robert" w:date="2026-02-24T15:52:00Z" w16du:dateUtc="2026-02-24T23:52:00Z">
                  <w:rPr>
                    <w:ins w:id="1935" w:author="Macon, Taydin Robert" w:date="2026-02-24T15:52:00Z" w16du:dateUtc="2026-02-24T23:52:00Z"/>
                    <w:rFonts w:ascii="Times New Roman" w:eastAsia="Times New Roman" w:hAnsi="Times New Roman" w:cs="Times New Roman"/>
                    <w:kern w:val="0"/>
                    <w14:ligatures w14:val="none"/>
                  </w:rPr>
                </w:rPrChange>
              </w:rPr>
            </w:pPr>
            <w:ins w:id="1936"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37" w:author="Macon, Taydin Robert" w:date="2026-02-24T15:52:00Z" w16du:dateUtc="2026-02-24T23:52:00Z">
                    <w:rPr>
                      <w:rFonts w:ascii="Helvetica Neue" w:eastAsia="Times New Roman" w:hAnsi="Helvetica Neue" w:cs="Times New Roman"/>
                      <w:color w:val="000000"/>
                      <w:kern w:val="0"/>
                      <w:sz w:val="15"/>
                      <w:szCs w:val="15"/>
                      <w14:ligatures w14:val="none"/>
                    </w:rPr>
                  </w:rPrChange>
                </w:rPr>
                <w:t>3.15</w:t>
              </w:r>
            </w:ins>
          </w:p>
        </w:tc>
        <w:tc>
          <w:tcPr>
            <w:tcW w:w="54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38" w:author="Macon, Taydin Robert" w:date="2026-02-24T15:54:00Z" w16du:dateUtc="2026-02-24T23:54:00Z">
              <w:tcPr>
                <w:tcW w:w="48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6487E69" w14:textId="77777777" w:rsidR="0011731E" w:rsidRPr="0011731E" w:rsidRDefault="0011731E" w:rsidP="0011731E">
            <w:pPr>
              <w:rPr>
                <w:ins w:id="1939" w:author="Macon, Taydin Robert" w:date="2026-02-24T15:52:00Z" w16du:dateUtc="2026-02-24T23:52:00Z"/>
                <w:rFonts w:ascii="Times New Roman" w:eastAsia="Times New Roman" w:hAnsi="Times New Roman" w:cs="Times New Roman"/>
                <w:kern w:val="0"/>
                <w:sz w:val="8"/>
                <w:szCs w:val="8"/>
                <w14:ligatures w14:val="none"/>
                <w:rPrChange w:id="1940" w:author="Macon, Taydin Robert" w:date="2026-02-24T15:52:00Z" w16du:dateUtc="2026-02-24T23:52:00Z">
                  <w:rPr>
                    <w:ins w:id="1941" w:author="Macon, Taydin Robert" w:date="2026-02-24T15:52:00Z" w16du:dateUtc="2026-02-24T23:52:00Z"/>
                    <w:rFonts w:ascii="Times New Roman" w:eastAsia="Times New Roman" w:hAnsi="Times New Roman" w:cs="Times New Roman"/>
                    <w:kern w:val="0"/>
                    <w14:ligatures w14:val="none"/>
                  </w:rPr>
                </w:rPrChange>
              </w:rPr>
            </w:pPr>
            <w:ins w:id="1942"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43"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10.8</w:t>
              </w:r>
            </w:ins>
          </w:p>
        </w:tc>
        <w:tc>
          <w:tcPr>
            <w:tcW w:w="87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44" w:author="Macon, Taydin Robert" w:date="2026-02-24T15:54:00Z" w16du:dateUtc="2026-02-24T23:54:00Z">
              <w:tcPr>
                <w:tcW w:w="77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6265325" w14:textId="77777777" w:rsidR="0011731E" w:rsidRPr="0011731E" w:rsidRDefault="0011731E" w:rsidP="0011731E">
            <w:pPr>
              <w:rPr>
                <w:ins w:id="1945" w:author="Macon, Taydin Robert" w:date="2026-02-24T15:52:00Z" w16du:dateUtc="2026-02-24T23:52:00Z"/>
                <w:rFonts w:ascii="Times New Roman" w:eastAsia="Times New Roman" w:hAnsi="Times New Roman" w:cs="Times New Roman"/>
                <w:kern w:val="0"/>
                <w:sz w:val="8"/>
                <w:szCs w:val="8"/>
                <w14:ligatures w14:val="none"/>
                <w:rPrChange w:id="1946" w:author="Macon, Taydin Robert" w:date="2026-02-24T15:52:00Z" w16du:dateUtc="2026-02-24T23:52:00Z">
                  <w:rPr>
                    <w:ins w:id="1947" w:author="Macon, Taydin Robert" w:date="2026-02-24T15:52:00Z" w16du:dateUtc="2026-02-24T23:52:00Z"/>
                    <w:rFonts w:ascii="Times New Roman" w:eastAsia="Times New Roman" w:hAnsi="Times New Roman" w:cs="Times New Roman"/>
                    <w:kern w:val="0"/>
                    <w14:ligatures w14:val="none"/>
                  </w:rPr>
                </w:rPrChange>
              </w:rPr>
            </w:pPr>
            <w:ins w:id="1948"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49"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1.15</w:t>
              </w:r>
            </w:ins>
          </w:p>
        </w:tc>
        <w:tc>
          <w:tcPr>
            <w:tcW w:w="59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50" w:author="Macon, Taydin Robert" w:date="2026-02-24T15:54:00Z" w16du:dateUtc="2026-02-24T23:54:00Z">
              <w:tcPr>
                <w:tcW w:w="53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750737A" w14:textId="77777777" w:rsidR="0011731E" w:rsidRPr="0011731E" w:rsidRDefault="0011731E" w:rsidP="0011731E">
            <w:pPr>
              <w:rPr>
                <w:ins w:id="1951" w:author="Macon, Taydin Robert" w:date="2026-02-24T15:52:00Z" w16du:dateUtc="2026-02-24T23:52:00Z"/>
                <w:rFonts w:ascii="Times New Roman" w:eastAsia="Times New Roman" w:hAnsi="Times New Roman" w:cs="Times New Roman"/>
                <w:kern w:val="0"/>
                <w:sz w:val="8"/>
                <w:szCs w:val="8"/>
                <w14:ligatures w14:val="none"/>
                <w:rPrChange w:id="1952" w:author="Macon, Taydin Robert" w:date="2026-02-24T15:52:00Z" w16du:dateUtc="2026-02-24T23:52:00Z">
                  <w:rPr>
                    <w:ins w:id="1953" w:author="Macon, Taydin Robert" w:date="2026-02-24T15:52:00Z" w16du:dateUtc="2026-02-24T23:52:00Z"/>
                    <w:rFonts w:ascii="Times New Roman" w:eastAsia="Times New Roman" w:hAnsi="Times New Roman" w:cs="Times New Roman"/>
                    <w:kern w:val="0"/>
                    <w14:ligatures w14:val="none"/>
                  </w:rPr>
                </w:rPrChange>
              </w:rPr>
            </w:pPr>
            <w:ins w:id="1954"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55"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-0.35</w:t>
              </w:r>
            </w:ins>
          </w:p>
        </w:tc>
        <w:tc>
          <w:tcPr>
            <w:tcW w:w="59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56" w:author="Macon, Taydin Robert" w:date="2026-02-24T15:54:00Z" w16du:dateUtc="2026-02-24T23:54:00Z">
              <w:tcPr>
                <w:tcW w:w="53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46B02A2" w14:textId="77777777" w:rsidR="0011731E" w:rsidRPr="0011731E" w:rsidRDefault="0011731E" w:rsidP="0011731E">
            <w:pPr>
              <w:rPr>
                <w:ins w:id="1957" w:author="Macon, Taydin Robert" w:date="2026-02-24T15:52:00Z" w16du:dateUtc="2026-02-24T23:52:00Z"/>
                <w:rFonts w:ascii="Times New Roman" w:eastAsia="Times New Roman" w:hAnsi="Times New Roman" w:cs="Times New Roman"/>
                <w:kern w:val="0"/>
                <w:sz w:val="8"/>
                <w:szCs w:val="8"/>
                <w14:ligatures w14:val="none"/>
                <w:rPrChange w:id="1958" w:author="Macon, Taydin Robert" w:date="2026-02-24T15:52:00Z" w16du:dateUtc="2026-02-24T23:52:00Z">
                  <w:rPr>
                    <w:ins w:id="1959" w:author="Macon, Taydin Robert" w:date="2026-02-24T15:52:00Z" w16du:dateUtc="2026-02-24T23:52:00Z"/>
                    <w:rFonts w:ascii="Times New Roman" w:eastAsia="Times New Roman" w:hAnsi="Times New Roman" w:cs="Times New Roman"/>
                    <w:kern w:val="0"/>
                    <w14:ligatures w14:val="none"/>
                  </w:rPr>
                </w:rPrChange>
              </w:rPr>
            </w:pPr>
            <w:ins w:id="1960"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61"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-2.03</w:t>
              </w:r>
            </w:ins>
          </w:p>
        </w:tc>
        <w:tc>
          <w:tcPr>
            <w:tcW w:w="31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62" w:author="Macon, Taydin Robert" w:date="2026-02-24T15:54:00Z" w16du:dateUtc="2026-02-24T23:54:00Z">
              <w:tcPr>
                <w:tcW w:w="3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850EFAB" w14:textId="77777777" w:rsidR="0011731E" w:rsidRPr="0011731E" w:rsidRDefault="0011731E" w:rsidP="0011731E">
            <w:pPr>
              <w:rPr>
                <w:ins w:id="1963" w:author="Macon, Taydin Robert" w:date="2026-02-24T15:52:00Z" w16du:dateUtc="2026-02-24T23:52:00Z"/>
                <w:rFonts w:ascii="Times New Roman" w:eastAsia="Times New Roman" w:hAnsi="Times New Roman" w:cs="Times New Roman"/>
                <w:kern w:val="0"/>
                <w:sz w:val="8"/>
                <w:szCs w:val="8"/>
                <w14:ligatures w14:val="none"/>
                <w:rPrChange w:id="1964" w:author="Macon, Taydin Robert" w:date="2026-02-24T15:52:00Z" w16du:dateUtc="2026-02-24T23:52:00Z">
                  <w:rPr>
                    <w:ins w:id="1965" w:author="Macon, Taydin Robert" w:date="2026-02-24T15:52:00Z" w16du:dateUtc="2026-02-24T23:52:00Z"/>
                    <w:rFonts w:ascii="Times New Roman" w:eastAsia="Times New Roman" w:hAnsi="Times New Roman" w:cs="Times New Roman"/>
                    <w:kern w:val="0"/>
                    <w14:ligatures w14:val="none"/>
                  </w:rPr>
                </w:rPrChange>
              </w:rPr>
            </w:pPr>
            <w:ins w:id="1966"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67" w:author="Macon, Taydin Robert" w:date="2026-02-24T15:52:00Z" w16du:dateUtc="2026-02-24T23:52:00Z">
                    <w:rPr>
                      <w:rFonts w:ascii="Helvetica Neue" w:eastAsia="Times New Roman" w:hAnsi="Helvetica Neue" w:cs="Times New Roman"/>
                      <w:color w:val="000000"/>
                      <w:kern w:val="0"/>
                      <w:sz w:val="15"/>
                      <w:szCs w:val="15"/>
                      <w14:ligatures w14:val="none"/>
                    </w:rPr>
                  </w:rPrChange>
                </w:rPr>
                <w:t>-3.36</w:t>
              </w:r>
            </w:ins>
          </w:p>
        </w:tc>
        <w:tc>
          <w:tcPr>
            <w:tcW w:w="7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68" w:author="Macon, Taydin Robert" w:date="2026-02-24T15:54:00Z" w16du:dateUtc="2026-02-24T23:54:00Z">
              <w:tcPr>
                <w:tcW w:w="67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40765C3" w14:textId="77777777" w:rsidR="0011731E" w:rsidRPr="0011731E" w:rsidRDefault="0011731E" w:rsidP="0011731E">
            <w:pPr>
              <w:rPr>
                <w:ins w:id="1969" w:author="Macon, Taydin Robert" w:date="2026-02-24T15:52:00Z" w16du:dateUtc="2026-02-24T23:52:00Z"/>
                <w:rFonts w:ascii="Times New Roman" w:eastAsia="Times New Roman" w:hAnsi="Times New Roman" w:cs="Times New Roman"/>
                <w:kern w:val="0"/>
                <w:sz w:val="8"/>
                <w:szCs w:val="8"/>
                <w14:ligatures w14:val="none"/>
                <w:rPrChange w:id="1970" w:author="Macon, Taydin Robert" w:date="2026-02-24T15:52:00Z" w16du:dateUtc="2026-02-24T23:52:00Z">
                  <w:rPr>
                    <w:ins w:id="1971" w:author="Macon, Taydin Robert" w:date="2026-02-24T15:52:00Z" w16du:dateUtc="2026-02-24T23:52:00Z"/>
                    <w:rFonts w:ascii="Times New Roman" w:eastAsia="Times New Roman" w:hAnsi="Times New Roman" w:cs="Times New Roman"/>
                    <w:kern w:val="0"/>
                    <w14:ligatures w14:val="none"/>
                  </w:rPr>
                </w:rPrChange>
              </w:rPr>
            </w:pPr>
            <w:ins w:id="1972"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73"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-2.05</w:t>
              </w:r>
            </w:ins>
          </w:p>
        </w:tc>
        <w:tc>
          <w:tcPr>
            <w:tcW w:w="483"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74" w:author="Macon, Taydin Robert" w:date="2026-02-24T15:54:00Z" w16du:dateUtc="2026-02-24T23:54:00Z">
              <w:tcPr>
                <w:tcW w:w="4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AD7C03C" w14:textId="77777777" w:rsidR="0011731E" w:rsidRPr="0011731E" w:rsidRDefault="0011731E" w:rsidP="0011731E">
            <w:pPr>
              <w:rPr>
                <w:ins w:id="1975" w:author="Macon, Taydin Robert" w:date="2026-02-24T15:52:00Z" w16du:dateUtc="2026-02-24T23:52:00Z"/>
                <w:rFonts w:ascii="Times New Roman" w:eastAsia="Times New Roman" w:hAnsi="Times New Roman" w:cs="Times New Roman"/>
                <w:kern w:val="0"/>
                <w:sz w:val="8"/>
                <w:szCs w:val="8"/>
                <w14:ligatures w14:val="none"/>
                <w:rPrChange w:id="1976" w:author="Macon, Taydin Robert" w:date="2026-02-24T15:52:00Z" w16du:dateUtc="2026-02-24T23:52:00Z">
                  <w:rPr>
                    <w:ins w:id="1977" w:author="Macon, Taydin Robert" w:date="2026-02-24T15:52:00Z" w16du:dateUtc="2026-02-24T23:52:00Z"/>
                    <w:rFonts w:ascii="Times New Roman" w:eastAsia="Times New Roman" w:hAnsi="Times New Roman" w:cs="Times New Roman"/>
                    <w:kern w:val="0"/>
                    <w14:ligatures w14:val="none"/>
                  </w:rPr>
                </w:rPrChange>
              </w:rPr>
            </w:pPr>
            <w:ins w:id="1978"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79"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0.16</w:t>
              </w:r>
            </w:ins>
          </w:p>
        </w:tc>
        <w:tc>
          <w:tcPr>
            <w:tcW w:w="73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80" w:author="Macon, Taydin Robert" w:date="2026-02-24T15:54:00Z" w16du:dateUtc="2026-02-24T23:54:00Z">
              <w:tcPr>
                <w:tcW w:w="65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1F681D6" w14:textId="77777777" w:rsidR="0011731E" w:rsidRPr="0011731E" w:rsidRDefault="0011731E" w:rsidP="0011731E">
            <w:pPr>
              <w:rPr>
                <w:ins w:id="1981" w:author="Macon, Taydin Robert" w:date="2026-02-24T15:52:00Z" w16du:dateUtc="2026-02-24T23:52:00Z"/>
                <w:rFonts w:ascii="Times New Roman" w:eastAsia="Times New Roman" w:hAnsi="Times New Roman" w:cs="Times New Roman"/>
                <w:kern w:val="0"/>
                <w:sz w:val="8"/>
                <w:szCs w:val="8"/>
                <w14:ligatures w14:val="none"/>
                <w:rPrChange w:id="1982" w:author="Macon, Taydin Robert" w:date="2026-02-24T15:52:00Z" w16du:dateUtc="2026-02-24T23:52:00Z">
                  <w:rPr>
                    <w:ins w:id="1983" w:author="Macon, Taydin Robert" w:date="2026-02-24T15:52:00Z" w16du:dateUtc="2026-02-24T23:52:00Z"/>
                    <w:rFonts w:ascii="Times New Roman" w:eastAsia="Times New Roman" w:hAnsi="Times New Roman" w:cs="Times New Roman"/>
                    <w:kern w:val="0"/>
                    <w14:ligatures w14:val="none"/>
                  </w:rPr>
                </w:rPrChange>
              </w:rPr>
            </w:pPr>
            <w:ins w:id="1984"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85" w:author="Macon, Taydin Robert" w:date="2026-02-24T15:52:00Z" w16du:dateUtc="2026-02-24T23:52:00Z">
                    <w:rPr>
                      <w:rFonts w:ascii="Helvetica Neue" w:eastAsia="Times New Roman" w:hAnsi="Helvetica Neue" w:cs="Times New Roman"/>
                      <w:color w:val="000000"/>
                      <w:kern w:val="0"/>
                      <w:sz w:val="15"/>
                      <w:szCs w:val="15"/>
                      <w14:ligatures w14:val="none"/>
                    </w:rPr>
                  </w:rPrChange>
                </w:rPr>
                <w:t>-3.85</w:t>
              </w:r>
            </w:ins>
          </w:p>
        </w:tc>
        <w:tc>
          <w:tcPr>
            <w:tcW w:w="452"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86" w:author="Macon, Taydin Robert" w:date="2026-02-24T15:54:00Z" w16du:dateUtc="2026-02-24T23:54:00Z">
              <w:tcPr>
                <w:tcW w:w="41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8DF9F85" w14:textId="77777777" w:rsidR="0011731E" w:rsidRPr="0011731E" w:rsidRDefault="0011731E" w:rsidP="0011731E">
            <w:pPr>
              <w:rPr>
                <w:ins w:id="1987" w:author="Macon, Taydin Robert" w:date="2026-02-24T15:52:00Z" w16du:dateUtc="2026-02-24T23:52:00Z"/>
                <w:rFonts w:ascii="Times New Roman" w:eastAsia="Times New Roman" w:hAnsi="Times New Roman" w:cs="Times New Roman"/>
                <w:kern w:val="0"/>
                <w:sz w:val="8"/>
                <w:szCs w:val="8"/>
                <w14:ligatures w14:val="none"/>
                <w:rPrChange w:id="1988" w:author="Macon, Taydin Robert" w:date="2026-02-24T15:52:00Z" w16du:dateUtc="2026-02-24T23:52:00Z">
                  <w:rPr>
                    <w:ins w:id="1989" w:author="Macon, Taydin Robert" w:date="2026-02-24T15:52:00Z" w16du:dateUtc="2026-02-24T23:52:00Z"/>
                    <w:rFonts w:ascii="Times New Roman" w:eastAsia="Times New Roman" w:hAnsi="Times New Roman" w:cs="Times New Roman"/>
                    <w:kern w:val="0"/>
                    <w14:ligatures w14:val="none"/>
                  </w:rPr>
                </w:rPrChange>
              </w:rPr>
            </w:pPr>
            <w:ins w:id="1990"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91" w:author="Macon, Taydin Robert" w:date="2026-02-24T15:52:00Z" w16du:dateUtc="2026-02-24T23:52:00Z">
                    <w:rPr>
                      <w:rFonts w:ascii="Helvetica Neue" w:eastAsia="Times New Roman" w:hAnsi="Helvetica Neue" w:cs="Times New Roman"/>
                      <w:color w:val="000000"/>
                      <w:kern w:val="0"/>
                      <w:sz w:val="15"/>
                      <w:szCs w:val="15"/>
                      <w14:ligatures w14:val="none"/>
                    </w:rPr>
                  </w:rPrChange>
                </w:rPr>
                <w:t>-2.72</w:t>
              </w:r>
            </w:ins>
          </w:p>
        </w:tc>
        <w:tc>
          <w:tcPr>
            <w:tcW w:w="7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92" w:author="Macon, Taydin Robert" w:date="2026-02-24T15:54:00Z" w16du:dateUtc="2026-02-24T23:54:00Z">
              <w:tcPr>
                <w:tcW w:w="62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5F794AC" w14:textId="77777777" w:rsidR="0011731E" w:rsidRPr="0011731E" w:rsidRDefault="0011731E" w:rsidP="0011731E">
            <w:pPr>
              <w:rPr>
                <w:ins w:id="1993" w:author="Macon, Taydin Robert" w:date="2026-02-24T15:52:00Z" w16du:dateUtc="2026-02-24T23:52:00Z"/>
                <w:rFonts w:ascii="Times New Roman" w:eastAsia="Times New Roman" w:hAnsi="Times New Roman" w:cs="Times New Roman"/>
                <w:kern w:val="0"/>
                <w:sz w:val="8"/>
                <w:szCs w:val="8"/>
                <w14:ligatures w14:val="none"/>
                <w:rPrChange w:id="1994" w:author="Macon, Taydin Robert" w:date="2026-02-24T15:52:00Z" w16du:dateUtc="2026-02-24T23:52:00Z">
                  <w:rPr>
                    <w:ins w:id="1995" w:author="Macon, Taydin Robert" w:date="2026-02-24T15:52:00Z" w16du:dateUtc="2026-02-24T23:52:00Z"/>
                    <w:rFonts w:ascii="Times New Roman" w:eastAsia="Times New Roman" w:hAnsi="Times New Roman" w:cs="Times New Roman"/>
                    <w:kern w:val="0"/>
                    <w14:ligatures w14:val="none"/>
                  </w:rPr>
                </w:rPrChange>
              </w:rPr>
            </w:pPr>
            <w:ins w:id="1996"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1997" w:author="Macon, Taydin Robert" w:date="2026-02-24T15:52:00Z" w16du:dateUtc="2026-02-24T23:52:00Z">
                    <w:rPr>
                      <w:rFonts w:ascii="Helvetica Neue" w:eastAsia="Times New Roman" w:hAnsi="Helvetica Neue" w:cs="Times New Roman"/>
                      <w:color w:val="000000"/>
                      <w:kern w:val="0"/>
                      <w:sz w:val="15"/>
                      <w:szCs w:val="15"/>
                      <w14:ligatures w14:val="none"/>
                    </w:rPr>
                  </w:rPrChange>
                </w:rPr>
                <w:t>-1.32</w:t>
              </w:r>
            </w:ins>
          </w:p>
        </w:tc>
        <w:tc>
          <w:tcPr>
            <w:tcW w:w="421"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998" w:author="Macon, Taydin Robert" w:date="2026-02-24T15:54:00Z" w16du:dateUtc="2026-02-24T23:54:00Z">
              <w:tcPr>
                <w:tcW w:w="382"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60F75C8" w14:textId="77777777" w:rsidR="0011731E" w:rsidRPr="0011731E" w:rsidRDefault="0011731E" w:rsidP="0011731E">
            <w:pPr>
              <w:rPr>
                <w:ins w:id="1999" w:author="Macon, Taydin Robert" w:date="2026-02-24T15:52:00Z" w16du:dateUtc="2026-02-24T23:52:00Z"/>
                <w:rFonts w:ascii="Times New Roman" w:eastAsia="Times New Roman" w:hAnsi="Times New Roman" w:cs="Times New Roman"/>
                <w:kern w:val="0"/>
                <w:sz w:val="8"/>
                <w:szCs w:val="8"/>
                <w14:ligatures w14:val="none"/>
                <w:rPrChange w:id="2000" w:author="Macon, Taydin Robert" w:date="2026-02-24T15:52:00Z" w16du:dateUtc="2026-02-24T23:52:00Z">
                  <w:rPr>
                    <w:ins w:id="2001" w:author="Macon, Taydin Robert" w:date="2026-02-24T15:52:00Z" w16du:dateUtc="2026-02-24T23:52:00Z"/>
                    <w:rFonts w:ascii="Times New Roman" w:eastAsia="Times New Roman" w:hAnsi="Times New Roman" w:cs="Times New Roman"/>
                    <w:kern w:val="0"/>
                    <w14:ligatures w14:val="none"/>
                  </w:rPr>
                </w:rPrChange>
              </w:rPr>
            </w:pPr>
            <w:ins w:id="2002"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03"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-0.29</w:t>
              </w:r>
            </w:ins>
          </w:p>
        </w:tc>
        <w:tc>
          <w:tcPr>
            <w:tcW w:w="70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04" w:author="Macon, Taydin Robert" w:date="2026-02-24T15:54:00Z" w16du:dateUtc="2026-02-24T23:54:00Z">
              <w:tcPr>
                <w:tcW w:w="628"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A2657B0" w14:textId="77777777" w:rsidR="0011731E" w:rsidRPr="0011731E" w:rsidRDefault="0011731E" w:rsidP="0011731E">
            <w:pPr>
              <w:rPr>
                <w:ins w:id="2005" w:author="Macon, Taydin Robert" w:date="2026-02-24T15:52:00Z" w16du:dateUtc="2026-02-24T23:52:00Z"/>
                <w:rFonts w:ascii="Times New Roman" w:eastAsia="Times New Roman" w:hAnsi="Times New Roman" w:cs="Times New Roman"/>
                <w:kern w:val="0"/>
                <w:sz w:val="8"/>
                <w:szCs w:val="8"/>
                <w14:ligatures w14:val="none"/>
                <w:rPrChange w:id="2006" w:author="Macon, Taydin Robert" w:date="2026-02-24T15:52:00Z" w16du:dateUtc="2026-02-24T23:52:00Z">
                  <w:rPr>
                    <w:ins w:id="2007" w:author="Macon, Taydin Robert" w:date="2026-02-24T15:52:00Z" w16du:dateUtc="2026-02-24T23:52:00Z"/>
                    <w:rFonts w:ascii="Times New Roman" w:eastAsia="Times New Roman" w:hAnsi="Times New Roman" w:cs="Times New Roman"/>
                    <w:kern w:val="0"/>
                    <w14:ligatures w14:val="none"/>
                  </w:rPr>
                </w:rPrChange>
              </w:rPr>
            </w:pPr>
            <w:ins w:id="2008"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09"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-0.22</w:t>
              </w:r>
            </w:ins>
          </w:p>
        </w:tc>
        <w:tc>
          <w:tcPr>
            <w:tcW w:w="4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10" w:author="Macon, Taydin Robert" w:date="2026-02-24T15:54:00Z" w16du:dateUtc="2026-02-24T23:54:00Z">
              <w:tcPr>
                <w:tcW w:w="55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BFEF991" w14:textId="77777777" w:rsidR="0011731E" w:rsidRPr="0011731E" w:rsidRDefault="0011731E" w:rsidP="0011731E">
            <w:pPr>
              <w:rPr>
                <w:ins w:id="2011" w:author="Macon, Taydin Robert" w:date="2026-02-24T15:52:00Z" w16du:dateUtc="2026-02-24T23:52:00Z"/>
                <w:rFonts w:ascii="Times New Roman" w:eastAsia="Times New Roman" w:hAnsi="Times New Roman" w:cs="Times New Roman"/>
                <w:kern w:val="0"/>
                <w:sz w:val="8"/>
                <w:szCs w:val="8"/>
                <w14:ligatures w14:val="none"/>
                <w:rPrChange w:id="2012" w:author="Macon, Taydin Robert" w:date="2026-02-24T15:52:00Z" w16du:dateUtc="2026-02-24T23:52:00Z">
                  <w:rPr>
                    <w:ins w:id="2013" w:author="Macon, Taydin Robert" w:date="2026-02-24T15:52:00Z" w16du:dateUtc="2026-02-24T23:52:00Z"/>
                    <w:rFonts w:ascii="Times New Roman" w:eastAsia="Times New Roman" w:hAnsi="Times New Roman" w:cs="Times New Roman"/>
                    <w:kern w:val="0"/>
                    <w14:ligatures w14:val="none"/>
                  </w:rPr>
                </w:rPrChange>
              </w:rPr>
            </w:pPr>
            <w:ins w:id="2014"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15"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0.44</w:t>
              </w:r>
            </w:ins>
          </w:p>
        </w:tc>
      </w:tr>
      <w:tr w:rsidR="0011731E" w:rsidRPr="0011731E" w14:paraId="27C7A79D" w14:textId="77777777" w:rsidTr="0011731E">
        <w:tblPrEx>
          <w:tblCellMar>
            <w:left w:w="0" w:type="dxa"/>
            <w:right w:w="0" w:type="dxa"/>
          </w:tblCellMar>
          <w:tblLook w:val="04A0" w:firstRow="1" w:lastRow="0" w:firstColumn="1" w:lastColumn="0" w:noHBand="0" w:noVBand="1"/>
          <w:tblPrExChange w:id="2016" w:author="Macon, Taydin Robert" w:date="2026-02-24T15:54:00Z" w16du:dateUtc="2026-02-24T23:54:00Z">
            <w:tblPrEx>
              <w:tblCellMar>
                <w:left w:w="0" w:type="dxa"/>
                <w:right w:w="0" w:type="dxa"/>
              </w:tblCellMar>
              <w:tblLook w:val="04A0" w:firstRow="1" w:lastRow="0" w:firstColumn="1" w:lastColumn="0" w:noHBand="0" w:noVBand="1"/>
            </w:tblPrEx>
          </w:tblPrExChange>
        </w:tblPrEx>
        <w:trPr>
          <w:trHeight w:val="165"/>
          <w:ins w:id="2017" w:author="Macon, Taydin Robert" w:date="2026-02-24T15:52:00Z"/>
          <w:trPrChange w:id="2018" w:author="Macon, Taydin Robert" w:date="2026-02-24T15:54:00Z" w16du:dateUtc="2026-02-24T23:54:00Z">
            <w:trPr>
              <w:gridBefore w:val="1"/>
              <w:trHeight w:val="165"/>
            </w:trPr>
          </w:trPrChange>
        </w:trPr>
        <w:tc>
          <w:tcPr>
            <w:tcW w:w="6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2019" w:author="Macon, Taydin Robert" w:date="2026-02-24T15:54:00Z" w16du:dateUtc="2026-02-24T23:54:00Z">
              <w:tcPr>
                <w:tcW w:w="477" w:type="dxa"/>
                <w:gridSpan w:val="2"/>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2886A070" w14:textId="77777777" w:rsidR="0011731E" w:rsidRPr="0011731E" w:rsidRDefault="0011731E" w:rsidP="0011731E">
            <w:pPr>
              <w:rPr>
                <w:ins w:id="2020" w:author="Macon, Taydin Robert" w:date="2026-02-24T15:52:00Z" w16du:dateUtc="2026-02-24T23:52:00Z"/>
                <w:rFonts w:ascii="Times New Roman" w:eastAsia="Times New Roman" w:hAnsi="Times New Roman" w:cs="Times New Roman"/>
                <w:kern w:val="0"/>
                <w:sz w:val="8"/>
                <w:szCs w:val="8"/>
                <w14:ligatures w14:val="none"/>
                <w:rPrChange w:id="2021" w:author="Macon, Taydin Robert" w:date="2026-02-24T15:52:00Z" w16du:dateUtc="2026-02-24T23:52:00Z">
                  <w:rPr>
                    <w:ins w:id="2022" w:author="Macon, Taydin Robert" w:date="2026-02-24T15:52:00Z" w16du:dateUtc="2026-02-24T23:52:00Z"/>
                    <w:rFonts w:ascii="Times New Roman" w:eastAsia="Times New Roman" w:hAnsi="Times New Roman" w:cs="Times New Roman"/>
                    <w:kern w:val="0"/>
                    <w14:ligatures w14:val="none"/>
                  </w:rPr>
                </w:rPrChange>
              </w:rPr>
            </w:pPr>
            <w:ins w:id="2023" w:author="Macon, Taydin Robert" w:date="2026-02-24T15:52:00Z" w16du:dateUtc="2026-02-24T23:52:00Z">
              <w:r w:rsidRPr="0011731E">
                <w:rPr>
                  <w:rFonts w:ascii="Helvetica Neue" w:eastAsia="Times New Roman" w:hAnsi="Helvetica Neue" w:cs="Times New Roman"/>
                  <w:b/>
                  <w:bCs/>
                  <w:color w:val="000000"/>
                  <w:kern w:val="0"/>
                  <w:sz w:val="8"/>
                  <w:szCs w:val="8"/>
                  <w14:ligatures w14:val="none"/>
                  <w:rPrChange w:id="2024" w:author="Macon, Taydin Robert" w:date="2026-02-24T15:52:00Z" w16du:dateUtc="2026-02-24T23:52:00Z">
                    <w:rPr>
                      <w:rFonts w:ascii="Helvetica Neue" w:eastAsia="Times New Roman" w:hAnsi="Helvetica Neue" w:cs="Times New Roman"/>
                      <w:b/>
                      <w:bCs/>
                      <w:color w:val="000000"/>
                      <w:kern w:val="0"/>
                      <w:sz w:val="15"/>
                      <w:szCs w:val="15"/>
                      <w14:ligatures w14:val="none"/>
                    </w:rPr>
                  </w:rPrChange>
                </w:rPr>
                <w:t>p.value</w:t>
              </w:r>
            </w:ins>
          </w:p>
        </w:tc>
        <w:tc>
          <w:tcPr>
            <w:tcW w:w="84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25" w:author="Macon, Taydin Robert" w:date="2026-02-24T15:54:00Z" w16du:dateUtc="2026-02-24T23:54:00Z">
              <w:tcPr>
                <w:tcW w:w="747"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4FC5AF0B" w14:textId="77777777" w:rsidR="0011731E" w:rsidRPr="0011731E" w:rsidRDefault="0011731E" w:rsidP="0011731E">
            <w:pPr>
              <w:rPr>
                <w:ins w:id="2026" w:author="Macon, Taydin Robert" w:date="2026-02-24T15:52:00Z" w16du:dateUtc="2026-02-24T23:52:00Z"/>
                <w:rFonts w:ascii="Times New Roman" w:eastAsia="Times New Roman" w:hAnsi="Times New Roman" w:cs="Times New Roman"/>
                <w:kern w:val="0"/>
                <w:sz w:val="8"/>
                <w:szCs w:val="8"/>
                <w14:ligatures w14:val="none"/>
                <w:rPrChange w:id="2027" w:author="Macon, Taydin Robert" w:date="2026-02-24T15:52:00Z" w16du:dateUtc="2026-02-24T23:52:00Z">
                  <w:rPr>
                    <w:ins w:id="2028" w:author="Macon, Taydin Robert" w:date="2026-02-24T15:52:00Z" w16du:dateUtc="2026-02-24T23:52:00Z"/>
                    <w:rFonts w:ascii="Times New Roman" w:eastAsia="Times New Roman" w:hAnsi="Times New Roman" w:cs="Times New Roman"/>
                    <w:kern w:val="0"/>
                    <w14:ligatures w14:val="none"/>
                  </w:rPr>
                </w:rPrChange>
              </w:rPr>
            </w:pPr>
            <w:ins w:id="202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3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0.2</w:t>
              </w:r>
            </w:ins>
          </w:p>
        </w:tc>
        <w:tc>
          <w:tcPr>
            <w:tcW w:w="5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31" w:author="Macon, Taydin Robert" w:date="2026-02-24T15:54:00Z" w16du:dateUtc="2026-02-24T23:54:00Z">
              <w:tcPr>
                <w:tcW w:w="500"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DD92856" w14:textId="77777777" w:rsidR="0011731E" w:rsidRPr="0011731E" w:rsidRDefault="0011731E" w:rsidP="0011731E">
            <w:pPr>
              <w:rPr>
                <w:ins w:id="2032" w:author="Macon, Taydin Robert" w:date="2026-02-24T15:52:00Z" w16du:dateUtc="2026-02-24T23:52:00Z"/>
                <w:rFonts w:ascii="Times New Roman" w:eastAsia="Times New Roman" w:hAnsi="Times New Roman" w:cs="Times New Roman"/>
                <w:kern w:val="0"/>
                <w:sz w:val="8"/>
                <w:szCs w:val="8"/>
                <w14:ligatures w14:val="none"/>
                <w:rPrChange w:id="2033" w:author="Macon, Taydin Robert" w:date="2026-02-24T15:52:00Z" w16du:dateUtc="2026-02-24T23:52:00Z">
                  <w:rPr>
                    <w:ins w:id="2034" w:author="Macon, Taydin Robert" w:date="2026-02-24T15:52:00Z" w16du:dateUtc="2026-02-24T23:52:00Z"/>
                    <w:rFonts w:ascii="Times New Roman" w:eastAsia="Times New Roman" w:hAnsi="Times New Roman" w:cs="Times New Roman"/>
                    <w:kern w:val="0"/>
                    <w14:ligatures w14:val="none"/>
                  </w:rPr>
                </w:rPrChange>
              </w:rPr>
            </w:pPr>
            <w:ins w:id="203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3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w:t>
              </w:r>
            </w:ins>
          </w:p>
        </w:tc>
        <w:tc>
          <w:tcPr>
            <w:tcW w:w="82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37" w:author="Macon, Taydin Robert" w:date="2026-02-24T15:54:00Z" w16du:dateUtc="2026-02-24T23:54:00Z">
              <w:tcPr>
                <w:tcW w:w="730"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EED684C" w14:textId="77777777" w:rsidR="0011731E" w:rsidRPr="0011731E" w:rsidRDefault="0011731E" w:rsidP="0011731E">
            <w:pPr>
              <w:rPr>
                <w:ins w:id="2038" w:author="Macon, Taydin Robert" w:date="2026-02-24T15:52:00Z" w16du:dateUtc="2026-02-24T23:52:00Z"/>
                <w:rFonts w:ascii="Times New Roman" w:eastAsia="Times New Roman" w:hAnsi="Times New Roman" w:cs="Times New Roman"/>
                <w:kern w:val="0"/>
                <w:sz w:val="8"/>
                <w:szCs w:val="8"/>
                <w14:ligatures w14:val="none"/>
                <w:rPrChange w:id="2039" w:author="Macon, Taydin Robert" w:date="2026-02-24T15:52:00Z" w16du:dateUtc="2026-02-24T23:52:00Z">
                  <w:rPr>
                    <w:ins w:id="2040" w:author="Macon, Taydin Robert" w:date="2026-02-24T15:52:00Z" w16du:dateUtc="2026-02-24T23:52:00Z"/>
                    <w:rFonts w:ascii="Times New Roman" w:eastAsia="Times New Roman" w:hAnsi="Times New Roman" w:cs="Times New Roman"/>
                    <w:kern w:val="0"/>
                    <w14:ligatures w14:val="none"/>
                  </w:rPr>
                </w:rPrChange>
              </w:rPr>
            </w:pPr>
            <w:ins w:id="204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4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w:t>
              </w:r>
            </w:ins>
          </w:p>
        </w:tc>
        <w:tc>
          <w:tcPr>
            <w:tcW w:w="54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43" w:author="Macon, Taydin Robert" w:date="2026-02-24T15:54:00Z" w16du:dateUtc="2026-02-24T23:54:00Z">
              <w:tcPr>
                <w:tcW w:w="48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4C70B98" w14:textId="77777777" w:rsidR="0011731E" w:rsidRPr="0011731E" w:rsidRDefault="0011731E" w:rsidP="0011731E">
            <w:pPr>
              <w:rPr>
                <w:ins w:id="2044" w:author="Macon, Taydin Robert" w:date="2026-02-24T15:52:00Z" w16du:dateUtc="2026-02-24T23:52:00Z"/>
                <w:rFonts w:ascii="Times New Roman" w:eastAsia="Times New Roman" w:hAnsi="Times New Roman" w:cs="Times New Roman"/>
                <w:kern w:val="0"/>
                <w:sz w:val="8"/>
                <w:szCs w:val="8"/>
                <w14:ligatures w14:val="none"/>
                <w:rPrChange w:id="2045" w:author="Macon, Taydin Robert" w:date="2026-02-24T15:52:00Z" w16du:dateUtc="2026-02-24T23:52:00Z">
                  <w:rPr>
                    <w:ins w:id="2046" w:author="Macon, Taydin Robert" w:date="2026-02-24T15:52:00Z" w16du:dateUtc="2026-02-24T23:52:00Z"/>
                    <w:rFonts w:ascii="Times New Roman" w:eastAsia="Times New Roman" w:hAnsi="Times New Roman" w:cs="Times New Roman"/>
                    <w:kern w:val="0"/>
                    <w14:ligatures w14:val="none"/>
                  </w:rPr>
                </w:rPrChange>
              </w:rPr>
            </w:pPr>
            <w:ins w:id="204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4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w:t>
              </w:r>
            </w:ins>
          </w:p>
        </w:tc>
        <w:tc>
          <w:tcPr>
            <w:tcW w:w="87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49" w:author="Macon, Taydin Robert" w:date="2026-02-24T15:54:00Z" w16du:dateUtc="2026-02-24T23:54:00Z">
              <w:tcPr>
                <w:tcW w:w="77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31493D8" w14:textId="77777777" w:rsidR="0011731E" w:rsidRPr="0011731E" w:rsidRDefault="0011731E" w:rsidP="0011731E">
            <w:pPr>
              <w:rPr>
                <w:ins w:id="2050" w:author="Macon, Taydin Robert" w:date="2026-02-24T15:52:00Z" w16du:dateUtc="2026-02-24T23:52:00Z"/>
                <w:rFonts w:ascii="Times New Roman" w:eastAsia="Times New Roman" w:hAnsi="Times New Roman" w:cs="Times New Roman"/>
                <w:kern w:val="0"/>
                <w:sz w:val="8"/>
                <w:szCs w:val="8"/>
                <w14:ligatures w14:val="none"/>
                <w:rPrChange w:id="2051" w:author="Macon, Taydin Robert" w:date="2026-02-24T15:52:00Z" w16du:dateUtc="2026-02-24T23:52:00Z">
                  <w:rPr>
                    <w:ins w:id="2052" w:author="Macon, Taydin Robert" w:date="2026-02-24T15:52:00Z" w16du:dateUtc="2026-02-24T23:52:00Z"/>
                    <w:rFonts w:ascii="Times New Roman" w:eastAsia="Times New Roman" w:hAnsi="Times New Roman" w:cs="Times New Roman"/>
                    <w:kern w:val="0"/>
                    <w14:ligatures w14:val="none"/>
                  </w:rPr>
                </w:rPrChange>
              </w:rPr>
            </w:pPr>
            <w:ins w:id="205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5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0.25</w:t>
              </w:r>
            </w:ins>
          </w:p>
        </w:tc>
        <w:tc>
          <w:tcPr>
            <w:tcW w:w="59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55" w:author="Macon, Taydin Robert" w:date="2026-02-24T15:54:00Z" w16du:dateUtc="2026-02-24T23:54:00Z">
              <w:tcPr>
                <w:tcW w:w="53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778A633" w14:textId="77777777" w:rsidR="0011731E" w:rsidRPr="0011731E" w:rsidRDefault="0011731E" w:rsidP="0011731E">
            <w:pPr>
              <w:rPr>
                <w:ins w:id="2056" w:author="Macon, Taydin Robert" w:date="2026-02-24T15:52:00Z" w16du:dateUtc="2026-02-24T23:52:00Z"/>
                <w:rFonts w:ascii="Times New Roman" w:eastAsia="Times New Roman" w:hAnsi="Times New Roman" w:cs="Times New Roman"/>
                <w:kern w:val="0"/>
                <w:sz w:val="8"/>
                <w:szCs w:val="8"/>
                <w14:ligatures w14:val="none"/>
                <w:rPrChange w:id="2057" w:author="Macon, Taydin Robert" w:date="2026-02-24T15:52:00Z" w16du:dateUtc="2026-02-24T23:52:00Z">
                  <w:rPr>
                    <w:ins w:id="2058" w:author="Macon, Taydin Robert" w:date="2026-02-24T15:52:00Z" w16du:dateUtc="2026-02-24T23:52:00Z"/>
                    <w:rFonts w:ascii="Times New Roman" w:eastAsia="Times New Roman" w:hAnsi="Times New Roman" w:cs="Times New Roman"/>
                    <w:kern w:val="0"/>
                    <w14:ligatures w14:val="none"/>
                  </w:rPr>
                </w:rPrChange>
              </w:rPr>
            </w:pPr>
            <w:ins w:id="205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6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0.73</w:t>
              </w:r>
            </w:ins>
          </w:p>
        </w:tc>
        <w:tc>
          <w:tcPr>
            <w:tcW w:w="59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61" w:author="Macon, Taydin Robert" w:date="2026-02-24T15:54:00Z" w16du:dateUtc="2026-02-24T23:54:00Z">
              <w:tcPr>
                <w:tcW w:w="531"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4A8CDF79" w14:textId="77777777" w:rsidR="0011731E" w:rsidRPr="0011731E" w:rsidRDefault="0011731E" w:rsidP="0011731E">
            <w:pPr>
              <w:rPr>
                <w:ins w:id="2062" w:author="Macon, Taydin Robert" w:date="2026-02-24T15:52:00Z" w16du:dateUtc="2026-02-24T23:52:00Z"/>
                <w:rFonts w:ascii="Times New Roman" w:eastAsia="Times New Roman" w:hAnsi="Times New Roman" w:cs="Times New Roman"/>
                <w:kern w:val="0"/>
                <w:sz w:val="8"/>
                <w:szCs w:val="8"/>
                <w14:ligatures w14:val="none"/>
                <w:rPrChange w:id="2063" w:author="Macon, Taydin Robert" w:date="2026-02-24T15:52:00Z" w16du:dateUtc="2026-02-24T23:52:00Z">
                  <w:rPr>
                    <w:ins w:id="2064" w:author="Macon, Taydin Robert" w:date="2026-02-24T15:52:00Z" w16du:dateUtc="2026-02-24T23:52:00Z"/>
                    <w:rFonts w:ascii="Times New Roman" w:eastAsia="Times New Roman" w:hAnsi="Times New Roman" w:cs="Times New Roman"/>
                    <w:kern w:val="0"/>
                    <w14:ligatures w14:val="none"/>
                  </w:rPr>
                </w:rPrChange>
              </w:rPr>
            </w:pPr>
            <w:ins w:id="206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6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0.04</w:t>
              </w:r>
            </w:ins>
          </w:p>
        </w:tc>
        <w:tc>
          <w:tcPr>
            <w:tcW w:w="31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67" w:author="Macon, Taydin Robert" w:date="2026-02-24T15:54:00Z" w16du:dateUtc="2026-02-24T23:54:00Z">
              <w:tcPr>
                <w:tcW w:w="3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196602D8" w14:textId="77777777" w:rsidR="0011731E" w:rsidRPr="0011731E" w:rsidRDefault="0011731E" w:rsidP="0011731E">
            <w:pPr>
              <w:rPr>
                <w:ins w:id="2068" w:author="Macon, Taydin Robert" w:date="2026-02-24T15:52:00Z" w16du:dateUtc="2026-02-24T23:52:00Z"/>
                <w:rFonts w:ascii="Times New Roman" w:eastAsia="Times New Roman" w:hAnsi="Times New Roman" w:cs="Times New Roman"/>
                <w:kern w:val="0"/>
                <w:sz w:val="8"/>
                <w:szCs w:val="8"/>
                <w14:ligatures w14:val="none"/>
                <w:rPrChange w:id="2069" w:author="Macon, Taydin Robert" w:date="2026-02-24T15:52:00Z" w16du:dateUtc="2026-02-24T23:52:00Z">
                  <w:rPr>
                    <w:ins w:id="2070" w:author="Macon, Taydin Robert" w:date="2026-02-24T15:52:00Z" w16du:dateUtc="2026-02-24T23:52:00Z"/>
                    <w:rFonts w:ascii="Times New Roman" w:eastAsia="Times New Roman" w:hAnsi="Times New Roman" w:cs="Times New Roman"/>
                    <w:kern w:val="0"/>
                    <w14:ligatures w14:val="none"/>
                  </w:rPr>
                </w:rPrChange>
              </w:rPr>
            </w:pPr>
            <w:ins w:id="207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7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w:t>
              </w:r>
            </w:ins>
          </w:p>
        </w:tc>
        <w:tc>
          <w:tcPr>
            <w:tcW w:w="76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73" w:author="Macon, Taydin Robert" w:date="2026-02-24T15:54:00Z" w16du:dateUtc="2026-02-24T23:54:00Z">
              <w:tcPr>
                <w:tcW w:w="676"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987E2CB" w14:textId="77777777" w:rsidR="0011731E" w:rsidRPr="0011731E" w:rsidRDefault="0011731E" w:rsidP="0011731E">
            <w:pPr>
              <w:rPr>
                <w:ins w:id="2074" w:author="Macon, Taydin Robert" w:date="2026-02-24T15:52:00Z" w16du:dateUtc="2026-02-24T23:52:00Z"/>
                <w:rFonts w:ascii="Times New Roman" w:eastAsia="Times New Roman" w:hAnsi="Times New Roman" w:cs="Times New Roman"/>
                <w:kern w:val="0"/>
                <w:sz w:val="8"/>
                <w:szCs w:val="8"/>
                <w14:ligatures w14:val="none"/>
                <w:rPrChange w:id="2075" w:author="Macon, Taydin Robert" w:date="2026-02-24T15:52:00Z" w16du:dateUtc="2026-02-24T23:52:00Z">
                  <w:rPr>
                    <w:ins w:id="2076" w:author="Macon, Taydin Robert" w:date="2026-02-24T15:52:00Z" w16du:dateUtc="2026-02-24T23:52:00Z"/>
                    <w:rFonts w:ascii="Times New Roman" w:eastAsia="Times New Roman" w:hAnsi="Times New Roman" w:cs="Times New Roman"/>
                    <w:kern w:val="0"/>
                    <w14:ligatures w14:val="none"/>
                  </w:rPr>
                </w:rPrChange>
              </w:rPr>
            </w:pPr>
            <w:ins w:id="207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7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0.04</w:t>
              </w:r>
            </w:ins>
          </w:p>
        </w:tc>
        <w:tc>
          <w:tcPr>
            <w:tcW w:w="483"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79" w:author="Macon, Taydin Robert" w:date="2026-02-24T15:54:00Z" w16du:dateUtc="2026-02-24T23:54:00Z">
              <w:tcPr>
                <w:tcW w:w="438"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D148D24" w14:textId="77777777" w:rsidR="0011731E" w:rsidRPr="0011731E" w:rsidRDefault="0011731E" w:rsidP="0011731E">
            <w:pPr>
              <w:rPr>
                <w:ins w:id="2080" w:author="Macon, Taydin Robert" w:date="2026-02-24T15:52:00Z" w16du:dateUtc="2026-02-24T23:52:00Z"/>
                <w:rFonts w:ascii="Times New Roman" w:eastAsia="Times New Roman" w:hAnsi="Times New Roman" w:cs="Times New Roman"/>
                <w:kern w:val="0"/>
                <w:sz w:val="8"/>
                <w:szCs w:val="8"/>
                <w14:ligatures w14:val="none"/>
                <w:rPrChange w:id="2081" w:author="Macon, Taydin Robert" w:date="2026-02-24T15:52:00Z" w16du:dateUtc="2026-02-24T23:52:00Z">
                  <w:rPr>
                    <w:ins w:id="2082" w:author="Macon, Taydin Robert" w:date="2026-02-24T15:52:00Z" w16du:dateUtc="2026-02-24T23:52:00Z"/>
                    <w:rFonts w:ascii="Times New Roman" w:eastAsia="Times New Roman" w:hAnsi="Times New Roman" w:cs="Times New Roman"/>
                    <w:kern w:val="0"/>
                    <w14:ligatures w14:val="none"/>
                  </w:rPr>
                </w:rPrChange>
              </w:rPr>
            </w:pPr>
            <w:ins w:id="208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8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0.87</w:t>
              </w:r>
            </w:ins>
          </w:p>
        </w:tc>
        <w:tc>
          <w:tcPr>
            <w:tcW w:w="736"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85" w:author="Macon, Taydin Robert" w:date="2026-02-24T15:54:00Z" w16du:dateUtc="2026-02-24T23:54:00Z">
              <w:tcPr>
                <w:tcW w:w="65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4877809C" w14:textId="77777777" w:rsidR="0011731E" w:rsidRPr="0011731E" w:rsidRDefault="0011731E" w:rsidP="0011731E">
            <w:pPr>
              <w:rPr>
                <w:ins w:id="2086" w:author="Macon, Taydin Robert" w:date="2026-02-24T15:52:00Z" w16du:dateUtc="2026-02-24T23:52:00Z"/>
                <w:rFonts w:ascii="Times New Roman" w:eastAsia="Times New Roman" w:hAnsi="Times New Roman" w:cs="Times New Roman"/>
                <w:kern w:val="0"/>
                <w:sz w:val="8"/>
                <w:szCs w:val="8"/>
                <w14:ligatures w14:val="none"/>
                <w:rPrChange w:id="2087" w:author="Macon, Taydin Robert" w:date="2026-02-24T15:52:00Z" w16du:dateUtc="2026-02-24T23:52:00Z">
                  <w:rPr>
                    <w:ins w:id="2088" w:author="Macon, Taydin Robert" w:date="2026-02-24T15:52:00Z" w16du:dateUtc="2026-02-24T23:52:00Z"/>
                    <w:rFonts w:ascii="Times New Roman" w:eastAsia="Times New Roman" w:hAnsi="Times New Roman" w:cs="Times New Roman"/>
                    <w:kern w:val="0"/>
                    <w14:ligatures w14:val="none"/>
                  </w:rPr>
                </w:rPrChange>
              </w:rPr>
            </w:pPr>
            <w:ins w:id="208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9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w:t>
              </w:r>
            </w:ins>
          </w:p>
        </w:tc>
        <w:tc>
          <w:tcPr>
            <w:tcW w:w="452"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91" w:author="Macon, Taydin Robert" w:date="2026-02-24T15:54:00Z" w16du:dateUtc="2026-02-24T23:54:00Z">
              <w:tcPr>
                <w:tcW w:w="412" w:type="dxa"/>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B8DB51E" w14:textId="77777777" w:rsidR="0011731E" w:rsidRPr="0011731E" w:rsidRDefault="0011731E" w:rsidP="0011731E">
            <w:pPr>
              <w:rPr>
                <w:ins w:id="2092" w:author="Macon, Taydin Robert" w:date="2026-02-24T15:52:00Z" w16du:dateUtc="2026-02-24T23:52:00Z"/>
                <w:rFonts w:ascii="Times New Roman" w:eastAsia="Times New Roman" w:hAnsi="Times New Roman" w:cs="Times New Roman"/>
                <w:kern w:val="0"/>
                <w:sz w:val="8"/>
                <w:szCs w:val="8"/>
                <w14:ligatures w14:val="none"/>
                <w:rPrChange w:id="2093" w:author="Macon, Taydin Robert" w:date="2026-02-24T15:52:00Z" w16du:dateUtc="2026-02-24T23:52:00Z">
                  <w:rPr>
                    <w:ins w:id="2094" w:author="Macon, Taydin Robert" w:date="2026-02-24T15:52:00Z" w16du:dateUtc="2026-02-24T23:52:00Z"/>
                    <w:rFonts w:ascii="Times New Roman" w:eastAsia="Times New Roman" w:hAnsi="Times New Roman" w:cs="Times New Roman"/>
                    <w:kern w:val="0"/>
                    <w14:ligatures w14:val="none"/>
                  </w:rPr>
                </w:rPrChange>
              </w:rPr>
            </w:pPr>
            <w:ins w:id="2095"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096"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0.01</w:t>
              </w:r>
            </w:ins>
          </w:p>
        </w:tc>
        <w:tc>
          <w:tcPr>
            <w:tcW w:w="7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097" w:author="Macon, Taydin Robert" w:date="2026-02-24T15:54:00Z" w16du:dateUtc="2026-02-24T23:54:00Z">
              <w:tcPr>
                <w:tcW w:w="62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66A0E92" w14:textId="77777777" w:rsidR="0011731E" w:rsidRPr="0011731E" w:rsidRDefault="0011731E" w:rsidP="0011731E">
            <w:pPr>
              <w:rPr>
                <w:ins w:id="2098" w:author="Macon, Taydin Robert" w:date="2026-02-24T15:52:00Z" w16du:dateUtc="2026-02-24T23:52:00Z"/>
                <w:rFonts w:ascii="Times New Roman" w:eastAsia="Times New Roman" w:hAnsi="Times New Roman" w:cs="Times New Roman"/>
                <w:kern w:val="0"/>
                <w:sz w:val="8"/>
                <w:szCs w:val="8"/>
                <w14:ligatures w14:val="none"/>
                <w:rPrChange w:id="2099" w:author="Macon, Taydin Robert" w:date="2026-02-24T15:52:00Z" w16du:dateUtc="2026-02-24T23:52:00Z">
                  <w:rPr>
                    <w:ins w:id="2100" w:author="Macon, Taydin Robert" w:date="2026-02-24T15:52:00Z" w16du:dateUtc="2026-02-24T23:52:00Z"/>
                    <w:rFonts w:ascii="Times New Roman" w:eastAsia="Times New Roman" w:hAnsi="Times New Roman" w:cs="Times New Roman"/>
                    <w:kern w:val="0"/>
                    <w14:ligatures w14:val="none"/>
                  </w:rPr>
                </w:rPrChange>
              </w:rPr>
            </w:pPr>
            <w:ins w:id="2101"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102"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0.19</w:t>
              </w:r>
            </w:ins>
          </w:p>
        </w:tc>
        <w:tc>
          <w:tcPr>
            <w:tcW w:w="421"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103" w:author="Macon, Taydin Robert" w:date="2026-02-24T15:54:00Z" w16du:dateUtc="2026-02-24T23:54:00Z">
              <w:tcPr>
                <w:tcW w:w="382"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DBDEC9A" w14:textId="77777777" w:rsidR="0011731E" w:rsidRPr="0011731E" w:rsidRDefault="0011731E" w:rsidP="0011731E">
            <w:pPr>
              <w:rPr>
                <w:ins w:id="2104" w:author="Macon, Taydin Robert" w:date="2026-02-24T15:52:00Z" w16du:dateUtc="2026-02-24T23:52:00Z"/>
                <w:rFonts w:ascii="Times New Roman" w:eastAsia="Times New Roman" w:hAnsi="Times New Roman" w:cs="Times New Roman"/>
                <w:kern w:val="0"/>
                <w:sz w:val="8"/>
                <w:szCs w:val="8"/>
                <w14:ligatures w14:val="none"/>
                <w:rPrChange w:id="2105" w:author="Macon, Taydin Robert" w:date="2026-02-24T15:52:00Z" w16du:dateUtc="2026-02-24T23:52:00Z">
                  <w:rPr>
                    <w:ins w:id="2106" w:author="Macon, Taydin Robert" w:date="2026-02-24T15:52:00Z" w16du:dateUtc="2026-02-24T23:52:00Z"/>
                    <w:rFonts w:ascii="Times New Roman" w:eastAsia="Times New Roman" w:hAnsi="Times New Roman" w:cs="Times New Roman"/>
                    <w:kern w:val="0"/>
                    <w14:ligatures w14:val="none"/>
                  </w:rPr>
                </w:rPrChange>
              </w:rPr>
            </w:pPr>
            <w:ins w:id="2107"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108"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0.77</w:t>
              </w:r>
            </w:ins>
          </w:p>
        </w:tc>
        <w:tc>
          <w:tcPr>
            <w:tcW w:w="70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109" w:author="Macon, Taydin Robert" w:date="2026-02-24T15:54:00Z" w16du:dateUtc="2026-02-24T23:54:00Z">
              <w:tcPr>
                <w:tcW w:w="628" w:type="dxa"/>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A2AA9A2" w14:textId="77777777" w:rsidR="0011731E" w:rsidRPr="0011731E" w:rsidRDefault="0011731E" w:rsidP="0011731E">
            <w:pPr>
              <w:rPr>
                <w:ins w:id="2110" w:author="Macon, Taydin Robert" w:date="2026-02-24T15:52:00Z" w16du:dateUtc="2026-02-24T23:52:00Z"/>
                <w:rFonts w:ascii="Times New Roman" w:eastAsia="Times New Roman" w:hAnsi="Times New Roman" w:cs="Times New Roman"/>
                <w:kern w:val="0"/>
                <w:sz w:val="8"/>
                <w:szCs w:val="8"/>
                <w14:ligatures w14:val="none"/>
                <w:rPrChange w:id="2111" w:author="Macon, Taydin Robert" w:date="2026-02-24T15:52:00Z" w16du:dateUtc="2026-02-24T23:52:00Z">
                  <w:rPr>
                    <w:ins w:id="2112" w:author="Macon, Taydin Robert" w:date="2026-02-24T15:52:00Z" w16du:dateUtc="2026-02-24T23:52:00Z"/>
                    <w:rFonts w:ascii="Times New Roman" w:eastAsia="Times New Roman" w:hAnsi="Times New Roman" w:cs="Times New Roman"/>
                    <w:kern w:val="0"/>
                    <w14:ligatures w14:val="none"/>
                  </w:rPr>
                </w:rPrChange>
              </w:rPr>
            </w:pPr>
            <w:ins w:id="2113"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114"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0.83</w:t>
              </w:r>
            </w:ins>
          </w:p>
        </w:tc>
        <w:tc>
          <w:tcPr>
            <w:tcW w:w="42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2115" w:author="Macon, Taydin Robert" w:date="2026-02-24T15:54:00Z" w16du:dateUtc="2026-02-24T23:54:00Z">
              <w:tcPr>
                <w:tcW w:w="557"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1BA95F4" w14:textId="77777777" w:rsidR="0011731E" w:rsidRPr="0011731E" w:rsidRDefault="0011731E" w:rsidP="0011731E">
            <w:pPr>
              <w:rPr>
                <w:ins w:id="2116" w:author="Macon, Taydin Robert" w:date="2026-02-24T15:52:00Z" w16du:dateUtc="2026-02-24T23:52:00Z"/>
                <w:rFonts w:ascii="Times New Roman" w:eastAsia="Times New Roman" w:hAnsi="Times New Roman" w:cs="Times New Roman"/>
                <w:kern w:val="0"/>
                <w:sz w:val="8"/>
                <w:szCs w:val="8"/>
                <w14:ligatures w14:val="none"/>
                <w:rPrChange w:id="2117" w:author="Macon, Taydin Robert" w:date="2026-02-24T15:52:00Z" w16du:dateUtc="2026-02-24T23:52:00Z">
                  <w:rPr>
                    <w:ins w:id="2118" w:author="Macon, Taydin Robert" w:date="2026-02-24T15:52:00Z" w16du:dateUtc="2026-02-24T23:52:00Z"/>
                    <w:rFonts w:ascii="Times New Roman" w:eastAsia="Times New Roman" w:hAnsi="Times New Roman" w:cs="Times New Roman"/>
                    <w:kern w:val="0"/>
                    <w14:ligatures w14:val="none"/>
                  </w:rPr>
                </w:rPrChange>
              </w:rPr>
            </w:pPr>
            <w:ins w:id="2119" w:author="Macon, Taydin Robert" w:date="2026-02-24T15:52:00Z" w16du:dateUtc="2026-02-24T23:52:00Z">
              <w:r w:rsidRPr="0011731E">
                <w:rPr>
                  <w:rFonts w:ascii="Helvetica Neue" w:eastAsia="Times New Roman" w:hAnsi="Helvetica Neue" w:cs="Times New Roman"/>
                  <w:color w:val="000000"/>
                  <w:kern w:val="0"/>
                  <w:sz w:val="8"/>
                  <w:szCs w:val="8"/>
                  <w14:ligatures w14:val="none"/>
                  <w:rPrChange w:id="2120" w:author="Macon, Taydin Robert" w:date="2026-02-24T15:52:00Z" w16du:dateUtc="2026-02-24T23:52:00Z">
                    <w:rPr>
                      <w:rFonts w:ascii="Helvetica Neue" w:eastAsia="Times New Roman" w:hAnsi="Helvetica Neue" w:cs="Times New Roman"/>
                      <w:color w:val="000000"/>
                      <w:kern w:val="0"/>
                      <w:sz w:val="15"/>
                      <w:szCs w:val="15"/>
                      <w14:ligatures w14:val="none"/>
                    </w:rPr>
                  </w:rPrChange>
                </w:rPr>
                <w:t>0.66</w:t>
              </w:r>
            </w:ins>
          </w:p>
        </w:tc>
      </w:tr>
    </w:tbl>
    <w:p w14:paraId="16969801" w14:textId="530DB607" w:rsidR="0396228E" w:rsidRPr="0011731E" w:rsidDel="0011731E" w:rsidRDefault="0011731E" w:rsidP="0396228E">
      <w:pPr>
        <w:spacing w:line="480" w:lineRule="auto"/>
        <w:contextualSpacing/>
        <w:rPr>
          <w:ins w:id="2121" w:author="Anderson, Riley Morgan" w:date="2025-12-02T00:07:00Z" w16du:dateUtc="2025-12-02T00:07:15Z"/>
          <w:del w:id="2122" w:author="Macon, Taydin Robert" w:date="2026-02-24T15:51:00Z" w16du:dateUtc="2026-02-24T23:51:00Z"/>
          <w:rFonts w:ascii="Times New Roman" w:hAnsi="Times New Roman" w:cs="Times New Roman"/>
          <w:sz w:val="20"/>
          <w:szCs w:val="20"/>
          <w:rPrChange w:id="2123" w:author="Macon, Taydin Robert" w:date="2026-02-24T15:54:00Z" w16du:dateUtc="2026-02-24T23:54:00Z">
            <w:rPr>
              <w:ins w:id="2124" w:author="Anderson, Riley Morgan" w:date="2025-12-02T00:07:00Z" w16du:dateUtc="2025-12-02T00:07:15Z"/>
              <w:del w:id="2125" w:author="Macon, Taydin Robert" w:date="2026-02-24T15:51:00Z" w16du:dateUtc="2026-02-24T23:51:00Z"/>
              <w:rFonts w:ascii="Times New Roman" w:hAnsi="Times New Roman" w:cs="Times New Roman"/>
              <w:b/>
              <w:bCs/>
            </w:rPr>
          </w:rPrChange>
        </w:rPr>
      </w:pPr>
      <w:ins w:id="2126" w:author="Macon, Taydin Robert" w:date="2026-02-24T15:54:00Z" w16du:dateUtc="2026-02-24T23:54:00Z">
        <w:r w:rsidRPr="0011731E">
          <w:rPr>
            <w:rFonts w:ascii="Times New Roman" w:hAnsi="Times New Roman" w:cs="Times New Roman"/>
            <w:sz w:val="20"/>
            <w:szCs w:val="20"/>
            <w:rPrChange w:id="2127" w:author="Macon, Taydin Robert" w:date="2026-02-24T15:54:00Z" w16du:dateUtc="2026-02-24T23:54:00Z">
              <w:rPr>
                <w:rFonts w:ascii="Times New Roman" w:hAnsi="Times New Roman" w:cs="Times New Roman"/>
                <w:b/>
                <w:bCs/>
              </w:rPr>
            </w:rPrChange>
          </w:rPr>
          <w:t>Table 1</w:t>
        </w:r>
      </w:ins>
    </w:p>
    <w:p w14:paraId="61A942A0" w14:textId="4965B488" w:rsidR="60A4FE51" w:rsidDel="0011731E" w:rsidRDefault="60A4FE51" w:rsidP="0396228E">
      <w:pPr>
        <w:spacing w:line="480" w:lineRule="auto"/>
        <w:contextualSpacing/>
        <w:rPr>
          <w:ins w:id="2128" w:author="Anderson, Riley Morgan" w:date="2025-12-02T00:07:00Z" w16du:dateUtc="2025-12-02T00:07:16Z"/>
          <w:del w:id="2129" w:author="Macon, Taydin Robert" w:date="2026-02-24T15:51:00Z" w16du:dateUtc="2026-02-24T23:51:00Z"/>
          <w:rFonts w:ascii="Times New Roman" w:hAnsi="Times New Roman" w:cs="Times New Roman"/>
          <w:b/>
          <w:bCs/>
        </w:rPr>
      </w:pPr>
      <w:ins w:id="2130" w:author="Anderson, Riley Morgan" w:date="2025-12-02T00:08:00Z">
        <w:del w:id="2131" w:author="Macon, Taydin Robert" w:date="2026-02-24T15:51:00Z" w16du:dateUtc="2026-02-24T23:51:00Z">
          <w:r w:rsidRPr="0396228E" w:rsidDel="0011731E">
            <w:rPr>
              <w:rFonts w:ascii="Times New Roman" w:hAnsi="Times New Roman" w:cs="Times New Roman"/>
              <w:b/>
              <w:bCs/>
            </w:rPr>
            <w:delText>We may want a table like above to describe the differences between paper-level and sample-level results.</w:delText>
          </w:r>
        </w:del>
      </w:ins>
    </w:p>
    <w:p w14:paraId="6393D86D" w14:textId="77777777" w:rsidR="0011731E" w:rsidDel="0011731E" w:rsidRDefault="0011731E" w:rsidP="0396228E">
      <w:pPr>
        <w:spacing w:line="480" w:lineRule="auto"/>
        <w:contextualSpacing/>
        <w:rPr>
          <w:del w:id="2132" w:author="Macon, Taydin Robert" w:date="2026-02-24T15:52:00Z" w16du:dateUtc="2026-02-24T23:52:00Z"/>
          <w:rFonts w:ascii="Times New Roman" w:hAnsi="Times New Roman" w:cs="Times New Roman"/>
          <w:b/>
          <w:bCs/>
        </w:rPr>
      </w:pPr>
    </w:p>
    <w:p w14:paraId="75388F3A" w14:textId="6B46498B" w:rsidR="0020036F" w:rsidRPr="008709E0" w:rsidDel="00A95229" w:rsidRDefault="006049FA" w:rsidP="008709E0">
      <w:pPr>
        <w:spacing w:line="480" w:lineRule="auto"/>
        <w:contextualSpacing/>
        <w:rPr>
          <w:del w:id="2133" w:author="Macon, Taydin Robert" w:date="2025-10-28T14:37:00Z" w16du:dateUtc="2025-10-28T21:37:00Z"/>
          <w:rFonts w:ascii="Times New Roman" w:hAnsi="Times New Roman" w:cs="Times New Roman"/>
        </w:rPr>
      </w:pPr>
      <w:del w:id="2134" w:author="Macon, Taydin Robert" w:date="2025-10-28T14:37:00Z" w16du:dateUtc="2025-10-28T21:37:00Z">
        <w:r w:rsidRPr="008709E0" w:rsidDel="00A95229">
          <w:rPr>
            <w:rFonts w:ascii="Times New Roman" w:hAnsi="Times New Roman" w:cs="Times New Roman"/>
          </w:rPr>
          <w:delText>All a</w:delText>
        </w:r>
        <w:r w:rsidR="0020036F" w:rsidRPr="008709E0" w:rsidDel="00A95229">
          <w:rPr>
            <w:rFonts w:ascii="Times New Roman" w:hAnsi="Times New Roman" w:cs="Times New Roman"/>
          </w:rPr>
          <w:delText>nalys</w:delText>
        </w:r>
        <w:r w:rsidRPr="008709E0" w:rsidDel="00A95229">
          <w:rPr>
            <w:rFonts w:ascii="Times New Roman" w:hAnsi="Times New Roman" w:cs="Times New Roman"/>
          </w:rPr>
          <w:delText>es</w:delText>
        </w:r>
        <w:r w:rsidR="0020036F" w:rsidRPr="008709E0" w:rsidDel="00A95229">
          <w:rPr>
            <w:rFonts w:ascii="Times New Roman" w:hAnsi="Times New Roman" w:cs="Times New Roman"/>
          </w:rPr>
          <w:delText xml:space="preserve"> </w:delText>
        </w:r>
        <w:r w:rsidRPr="008709E0" w:rsidDel="00A95229">
          <w:rPr>
            <w:rFonts w:ascii="Times New Roman" w:hAnsi="Times New Roman" w:cs="Times New Roman"/>
          </w:rPr>
          <w:delText>were performed using RStudio version 2024.12.1+563.  Initial analyses performed were</w:delText>
        </w:r>
        <w:r w:rsidR="0020036F" w:rsidRPr="008709E0" w:rsidDel="00A95229">
          <w:rPr>
            <w:rFonts w:ascii="Times New Roman" w:hAnsi="Times New Roman" w:cs="Times New Roman"/>
          </w:rPr>
          <w:delText xml:space="preserve"> log response ratio</w:delText>
        </w:r>
        <w:r w:rsidRPr="008709E0" w:rsidDel="00A95229">
          <w:rPr>
            <w:rFonts w:ascii="Times New Roman" w:hAnsi="Times New Roman" w:cs="Times New Roman"/>
          </w:rPr>
          <w:delText>s</w:delText>
        </w:r>
        <w:r w:rsidR="0020036F" w:rsidRPr="008709E0" w:rsidDel="00A95229">
          <w:rPr>
            <w:rFonts w:ascii="Times New Roman" w:hAnsi="Times New Roman" w:cs="Times New Roman"/>
          </w:rPr>
          <w:delText xml:space="preserve"> between probabilities of detection for eDNA and traditional sampling methods</w:delText>
        </w:r>
        <w:r w:rsidR="00260D76" w:rsidRPr="008709E0" w:rsidDel="00A95229">
          <w:rPr>
            <w:rFonts w:ascii="Times New Roman" w:hAnsi="Times New Roman" w:cs="Times New Roman"/>
          </w:rPr>
          <w:delText xml:space="preserve"> where probability of detection using eDNA was the numerator. </w:delText>
        </w:r>
        <w:r w:rsidRPr="008709E0" w:rsidDel="00A95229">
          <w:rPr>
            <w:rFonts w:ascii="Times New Roman" w:hAnsi="Times New Roman" w:cs="Times New Roman"/>
          </w:rPr>
          <w:delText>However, b</w:delText>
        </w:r>
        <w:r w:rsidR="0020036F" w:rsidRPr="008709E0" w:rsidDel="00A95229">
          <w:rPr>
            <w:rFonts w:ascii="Times New Roman" w:hAnsi="Times New Roman" w:cs="Times New Roman"/>
          </w:rPr>
          <w:delText>ecause of the nature of our data, a fudge factor was needed for this calculation</w:delText>
        </w:r>
        <w:r w:rsidRPr="008709E0" w:rsidDel="00A95229">
          <w:rPr>
            <w:rFonts w:ascii="Times New Roman" w:hAnsi="Times New Roman" w:cs="Times New Roman"/>
          </w:rPr>
          <w:delText xml:space="preserve"> to prevent dividing by 0 and log(0)</w:delText>
        </w:r>
        <w:r w:rsidR="0020036F" w:rsidRPr="008709E0" w:rsidDel="00A95229">
          <w:rPr>
            <w:rFonts w:ascii="Times New Roman" w:hAnsi="Times New Roman" w:cs="Times New Roman"/>
          </w:rPr>
          <w:delText xml:space="preserve">. To determine the </w:delText>
        </w:r>
        <w:r w:rsidR="00260D76" w:rsidRPr="008709E0" w:rsidDel="00A95229">
          <w:rPr>
            <w:rFonts w:ascii="Times New Roman" w:hAnsi="Times New Roman" w:cs="Times New Roman"/>
          </w:rPr>
          <w:delText xml:space="preserve">most appropriate value for this, we performed unpaired Wilcoxon’s </w:delText>
        </w:r>
        <w:r w:rsidRPr="008709E0" w:rsidDel="00A95229">
          <w:rPr>
            <w:rFonts w:ascii="Times New Roman" w:hAnsi="Times New Roman" w:cs="Times New Roman"/>
          </w:rPr>
          <w:delText>S</w:delText>
        </w:r>
        <w:r w:rsidR="00260D76" w:rsidRPr="008709E0" w:rsidDel="00A95229">
          <w:rPr>
            <w:rFonts w:ascii="Times New Roman" w:hAnsi="Times New Roman" w:cs="Times New Roman"/>
          </w:rPr>
          <w:delText xml:space="preserve">igned Rank Tests on our calculated log response ratios for each of 3 potential fudge factors (0.1, 0.01, and 0.001) for all taxa combined and then each taxa individually. Because there was no qualitative difference in the results of these tests, 0.1 was chosen </w:delText>
        </w:r>
        <w:r w:rsidR="00FD59A4" w:rsidRPr="008709E0" w:rsidDel="00A95229">
          <w:rPr>
            <w:rFonts w:ascii="Times New Roman" w:hAnsi="Times New Roman" w:cs="Times New Roman"/>
          </w:rPr>
          <w:delText xml:space="preserve">to </w:delText>
        </w:r>
        <w:r w:rsidR="00260D76" w:rsidRPr="008709E0" w:rsidDel="00A95229">
          <w:rPr>
            <w:rFonts w:ascii="Times New Roman" w:hAnsi="Times New Roman" w:cs="Times New Roman"/>
          </w:rPr>
          <w:delText xml:space="preserve">REDUCES EXTREME VALUES FIGURE THIS OUT AND CHECK WITH DAVE. </w:delText>
        </w:r>
        <w:r w:rsidR="00FD59A4" w:rsidRPr="008709E0" w:rsidDel="00A95229">
          <w:rPr>
            <w:rFonts w:ascii="Times New Roman" w:hAnsi="Times New Roman" w:cs="Times New Roman"/>
          </w:rPr>
          <w:delText>Additionally, when the log response ratios of all taxa were examined together, results of the test were not significant (p = 0.3991) for mu = 0. However, when broken up by taxa, some groups showed significance</w:delText>
        </w:r>
        <w:r w:rsidR="00BD199E" w:rsidRPr="008709E0" w:rsidDel="00A95229">
          <w:rPr>
            <w:rFonts w:ascii="Times New Roman" w:hAnsi="Times New Roman" w:cs="Times New Roman"/>
          </w:rPr>
          <w:delText xml:space="preserve"> (p &lt; 0.05) </w:delText>
        </w:r>
        <w:r w:rsidR="00FD59A4" w:rsidRPr="008709E0" w:rsidDel="00A95229">
          <w:rPr>
            <w:rFonts w:ascii="Times New Roman" w:hAnsi="Times New Roman" w:cs="Times New Roman"/>
          </w:rPr>
          <w:delText xml:space="preserve">while others did not: </w:delText>
        </w:r>
        <w:r w:rsidR="00BD199E" w:rsidRPr="008709E0" w:rsidDel="00A95229">
          <w:rPr>
            <w:rFonts w:ascii="Times New Roman" w:hAnsi="Times New Roman" w:cs="Times New Roman"/>
          </w:rPr>
          <w:delText>crustaceans- p = 0.8125, amphibians- p = 9.245e-07, reptiles- p = 0.3711, fish- p = 3.026e-05, mammals- p = 0.5, mollusks</w:delText>
        </w:r>
        <w:r w:rsidR="00F375A9" w:rsidRPr="008709E0" w:rsidDel="00A95229">
          <w:rPr>
            <w:rFonts w:ascii="Times New Roman" w:hAnsi="Times New Roman" w:cs="Times New Roman"/>
          </w:rPr>
          <w:delText>-</w:delText>
        </w:r>
        <w:r w:rsidR="00BD199E" w:rsidRPr="008709E0" w:rsidDel="00A95229">
          <w:rPr>
            <w:rFonts w:ascii="Times New Roman" w:hAnsi="Times New Roman" w:cs="Times New Roman"/>
          </w:rPr>
          <w:delText xml:space="preserve"> p= 0.05447, and non-crustacean arthropods- p = 1.4e-07. </w:delText>
        </w:r>
      </w:del>
    </w:p>
    <w:p w14:paraId="67C10F96" w14:textId="06A0EEE9" w:rsidR="00F375A9" w:rsidDel="00A95229" w:rsidRDefault="00F375A9" w:rsidP="008709E0">
      <w:pPr>
        <w:spacing w:line="480" w:lineRule="auto"/>
        <w:ind w:firstLine="540"/>
        <w:contextualSpacing/>
        <w:rPr>
          <w:del w:id="2135" w:author="Macon, Taydin Robert" w:date="2025-10-28T14:37:00Z" w16du:dateUtc="2025-10-28T21:37:00Z"/>
          <w:rFonts w:ascii="Times New Roman" w:hAnsi="Times New Roman" w:cs="Times New Roman"/>
        </w:rPr>
      </w:pPr>
      <w:del w:id="2136" w:author="Macon, Taydin Robert" w:date="2025-10-28T14:37:00Z" w16du:dateUtc="2025-10-28T21:37:00Z">
        <w:r w:rsidRPr="008709E0" w:rsidDel="00A95229">
          <w:rPr>
            <w:rFonts w:ascii="Times New Roman" w:hAnsi="Times New Roman" w:cs="Times New Roman"/>
          </w:rPr>
          <w:lastRenderedPageBreak/>
          <w:delText xml:space="preserve">Using the metafor package, forest plots were generated to display effect sizes for the log response ratios between eDNA and traditional methods of detection. Forest plots also display 95% confidence intervals and random effects models. This was done for all studies analyzed (Figure 1) as well as by taxa (Figure 2- 8) . From the random effects model of all study taxa, we saw that eDNA outperformed traditional methods with a generated log response ratio of 0.17 [0.00,0.20]. Although as mentioned, this difference was insignificant when considering results of the Wilcoxon signed rank test. When considered separately, the following taxa showed eDNA outperforming traditional methods: fish (0.08 [0.02, 0.15]), amphibians (0.26 [0.11, 0.40]), mollusks (0.53 [0.10, 0.95]). The remaining taxa showed traditional methods performing better: reptiles (-0.10 [-0.57, 0.36]), mammals (-0.45 [-0.90, -0.00]), non-crustacean arthropods (-.13 [-0.32, 0.06]). For crustaceans, random effects models from forest plots showed no advantage for eDNA or traditional methods (-0.00 [-0.28, 0.27]). Again, significance in the difference between detection methods was only seen in amphibians, fish, and non-crustacean arthropods. </w:delText>
        </w:r>
      </w:del>
    </w:p>
    <w:p w14:paraId="248B2050" w14:textId="23CE7055" w:rsidR="00F375A9" w:rsidRPr="008709E0" w:rsidDel="00A95229" w:rsidRDefault="00F375A9" w:rsidP="008709E0">
      <w:pPr>
        <w:spacing w:line="480" w:lineRule="auto"/>
        <w:ind w:firstLine="540"/>
        <w:contextualSpacing/>
        <w:rPr>
          <w:del w:id="2137" w:author="Macon, Taydin Robert" w:date="2025-10-28T14:37:00Z" w16du:dateUtc="2025-10-28T21:37:00Z"/>
          <w:rFonts w:ascii="Times New Roman" w:hAnsi="Times New Roman" w:cs="Times New Roman"/>
        </w:rPr>
      </w:pPr>
      <w:del w:id="2138" w:author="Macon, Taydin Robert" w:date="2025-10-28T14:37:00Z" w16du:dateUtc="2025-10-28T21:37:00Z">
        <w:r w:rsidRPr="008709E0" w:rsidDel="00A95229">
          <w:rPr>
            <w:rFonts w:ascii="Times New Roman" w:hAnsi="Times New Roman" w:cs="Times New Roman"/>
          </w:rPr>
          <w:delText xml:space="preserve">A general linear model was also generated looking at log response ratios with a fudge factor of .1 as a function of organism type (taxa). For this, only taxa with 6 or more detection comparisons were included (amphibian, arthropod, fish, and mollusks). Results indicate the estimated log response ratio from non-crustacean arthropod studies was significantly different from other taxa (Figure 9). </w:delText>
        </w:r>
      </w:del>
    </w:p>
    <w:p w14:paraId="25511CF5" w14:textId="167AC809" w:rsidR="00F375A9" w:rsidRPr="008709E0" w:rsidDel="00A95229" w:rsidRDefault="00F375A9" w:rsidP="008709E0">
      <w:pPr>
        <w:spacing w:line="480" w:lineRule="auto"/>
        <w:ind w:firstLine="540"/>
        <w:contextualSpacing/>
        <w:rPr>
          <w:del w:id="2139" w:author="Macon, Taydin Robert" w:date="2025-10-28T14:37:00Z" w16du:dateUtc="2025-10-28T21:37:00Z"/>
          <w:rFonts w:ascii="Times New Roman" w:hAnsi="Times New Roman" w:cs="Times New Roman"/>
        </w:rPr>
      </w:pPr>
      <w:del w:id="2140" w:author="Macon, Taydin Robert" w:date="2025-10-28T14:37:00Z" w16du:dateUtc="2025-10-28T21:37:00Z">
        <w:r w:rsidRPr="008709E0" w:rsidDel="00A95229">
          <w:rPr>
            <w:rFonts w:ascii="Times New Roman" w:hAnsi="Times New Roman" w:cs="Times New Roman"/>
          </w:rPr>
          <w:delText xml:space="preserve">Additional glms were conducted for amphibians, arthropods,  and fish with log response ratios as a function of genetic markers used in eDNA sampling. Only genetic markers with 6 or more detection comparisions were used in these models. We saw that for amphibians, studies using the COI gene for eDNA detection had greater detection success than traditional methods. However, studies using the Cytochrome b marker were less successful than traditional methods </w:delText>
        </w:r>
        <w:r w:rsidRPr="008709E0" w:rsidDel="00A95229">
          <w:rPr>
            <w:rFonts w:ascii="Times New Roman" w:hAnsi="Times New Roman" w:cs="Times New Roman"/>
          </w:rPr>
          <w:lastRenderedPageBreak/>
          <w:delText>The log response ratios between the two genetic markers were significantly different ( p = 0.004540) (Figure 10). For non-crustacean arthropods, studies using both the 28s and COI gene for eDNA detection had greater detection success using traditional methods than eDNA methods, but eDNA methods with the COI gene were significantly better than 28s (p = 0.0164) (Figure 11). Lastly, fish studies using both the 12s and the Cytochrome b  gene for eDNA detection had greater detection success using eDNA methods than traditional methods with no significant difference between studies using different genetic markers  (p = 0.21572) (Figure 12). Figures 9- 12 were generated using R packages ggplot and emmeans.</w:delText>
        </w:r>
      </w:del>
    </w:p>
    <w:p w14:paraId="4C9E642C" w14:textId="7F58BBEF" w:rsidR="008709E0" w:rsidRPr="008709E0" w:rsidDel="00A95229" w:rsidRDefault="008709E0" w:rsidP="008709E0">
      <w:pPr>
        <w:spacing w:line="480" w:lineRule="auto"/>
        <w:ind w:firstLine="540"/>
        <w:contextualSpacing/>
        <w:rPr>
          <w:del w:id="2141" w:author="Macon, Taydin Robert" w:date="2025-10-28T14:37:00Z" w16du:dateUtc="2025-10-28T21:37:00Z"/>
          <w:rFonts w:ascii="Times New Roman" w:hAnsi="Times New Roman" w:cs="Times New Roman"/>
        </w:rPr>
      </w:pPr>
    </w:p>
    <w:p w14:paraId="2981252A" w14:textId="24297B0F" w:rsidR="00F375A9" w:rsidRPr="008709E0" w:rsidDel="00A95229" w:rsidRDefault="00AF37F1" w:rsidP="008709E0">
      <w:pPr>
        <w:spacing w:line="480" w:lineRule="auto"/>
        <w:ind w:firstLine="540"/>
        <w:contextualSpacing/>
        <w:rPr>
          <w:del w:id="2142" w:author="Macon, Taydin Robert" w:date="2025-10-28T14:37:00Z" w16du:dateUtc="2025-10-28T21:37:00Z"/>
          <w:rFonts w:ascii="Times New Roman" w:hAnsi="Times New Roman" w:cs="Times New Roman"/>
        </w:rPr>
      </w:pPr>
      <w:del w:id="2143" w:author="Macon, Taydin Robert" w:date="2025-10-28T14:37:00Z" w16du:dateUtc="2025-10-28T21:37:00Z">
        <w:r w:rsidRPr="008709E0" w:rsidDel="00A95229">
          <w:rPr>
            <w:rFonts w:ascii="Times New Roman" w:hAnsi="Times New Roman" w:cs="Times New Roman"/>
          </w:rPr>
          <w:tab/>
          <w:delText>To assess the efficacy of active and passive traditional techniques vs eDNA, we performed an additional glm with Estimated Log Response Ratio as a function of active traditional detection approach. Traditional detection methods were  documented from each reviewed study and then classified as either “active” or “passive” sampling. Active sampling was characterized by seeking out study species using tools that had to be used in real time by researchers. This included any visual or auditory surveys in which species presence was documented in real time. Passive techniques were characterized by surveys conducted using tools that did not require real time maintenance or action by researchers. This includes any study utilizing traps that can me left on their own. Results of this glm showed that in studies where traditional detection methods were classified as active, eDNA detection outperformed traditional. Conversely, traditional methods outperformed eDNA detection when traditional methods were classified as passive (Figure 13). The differences in the two log response ratios generated were significantly different ( p = 2.00e-14).</w:delText>
        </w:r>
      </w:del>
    </w:p>
    <w:p w14:paraId="42D1703F" w14:textId="715AEDB9" w:rsidR="00F375A9" w:rsidRPr="008709E0" w:rsidDel="00A95229" w:rsidRDefault="00AF37F1" w:rsidP="008709E0">
      <w:pPr>
        <w:spacing w:line="480" w:lineRule="auto"/>
        <w:ind w:firstLine="540"/>
        <w:contextualSpacing/>
        <w:rPr>
          <w:del w:id="2144" w:author="Macon, Taydin Robert" w:date="2025-10-28T14:37:00Z" w16du:dateUtc="2025-10-28T21:37:00Z"/>
          <w:rFonts w:ascii="Times New Roman" w:hAnsi="Times New Roman" w:cs="Times New Roman"/>
        </w:rPr>
      </w:pPr>
      <w:del w:id="2145" w:author="Macon, Taydin Robert" w:date="2025-10-28T14:37:00Z" w16du:dateUtc="2025-10-28T21:37:00Z">
        <w:r w:rsidRPr="008709E0" w:rsidDel="00A95229">
          <w:rPr>
            <w:rFonts w:ascii="Times New Roman" w:hAnsi="Times New Roman" w:cs="Times New Roman"/>
          </w:rPr>
          <w:lastRenderedPageBreak/>
          <w:tab/>
          <w:delText>A final analysis was conducted to look at the Log Response Ratios as a function of time. Results of the linear model performed saw a slight positive correlation (R = 0.08917399, R^2 = 0.007952 ) between log response ratio and year, but there was no significance in the model (p = 0.1099) (Figure 14).</w:delText>
        </w:r>
      </w:del>
    </w:p>
    <w:p w14:paraId="1ADCED5F" w14:textId="77777777" w:rsidR="00AF37F1" w:rsidRPr="008709E0" w:rsidRDefault="00AF37F1" w:rsidP="008709E0">
      <w:pPr>
        <w:spacing w:line="480" w:lineRule="auto"/>
        <w:contextualSpacing/>
        <w:rPr>
          <w:rFonts w:ascii="Times New Roman" w:hAnsi="Times New Roman" w:cs="Times New Roman"/>
        </w:rPr>
      </w:pPr>
    </w:p>
    <w:p w14:paraId="6D185DB3" w14:textId="349027B5" w:rsidR="00DF77E1" w:rsidRDefault="00DF77E1" w:rsidP="00DF77E1">
      <w:pPr>
        <w:spacing w:line="480" w:lineRule="auto"/>
        <w:contextualSpacing/>
        <w:rPr>
          <w:ins w:id="2146" w:author="Anderson, Riley Morgan" w:date="2026-03-06T14:10:00Z" w16du:dateUtc="2026-03-06T19:10:00Z"/>
          <w:rFonts w:ascii="Times New Roman" w:hAnsi="Times New Roman" w:cs="Times New Roman"/>
          <w:b/>
          <w:bCs/>
          <w:color w:val="000000" w:themeColor="text1"/>
        </w:rPr>
      </w:pPr>
      <w:ins w:id="2147" w:author="Macon, Taydin Robert" w:date="2025-12-08T14:56:00Z" w16du:dateUtc="2025-12-08T22:56:00Z">
        <w:r w:rsidRPr="00983DCF">
          <w:rPr>
            <w:rFonts w:ascii="Times New Roman" w:hAnsi="Times New Roman" w:cs="Times New Roman"/>
            <w:b/>
            <w:bCs/>
            <w:color w:val="000000" w:themeColor="text1"/>
          </w:rPr>
          <w:t>Discussion</w:t>
        </w:r>
        <w:r>
          <w:rPr>
            <w:rFonts w:ascii="Times New Roman" w:hAnsi="Times New Roman" w:cs="Times New Roman"/>
            <w:b/>
            <w:bCs/>
            <w:color w:val="000000" w:themeColor="text1"/>
          </w:rPr>
          <w:t xml:space="preserve">- </w:t>
        </w:r>
      </w:ins>
    </w:p>
    <w:p w14:paraId="538E75D3" w14:textId="46A8654E" w:rsidR="00694C15" w:rsidRDefault="00694C15" w:rsidP="00DF77E1">
      <w:pPr>
        <w:spacing w:line="480" w:lineRule="auto"/>
        <w:contextualSpacing/>
        <w:rPr>
          <w:ins w:id="2148" w:author="Anderson, Riley Morgan" w:date="2026-03-06T14:17:00Z" w16du:dateUtc="2026-03-06T19:17:00Z"/>
          <w:rFonts w:ascii="Times New Roman" w:hAnsi="Times New Roman" w:cs="Times New Roman"/>
          <w:b/>
          <w:bCs/>
          <w:color w:val="000000" w:themeColor="text1"/>
        </w:rPr>
      </w:pPr>
      <w:ins w:id="2149" w:author="Anderson, Riley Morgan" w:date="2026-03-06T14:10:00Z" w16du:dateUtc="2026-03-06T19:10:00Z">
        <w:r>
          <w:rPr>
            <w:rFonts w:ascii="Times New Roman" w:hAnsi="Times New Roman" w:cs="Times New Roman"/>
            <w:b/>
            <w:bCs/>
            <w:color w:val="000000" w:themeColor="text1"/>
          </w:rPr>
          <w:tab/>
          <w:t xml:space="preserve">Across the studies included in our analysis, eDNA and traditional survey methods </w:t>
        </w:r>
      </w:ins>
      <w:ins w:id="2150" w:author="Anderson, Riley Morgan" w:date="2026-03-06T14:11:00Z" w16du:dateUtc="2026-03-06T19:11:00Z">
        <w:r>
          <w:rPr>
            <w:rFonts w:ascii="Times New Roman" w:hAnsi="Times New Roman" w:cs="Times New Roman"/>
            <w:b/>
            <w:bCs/>
            <w:color w:val="000000" w:themeColor="text1"/>
          </w:rPr>
          <w:t>exhibited broadly comparable detection performance</w:t>
        </w:r>
      </w:ins>
      <w:ins w:id="2151" w:author="Anderson, Riley Morgan" w:date="2026-03-06T16:15:00Z" w16du:dateUtc="2026-03-06T21:15:00Z">
        <w:r w:rsidR="001E5EBC">
          <w:rPr>
            <w:rFonts w:ascii="Times New Roman" w:hAnsi="Times New Roman" w:cs="Times New Roman"/>
            <w:b/>
            <w:bCs/>
            <w:color w:val="000000" w:themeColor="text1"/>
          </w:rPr>
          <w:t xml:space="preserve"> (Figures 1 </w:t>
        </w:r>
      </w:ins>
      <w:ins w:id="2152" w:author="Anderson, Riley Morgan" w:date="2026-03-06T16:16:00Z" w16du:dateUtc="2026-03-06T21:16:00Z">
        <w:r w:rsidR="001E5EBC">
          <w:rPr>
            <w:rFonts w:ascii="Times New Roman" w:hAnsi="Times New Roman" w:cs="Times New Roman"/>
            <w:b/>
            <w:bCs/>
            <w:color w:val="000000" w:themeColor="text1"/>
          </w:rPr>
          <w:t>&amp; 2)</w:t>
        </w:r>
      </w:ins>
      <w:ins w:id="2153" w:author="Anderson, Riley Morgan" w:date="2026-03-06T14:11:00Z" w16du:dateUtc="2026-03-06T19:11:00Z">
        <w:r>
          <w:rPr>
            <w:rFonts w:ascii="Times New Roman" w:hAnsi="Times New Roman" w:cs="Times New Roman"/>
            <w:b/>
            <w:bCs/>
            <w:color w:val="000000" w:themeColor="text1"/>
          </w:rPr>
          <w:t>. This result suggests that, overall, neither method consistently outperforms the other when applied within the same study system.</w:t>
        </w:r>
      </w:ins>
      <w:ins w:id="2154" w:author="Anderson, Riley Morgan" w:date="2026-03-06T14:12:00Z" w16du:dateUtc="2026-03-06T19:12:00Z">
        <w:r>
          <w:rPr>
            <w:rFonts w:ascii="Times New Roman" w:hAnsi="Times New Roman" w:cs="Times New Roman"/>
            <w:b/>
            <w:bCs/>
            <w:color w:val="000000" w:themeColor="text1"/>
          </w:rPr>
          <w:t xml:space="preserve"> This finding refines the previous conclusions from F</w:t>
        </w:r>
      </w:ins>
      <w:ins w:id="2155" w:author="Anderson, Riley Morgan" w:date="2026-03-06T14:13:00Z" w16du:dateUtc="2026-03-06T19:13:00Z">
        <w:r>
          <w:rPr>
            <w:rFonts w:ascii="Times New Roman" w:hAnsi="Times New Roman" w:cs="Times New Roman"/>
            <w:b/>
            <w:bCs/>
            <w:color w:val="000000" w:themeColor="text1"/>
          </w:rPr>
          <w:t xml:space="preserve">ediajevaite et al. (2021) that reported higher detection probabilities for eDNA across the literature. </w:t>
        </w:r>
      </w:ins>
      <w:ins w:id="2156" w:author="Anderson, Riley Morgan" w:date="2026-03-06T14:14:00Z" w16du:dateUtc="2026-03-06T19:14:00Z">
        <w:r>
          <w:rPr>
            <w:rFonts w:ascii="Times New Roman" w:hAnsi="Times New Roman" w:cs="Times New Roman"/>
            <w:b/>
            <w:bCs/>
            <w:color w:val="000000" w:themeColor="text1"/>
          </w:rPr>
          <w:t xml:space="preserve">While that study provided an important early attempt to </w:t>
        </w:r>
      </w:ins>
      <w:ins w:id="2157" w:author="Anderson, Riley Morgan" w:date="2026-03-06T14:15:00Z" w16du:dateUtc="2026-03-06T19:15:00Z">
        <w:r>
          <w:rPr>
            <w:rFonts w:ascii="Times New Roman" w:hAnsi="Times New Roman" w:cs="Times New Roman"/>
            <w:b/>
            <w:bCs/>
            <w:color w:val="000000" w:themeColor="text1"/>
          </w:rPr>
          <w:t>synthesize the rapidly growing literature on eDNA detection, our results indicate that the apparent advantage of eDNA becomes less pronounced when comparisons are restricted to studies that directly</w:t>
        </w:r>
      </w:ins>
      <w:ins w:id="2158" w:author="Anderson, Riley Morgan" w:date="2026-03-06T14:16:00Z" w16du:dateUtc="2026-03-06T19:16:00Z">
        <w:r>
          <w:rPr>
            <w:rFonts w:ascii="Times New Roman" w:hAnsi="Times New Roman" w:cs="Times New Roman"/>
            <w:b/>
            <w:bCs/>
            <w:color w:val="000000" w:themeColor="text1"/>
          </w:rPr>
          <w:t xml:space="preserve"> evaluate both eDNA and traditional surveys under shared sampling conditions.</w:t>
        </w:r>
      </w:ins>
    </w:p>
    <w:p w14:paraId="5F187E98" w14:textId="2FF90685" w:rsidR="00694C15" w:rsidRDefault="00694C15" w:rsidP="00694C15">
      <w:pPr>
        <w:spacing w:line="480" w:lineRule="auto"/>
        <w:ind w:firstLine="720"/>
        <w:contextualSpacing/>
        <w:rPr>
          <w:ins w:id="2159" w:author="Anderson, Riley Morgan" w:date="2026-03-06T15:37:00Z" w16du:dateUtc="2026-03-06T20:37:00Z"/>
          <w:rFonts w:ascii="Times New Roman" w:hAnsi="Times New Roman" w:cs="Times New Roman"/>
          <w:b/>
          <w:bCs/>
          <w:color w:val="000000" w:themeColor="text1"/>
        </w:rPr>
      </w:pPr>
      <w:ins w:id="2160" w:author="Anderson, Riley Morgan" w:date="2026-03-06T14:17:00Z" w16du:dateUtc="2026-03-06T19:17:00Z">
        <w:r>
          <w:rPr>
            <w:rFonts w:ascii="Times New Roman" w:hAnsi="Times New Roman" w:cs="Times New Roman"/>
            <w:b/>
            <w:bCs/>
            <w:color w:val="000000" w:themeColor="text1"/>
          </w:rPr>
          <w:t xml:space="preserve">A key distinction between our analysis and the </w:t>
        </w:r>
      </w:ins>
      <w:ins w:id="2161" w:author="Anderson, Riley Morgan" w:date="2026-03-06T14:18:00Z" w16du:dateUtc="2026-03-06T19:18:00Z">
        <w:r>
          <w:rPr>
            <w:rFonts w:ascii="Times New Roman" w:hAnsi="Times New Roman" w:cs="Times New Roman"/>
            <w:b/>
            <w:bCs/>
            <w:color w:val="000000" w:themeColor="text1"/>
          </w:rPr>
          <w:t xml:space="preserve">previous synthesis </w:t>
        </w:r>
      </w:ins>
      <w:ins w:id="2162" w:author="Anderson, Riley Morgan" w:date="2026-03-06T16:16:00Z" w16du:dateUtc="2026-03-06T21:16:00Z">
        <w:r w:rsidR="001E5EBC">
          <w:rPr>
            <w:rFonts w:ascii="Times New Roman" w:hAnsi="Times New Roman" w:cs="Times New Roman"/>
            <w:b/>
            <w:bCs/>
            <w:color w:val="000000" w:themeColor="text1"/>
          </w:rPr>
          <w:t xml:space="preserve">(Fediajevaite et al. 2021) </w:t>
        </w:r>
      </w:ins>
      <w:ins w:id="2163" w:author="Anderson, Riley Morgan" w:date="2026-03-06T14:18:00Z" w16du:dateUtc="2026-03-06T19:18:00Z">
        <w:r>
          <w:rPr>
            <w:rFonts w:ascii="Times New Roman" w:hAnsi="Times New Roman" w:cs="Times New Roman"/>
            <w:b/>
            <w:bCs/>
            <w:color w:val="000000" w:themeColor="text1"/>
          </w:rPr>
          <w:t xml:space="preserve">lies in how detection performance was compared across studies. Here we explicitly restricted our dataset to studies that conducted both eDNA and </w:t>
        </w:r>
      </w:ins>
      <w:ins w:id="2164" w:author="Anderson, Riley Morgan" w:date="2026-03-06T14:19:00Z" w16du:dateUtc="2026-03-06T19:19:00Z">
        <w:r>
          <w:rPr>
            <w:rFonts w:ascii="Times New Roman" w:hAnsi="Times New Roman" w:cs="Times New Roman"/>
            <w:b/>
            <w:bCs/>
            <w:color w:val="000000" w:themeColor="text1"/>
          </w:rPr>
          <w:t xml:space="preserve">traditional detection methods within the same system </w:t>
        </w:r>
        <w:r w:rsidR="009A5336">
          <w:rPr>
            <w:rFonts w:ascii="Times New Roman" w:hAnsi="Times New Roman" w:cs="Times New Roman"/>
            <w:b/>
            <w:bCs/>
            <w:color w:val="000000" w:themeColor="text1"/>
          </w:rPr>
          <w:t>and time period. This approach allowed a paired comparison</w:t>
        </w:r>
      </w:ins>
      <w:ins w:id="2165" w:author="Anderson, Riley Morgan" w:date="2026-03-06T14:20:00Z" w16du:dateUtc="2026-03-06T19:20:00Z">
        <w:r w:rsidR="009A5336">
          <w:rPr>
            <w:rFonts w:ascii="Times New Roman" w:hAnsi="Times New Roman" w:cs="Times New Roman"/>
            <w:b/>
            <w:bCs/>
            <w:color w:val="000000" w:themeColor="text1"/>
          </w:rPr>
          <w:t xml:space="preserve"> that controls for study-specific factors such as sampling design and target taxa. </w:t>
        </w:r>
      </w:ins>
      <w:ins w:id="2166" w:author="Anderson, Riley Morgan" w:date="2026-03-06T16:40:00Z" w16du:dateUtc="2026-03-06T21:40:00Z">
        <w:r w:rsidR="002D0EB9">
          <w:rPr>
            <w:rFonts w:ascii="Times New Roman" w:hAnsi="Times New Roman" w:cs="Times New Roman"/>
            <w:b/>
            <w:bCs/>
            <w:color w:val="000000" w:themeColor="text1"/>
          </w:rPr>
          <w:t>We then applied a</w:t>
        </w:r>
      </w:ins>
      <w:ins w:id="2167" w:author="Anderson, Riley Morgan" w:date="2026-03-06T14:21:00Z" w16du:dateUtc="2026-03-06T19:21:00Z">
        <w:r w:rsidR="009A5336">
          <w:rPr>
            <w:rFonts w:ascii="Times New Roman" w:hAnsi="Times New Roman" w:cs="Times New Roman"/>
            <w:b/>
            <w:bCs/>
            <w:color w:val="000000" w:themeColor="text1"/>
          </w:rPr>
          <w:t xml:space="preserve"> hierarchical model </w:t>
        </w:r>
      </w:ins>
      <w:ins w:id="2168" w:author="Anderson, Riley Morgan" w:date="2026-03-06T16:40:00Z" w16du:dateUtc="2026-03-06T21:40:00Z">
        <w:r w:rsidR="002D0EB9">
          <w:rPr>
            <w:rFonts w:ascii="Times New Roman" w:hAnsi="Times New Roman" w:cs="Times New Roman"/>
            <w:b/>
            <w:bCs/>
            <w:color w:val="000000" w:themeColor="text1"/>
          </w:rPr>
          <w:t>that explicitly</w:t>
        </w:r>
      </w:ins>
      <w:ins w:id="2169" w:author="Anderson, Riley Morgan" w:date="2026-03-06T14:21:00Z" w16du:dateUtc="2026-03-06T19:21:00Z">
        <w:r w:rsidR="009A5336">
          <w:rPr>
            <w:rFonts w:ascii="Times New Roman" w:hAnsi="Times New Roman" w:cs="Times New Roman"/>
            <w:b/>
            <w:bCs/>
            <w:color w:val="000000" w:themeColor="text1"/>
          </w:rPr>
          <w:t xml:space="preserve"> incorporates the binomial structure of detection data and accounts for </w:t>
        </w:r>
      </w:ins>
      <w:ins w:id="2170" w:author="Anderson, Riley Morgan" w:date="2026-03-06T14:22:00Z" w16du:dateUtc="2026-03-06T19:22:00Z">
        <w:r w:rsidR="009A5336">
          <w:rPr>
            <w:rFonts w:ascii="Times New Roman" w:hAnsi="Times New Roman" w:cs="Times New Roman"/>
            <w:b/>
            <w:bCs/>
            <w:color w:val="000000" w:themeColor="text1"/>
          </w:rPr>
          <w:t>nested sources of heterogeneity among studies and experiments</w:t>
        </w:r>
      </w:ins>
      <w:ins w:id="2171" w:author="Anderson, Riley Morgan" w:date="2026-03-06T16:40:00Z" w16du:dateUtc="2026-03-06T21:40:00Z">
        <w:r w:rsidR="002D0EB9">
          <w:rPr>
            <w:rFonts w:ascii="Times New Roman" w:hAnsi="Times New Roman" w:cs="Times New Roman"/>
            <w:b/>
            <w:bCs/>
            <w:color w:val="000000" w:themeColor="text1"/>
          </w:rPr>
          <w:t>, allowing uncer</w:t>
        </w:r>
      </w:ins>
      <w:ins w:id="2172" w:author="Anderson, Riley Morgan" w:date="2026-03-06T16:41:00Z" w16du:dateUtc="2026-03-06T21:41:00Z">
        <w:r w:rsidR="002D0EB9">
          <w:rPr>
            <w:rFonts w:ascii="Times New Roman" w:hAnsi="Times New Roman" w:cs="Times New Roman"/>
            <w:b/>
            <w:bCs/>
            <w:color w:val="000000" w:themeColor="text1"/>
          </w:rPr>
          <w:t xml:space="preserve">tainty and variation in sampling effort to be appropriately </w:t>
        </w:r>
        <w:r w:rsidR="002D0EB9">
          <w:rPr>
            <w:rFonts w:ascii="Times New Roman" w:hAnsi="Times New Roman" w:cs="Times New Roman"/>
            <w:b/>
            <w:bCs/>
            <w:color w:val="000000" w:themeColor="text1"/>
          </w:rPr>
          <w:lastRenderedPageBreak/>
          <w:t>represented in estimates of detection performance</w:t>
        </w:r>
      </w:ins>
      <w:ins w:id="2173" w:author="Anderson, Riley Morgan" w:date="2026-03-06T14:22:00Z" w16du:dateUtc="2026-03-06T19:22:00Z">
        <w:r w:rsidR="009A5336">
          <w:rPr>
            <w:rFonts w:ascii="Times New Roman" w:hAnsi="Times New Roman" w:cs="Times New Roman"/>
            <w:b/>
            <w:bCs/>
            <w:color w:val="000000" w:themeColor="text1"/>
          </w:rPr>
          <w:t xml:space="preserve">. In contrast, </w:t>
        </w:r>
      </w:ins>
      <w:ins w:id="2174" w:author="Anderson, Riley Morgan" w:date="2026-03-06T14:23:00Z" w16du:dateUtc="2026-03-06T19:23:00Z">
        <w:r w:rsidR="009A5336">
          <w:rPr>
            <w:rFonts w:ascii="Times New Roman" w:hAnsi="Times New Roman" w:cs="Times New Roman"/>
            <w:b/>
            <w:bCs/>
            <w:color w:val="000000" w:themeColor="text1"/>
          </w:rPr>
          <w:t xml:space="preserve">the previous synthesis (Fediajevaite et al. </w:t>
        </w:r>
      </w:ins>
      <w:ins w:id="2175" w:author="Anderson, Riley Morgan" w:date="2026-03-06T14:24:00Z" w16du:dateUtc="2026-03-06T19:24:00Z">
        <w:r w:rsidR="009A5336">
          <w:rPr>
            <w:rFonts w:ascii="Times New Roman" w:hAnsi="Times New Roman" w:cs="Times New Roman"/>
            <w:b/>
            <w:bCs/>
            <w:color w:val="000000" w:themeColor="text1"/>
          </w:rPr>
          <w:t>2021) compared reported detection probabilities drawn from independent studies using nonparametric tests without account</w:t>
        </w:r>
      </w:ins>
      <w:ins w:id="2176" w:author="Anderson, Riley Morgan" w:date="2026-03-06T14:25:00Z" w16du:dateUtc="2026-03-06T19:25:00Z">
        <w:r w:rsidR="009A5336">
          <w:rPr>
            <w:rFonts w:ascii="Times New Roman" w:hAnsi="Times New Roman" w:cs="Times New Roman"/>
            <w:b/>
            <w:bCs/>
            <w:color w:val="000000" w:themeColor="text1"/>
          </w:rPr>
          <w:t>ing</w:t>
        </w:r>
      </w:ins>
      <w:ins w:id="2177" w:author="Anderson, Riley Morgan" w:date="2026-03-06T14:24:00Z" w16du:dateUtc="2026-03-06T19:24:00Z">
        <w:r w:rsidR="009A5336">
          <w:rPr>
            <w:rFonts w:ascii="Times New Roman" w:hAnsi="Times New Roman" w:cs="Times New Roman"/>
            <w:b/>
            <w:bCs/>
            <w:color w:val="000000" w:themeColor="text1"/>
          </w:rPr>
          <w:t xml:space="preserve"> for </w:t>
        </w:r>
      </w:ins>
      <w:ins w:id="2178" w:author="Anderson, Riley Morgan" w:date="2026-03-06T14:25:00Z" w16du:dateUtc="2026-03-06T19:25:00Z">
        <w:r w:rsidR="009A5336">
          <w:rPr>
            <w:rFonts w:ascii="Times New Roman" w:hAnsi="Times New Roman" w:cs="Times New Roman"/>
            <w:b/>
            <w:bCs/>
            <w:color w:val="000000" w:themeColor="text1"/>
          </w:rPr>
          <w:t xml:space="preserve">nested heterogeneity. </w:t>
        </w:r>
      </w:ins>
      <w:ins w:id="2179" w:author="Anderson, Riley Morgan" w:date="2026-03-06T16:18:00Z" w16du:dateUtc="2026-03-06T21:18:00Z">
        <w:r w:rsidR="001E5EBC">
          <w:rPr>
            <w:rFonts w:ascii="Times New Roman" w:hAnsi="Times New Roman" w:cs="Times New Roman"/>
            <w:b/>
            <w:bCs/>
            <w:color w:val="000000" w:themeColor="text1"/>
          </w:rPr>
          <w:t>Therefore,</w:t>
        </w:r>
      </w:ins>
      <w:ins w:id="2180" w:author="Anderson, Riley Morgan" w:date="2026-03-06T16:13:00Z" w16du:dateUtc="2026-03-06T21:13:00Z">
        <w:r w:rsidR="001E5EBC">
          <w:rPr>
            <w:rFonts w:ascii="Times New Roman" w:hAnsi="Times New Roman" w:cs="Times New Roman"/>
            <w:b/>
            <w:bCs/>
            <w:color w:val="000000" w:themeColor="text1"/>
          </w:rPr>
          <w:t xml:space="preserve"> we believe our</w:t>
        </w:r>
      </w:ins>
      <w:ins w:id="2181" w:author="Anderson, Riley Morgan" w:date="2026-03-06T16:14:00Z" w16du:dateUtc="2026-03-06T21:14:00Z">
        <w:r w:rsidR="001E5EBC">
          <w:rPr>
            <w:rFonts w:ascii="Times New Roman" w:hAnsi="Times New Roman" w:cs="Times New Roman"/>
            <w:b/>
            <w:bCs/>
            <w:color w:val="000000" w:themeColor="text1"/>
          </w:rPr>
          <w:t xml:space="preserve"> approach applies a more direct assessment of whether </w:t>
        </w:r>
      </w:ins>
      <w:ins w:id="2182" w:author="Anderson, Riley Morgan" w:date="2026-03-06T16:15:00Z" w16du:dateUtc="2026-03-06T21:15:00Z">
        <w:r w:rsidR="001E5EBC">
          <w:rPr>
            <w:rFonts w:ascii="Times New Roman" w:hAnsi="Times New Roman" w:cs="Times New Roman"/>
            <w:b/>
            <w:bCs/>
            <w:color w:val="000000" w:themeColor="text1"/>
          </w:rPr>
          <w:t>one method detects target taxa more effectively than the other under comparable sampling conditions.</w:t>
        </w:r>
      </w:ins>
    </w:p>
    <w:p w14:paraId="6515DB83" w14:textId="2E5FAF18" w:rsidR="002316BB" w:rsidRDefault="001E5EBC" w:rsidP="002316BB">
      <w:pPr>
        <w:spacing w:line="480" w:lineRule="auto"/>
        <w:ind w:firstLine="720"/>
        <w:contextualSpacing/>
        <w:rPr>
          <w:ins w:id="2183" w:author="Anderson, Riley Morgan" w:date="2026-03-06T16:54:00Z" w16du:dateUtc="2026-03-06T21:54:00Z"/>
          <w:rFonts w:ascii="Times New Roman" w:hAnsi="Times New Roman" w:cs="Times New Roman"/>
          <w:b/>
          <w:bCs/>
          <w:color w:val="000000" w:themeColor="text1"/>
        </w:rPr>
      </w:pPr>
      <w:ins w:id="2184" w:author="Anderson, Riley Morgan" w:date="2026-03-06T16:20:00Z" w16du:dateUtc="2026-03-06T21:20:00Z">
        <w:r>
          <w:rPr>
            <w:rFonts w:ascii="Times New Roman" w:hAnsi="Times New Roman" w:cs="Times New Roman"/>
            <w:b/>
            <w:bCs/>
            <w:color w:val="000000" w:themeColor="text1"/>
          </w:rPr>
          <w:t xml:space="preserve">Although overall detection performance was similar between methods, </w:t>
        </w:r>
      </w:ins>
      <w:ins w:id="2185" w:author="Anderson, Riley Morgan" w:date="2026-03-06T16:21:00Z" w16du:dateUtc="2026-03-06T21:21:00Z">
        <w:r>
          <w:rPr>
            <w:rFonts w:ascii="Times New Roman" w:hAnsi="Times New Roman" w:cs="Times New Roman"/>
            <w:b/>
            <w:bCs/>
            <w:color w:val="000000" w:themeColor="text1"/>
          </w:rPr>
          <w:t>our model revealed notable taxa-specific exceptions</w:t>
        </w:r>
      </w:ins>
      <w:ins w:id="2186" w:author="Anderson, Riley Morgan" w:date="2026-03-06T16:22:00Z" w16du:dateUtc="2026-03-06T21:22:00Z">
        <w:r>
          <w:rPr>
            <w:rFonts w:ascii="Times New Roman" w:hAnsi="Times New Roman" w:cs="Times New Roman"/>
            <w:b/>
            <w:bCs/>
            <w:color w:val="000000" w:themeColor="text1"/>
          </w:rPr>
          <w:t>.</w:t>
        </w:r>
      </w:ins>
      <w:ins w:id="2187" w:author="Anderson, Riley Morgan" w:date="2026-03-06T16:23:00Z" w16du:dateUtc="2026-03-06T21:23:00Z">
        <w:r w:rsidR="002316BB">
          <w:rPr>
            <w:rFonts w:ascii="Times New Roman" w:hAnsi="Times New Roman" w:cs="Times New Roman"/>
            <w:b/>
            <w:bCs/>
            <w:color w:val="000000" w:themeColor="text1"/>
          </w:rPr>
          <w:t xml:space="preserve"> </w:t>
        </w:r>
        <w:r w:rsidR="002316BB">
          <w:rPr>
            <w:rFonts w:ascii="Times New Roman" w:hAnsi="Times New Roman" w:cs="Times New Roman"/>
            <w:b/>
            <w:bCs/>
            <w:color w:val="000000" w:themeColor="text1"/>
          </w:rPr>
          <w:t xml:space="preserve">Our meta-analysis shows that eDNA outperforms traditional sampling methods for fish and </w:t>
        </w:r>
      </w:ins>
      <w:ins w:id="2188" w:author="Anderson, Riley Morgan" w:date="2026-03-06T16:42:00Z" w16du:dateUtc="2026-03-06T21:42:00Z">
        <w:r w:rsidR="002D0EB9">
          <w:rPr>
            <w:rFonts w:ascii="Times New Roman" w:hAnsi="Times New Roman" w:cs="Times New Roman"/>
            <w:b/>
            <w:bCs/>
            <w:color w:val="000000" w:themeColor="text1"/>
          </w:rPr>
          <w:t>mollusks but</w:t>
        </w:r>
      </w:ins>
      <w:ins w:id="2189" w:author="Anderson, Riley Morgan" w:date="2026-03-06T16:23:00Z" w16du:dateUtc="2026-03-06T21:23:00Z">
        <w:r w:rsidR="002316BB">
          <w:rPr>
            <w:rFonts w:ascii="Times New Roman" w:hAnsi="Times New Roman" w:cs="Times New Roman"/>
            <w:b/>
            <w:bCs/>
            <w:color w:val="000000" w:themeColor="text1"/>
          </w:rPr>
          <w:t xml:space="preserve"> consistently underperforms for arthropods (Figures 1 &amp; 2).  </w:t>
        </w:r>
      </w:ins>
      <w:ins w:id="2190" w:author="Anderson, Riley Morgan" w:date="2026-03-06T16:49:00Z" w16du:dateUtc="2026-03-06T21:49:00Z">
        <w:r w:rsidR="001E1338">
          <w:rPr>
            <w:rFonts w:ascii="Times New Roman" w:hAnsi="Times New Roman" w:cs="Times New Roman"/>
            <w:b/>
            <w:bCs/>
            <w:color w:val="000000" w:themeColor="text1"/>
          </w:rPr>
          <w:t>Interestin</w:t>
        </w:r>
      </w:ins>
      <w:ins w:id="2191" w:author="Anderson, Riley Morgan" w:date="2026-03-06T16:51:00Z" w16du:dateUtc="2026-03-06T21:51:00Z">
        <w:r w:rsidR="001E1338">
          <w:rPr>
            <w:rFonts w:ascii="Times New Roman" w:hAnsi="Times New Roman" w:cs="Times New Roman"/>
            <w:b/>
            <w:bCs/>
            <w:color w:val="000000" w:themeColor="text1"/>
          </w:rPr>
          <w:t xml:space="preserve">gly, detection performance depended on the scale </w:t>
        </w:r>
      </w:ins>
      <w:ins w:id="2192" w:author="Anderson, Riley Morgan" w:date="2026-03-06T16:52:00Z" w16du:dateUtc="2026-03-06T21:52:00Z">
        <w:r w:rsidR="001E1338">
          <w:rPr>
            <w:rFonts w:ascii="Times New Roman" w:hAnsi="Times New Roman" w:cs="Times New Roman"/>
            <w:b/>
            <w:bCs/>
            <w:color w:val="000000" w:themeColor="text1"/>
          </w:rPr>
          <w:t>of data extraction. That is, whether detections were aggregated at the site level, or the sample within site scale.</w:t>
        </w:r>
      </w:ins>
      <w:ins w:id="2193" w:author="Anderson, Riley Morgan" w:date="2026-03-06T16:53:00Z" w16du:dateUtc="2026-03-06T21:53:00Z">
        <w:r w:rsidR="001E1338">
          <w:rPr>
            <w:rFonts w:ascii="Times New Roman" w:hAnsi="Times New Roman" w:cs="Times New Roman"/>
            <w:b/>
            <w:bCs/>
            <w:color w:val="000000" w:themeColor="text1"/>
          </w:rPr>
          <w:t xml:space="preserve"> For example, *Taydin add </w:t>
        </w:r>
      </w:ins>
      <w:ins w:id="2194" w:author="Anderson, Riley Morgan" w:date="2026-03-06T17:15:00Z" w16du:dateUtc="2026-03-06T22:15:00Z">
        <w:r w:rsidR="00BE73E0">
          <w:rPr>
            <w:rFonts w:ascii="Times New Roman" w:hAnsi="Times New Roman" w:cs="Times New Roman"/>
            <w:b/>
            <w:bCs/>
            <w:color w:val="000000" w:themeColor="text1"/>
          </w:rPr>
          <w:t>3-4</w:t>
        </w:r>
      </w:ins>
      <w:ins w:id="2195" w:author="Anderson, Riley Morgan" w:date="2026-03-06T16:53:00Z" w16du:dateUtc="2026-03-06T21:53:00Z">
        <w:r w:rsidR="001E1338">
          <w:rPr>
            <w:rFonts w:ascii="Times New Roman" w:hAnsi="Times New Roman" w:cs="Times New Roman"/>
            <w:b/>
            <w:bCs/>
            <w:color w:val="000000" w:themeColor="text1"/>
          </w:rPr>
          <w:t xml:space="preserve"> sentences from your stuff below about the differences*.</w:t>
        </w:r>
      </w:ins>
    </w:p>
    <w:p w14:paraId="049507AC" w14:textId="75FBF21F" w:rsidR="005A2D63" w:rsidRDefault="005A2D63" w:rsidP="002316BB">
      <w:pPr>
        <w:spacing w:line="480" w:lineRule="auto"/>
        <w:ind w:firstLine="720"/>
        <w:contextualSpacing/>
        <w:rPr>
          <w:ins w:id="2196" w:author="Anderson, Riley Morgan" w:date="2026-03-06T17:05:00Z" w16du:dateUtc="2026-03-06T22:05:00Z"/>
          <w:rFonts w:ascii="Times New Roman" w:hAnsi="Times New Roman" w:cs="Times New Roman"/>
          <w:b/>
          <w:bCs/>
          <w:color w:val="000000" w:themeColor="text1"/>
        </w:rPr>
      </w:pPr>
      <w:ins w:id="2197" w:author="Anderson, Riley Morgan" w:date="2026-03-06T16:54:00Z" w16du:dateUtc="2026-03-06T21:54:00Z">
        <w:r>
          <w:rPr>
            <w:rFonts w:ascii="Times New Roman" w:hAnsi="Times New Roman" w:cs="Times New Roman"/>
            <w:b/>
            <w:bCs/>
            <w:color w:val="000000" w:themeColor="text1"/>
          </w:rPr>
          <w:t>Differences in organis</w:t>
        </w:r>
      </w:ins>
      <w:ins w:id="2198" w:author="Anderson, Riley Morgan" w:date="2026-03-06T16:55:00Z" w16du:dateUtc="2026-03-06T21:55:00Z">
        <w:r>
          <w:rPr>
            <w:rFonts w:ascii="Times New Roman" w:hAnsi="Times New Roman" w:cs="Times New Roman"/>
            <w:b/>
            <w:bCs/>
            <w:color w:val="000000" w:themeColor="text1"/>
          </w:rPr>
          <w:t xml:space="preserve">mal ecology, environmental context, and sampling mechanics can all influence the relative effectiveness of eDNA and traditional </w:t>
        </w:r>
      </w:ins>
      <w:ins w:id="2199" w:author="Anderson, Riley Morgan" w:date="2026-03-06T16:56:00Z" w16du:dateUtc="2026-03-06T21:56:00Z">
        <w:r>
          <w:rPr>
            <w:rFonts w:ascii="Times New Roman" w:hAnsi="Times New Roman" w:cs="Times New Roman"/>
            <w:b/>
            <w:bCs/>
            <w:color w:val="000000" w:themeColor="text1"/>
          </w:rPr>
          <w:t>surveys</w:t>
        </w:r>
      </w:ins>
      <w:ins w:id="2200" w:author="Anderson, Riley Morgan" w:date="2026-03-06T17:15:00Z" w16du:dateUtc="2026-03-06T22:15:00Z">
        <w:r w:rsidR="00BE73E0">
          <w:rPr>
            <w:rFonts w:ascii="Times New Roman" w:hAnsi="Times New Roman" w:cs="Times New Roman"/>
            <w:b/>
            <w:bCs/>
            <w:color w:val="000000" w:themeColor="text1"/>
          </w:rPr>
          <w:t xml:space="preserve"> (</w:t>
        </w:r>
      </w:ins>
      <w:ins w:id="2201" w:author="Anderson, Riley Morgan" w:date="2026-03-06T17:16:00Z" w16du:dateUtc="2026-03-06T22:16:00Z">
        <w:r w:rsidR="00BE73E0">
          <w:rPr>
            <w:rFonts w:ascii="Times New Roman" w:hAnsi="Times New Roman" w:cs="Times New Roman"/>
            <w:b/>
            <w:bCs/>
            <w:color w:val="000000" w:themeColor="text1"/>
          </w:rPr>
          <w:t>citation</w:t>
        </w:r>
      </w:ins>
      <w:ins w:id="2202" w:author="Anderson, Riley Morgan" w:date="2026-03-06T17:15:00Z" w16du:dateUtc="2026-03-06T22:15:00Z">
        <w:r w:rsidR="00BE73E0">
          <w:rPr>
            <w:rFonts w:ascii="Times New Roman" w:hAnsi="Times New Roman" w:cs="Times New Roman"/>
            <w:b/>
            <w:bCs/>
            <w:color w:val="000000" w:themeColor="text1"/>
          </w:rPr>
          <w:t>)</w:t>
        </w:r>
      </w:ins>
      <w:ins w:id="2203" w:author="Anderson, Riley Morgan" w:date="2026-03-06T16:56:00Z" w16du:dateUtc="2026-03-06T21:56:00Z">
        <w:r>
          <w:rPr>
            <w:rFonts w:ascii="Times New Roman" w:hAnsi="Times New Roman" w:cs="Times New Roman"/>
            <w:b/>
            <w:bCs/>
            <w:color w:val="000000" w:themeColor="text1"/>
          </w:rPr>
          <w:t>. For example, species that are cryptic, occur at low population densities, or occupy habitats that are difficult to sample directly may be more readily detected thr</w:t>
        </w:r>
      </w:ins>
      <w:ins w:id="2204" w:author="Anderson, Riley Morgan" w:date="2026-03-06T16:57:00Z" w16du:dateUtc="2026-03-06T21:57:00Z">
        <w:r>
          <w:rPr>
            <w:rFonts w:ascii="Times New Roman" w:hAnsi="Times New Roman" w:cs="Times New Roman"/>
            <w:b/>
            <w:bCs/>
            <w:color w:val="000000" w:themeColor="text1"/>
          </w:rPr>
          <w:t>ough eDNA</w:t>
        </w:r>
      </w:ins>
      <w:ins w:id="2205" w:author="Anderson, Riley Morgan" w:date="2026-03-06T17:16:00Z" w16du:dateUtc="2026-03-06T22:16:00Z">
        <w:r w:rsidR="00BE73E0">
          <w:rPr>
            <w:rFonts w:ascii="Times New Roman" w:hAnsi="Times New Roman" w:cs="Times New Roman"/>
            <w:b/>
            <w:bCs/>
            <w:color w:val="000000" w:themeColor="text1"/>
          </w:rPr>
          <w:t xml:space="preserve"> (citation)</w:t>
        </w:r>
      </w:ins>
      <w:ins w:id="2206" w:author="Anderson, Riley Morgan" w:date="2026-03-06T16:57:00Z" w16du:dateUtc="2026-03-06T21:57:00Z">
        <w:r>
          <w:rPr>
            <w:rFonts w:ascii="Times New Roman" w:hAnsi="Times New Roman" w:cs="Times New Roman"/>
            <w:b/>
            <w:bCs/>
            <w:color w:val="000000" w:themeColor="text1"/>
          </w:rPr>
          <w:t>. However, taxa that produce limited eDNA or occur in environments where DNA transport or degradation is rapid may be more effectively detected u</w:t>
        </w:r>
      </w:ins>
      <w:ins w:id="2207" w:author="Anderson, Riley Morgan" w:date="2026-03-06T16:58:00Z" w16du:dateUtc="2026-03-06T21:58:00Z">
        <w:r>
          <w:rPr>
            <w:rFonts w:ascii="Times New Roman" w:hAnsi="Times New Roman" w:cs="Times New Roman"/>
            <w:b/>
            <w:bCs/>
            <w:color w:val="000000" w:themeColor="text1"/>
          </w:rPr>
          <w:t>sing conventional approaches</w:t>
        </w:r>
      </w:ins>
      <w:ins w:id="2208" w:author="Anderson, Riley Morgan" w:date="2026-03-06T17:16:00Z" w16du:dateUtc="2026-03-06T22:16:00Z">
        <w:r w:rsidR="00BE73E0">
          <w:rPr>
            <w:rFonts w:ascii="Times New Roman" w:hAnsi="Times New Roman" w:cs="Times New Roman"/>
            <w:b/>
            <w:bCs/>
            <w:color w:val="000000" w:themeColor="text1"/>
          </w:rPr>
          <w:t xml:space="preserve"> (citation)</w:t>
        </w:r>
      </w:ins>
      <w:ins w:id="2209" w:author="Anderson, Riley Morgan" w:date="2026-03-06T16:58:00Z" w16du:dateUtc="2026-03-06T21:58:00Z">
        <w:r>
          <w:rPr>
            <w:rFonts w:ascii="Times New Roman" w:hAnsi="Times New Roman" w:cs="Times New Roman"/>
            <w:b/>
            <w:bCs/>
            <w:color w:val="000000" w:themeColor="text1"/>
          </w:rPr>
          <w:t>.</w:t>
        </w:r>
      </w:ins>
      <w:ins w:id="2210" w:author="Anderson, Riley Morgan" w:date="2026-03-06T16:59:00Z" w16du:dateUtc="2026-03-06T21:59:00Z">
        <w:r>
          <w:rPr>
            <w:rFonts w:ascii="Times New Roman" w:hAnsi="Times New Roman" w:cs="Times New Roman"/>
            <w:b/>
            <w:bCs/>
            <w:color w:val="000000" w:themeColor="text1"/>
          </w:rPr>
          <w:t xml:space="preserve"> That </w:t>
        </w:r>
      </w:ins>
      <w:ins w:id="2211" w:author="Anderson, Riley Morgan" w:date="2026-03-06T17:00:00Z" w16du:dateUtc="2026-03-06T22:00:00Z">
        <w:r>
          <w:rPr>
            <w:rFonts w:ascii="Times New Roman" w:hAnsi="Times New Roman" w:cs="Times New Roman"/>
            <w:b/>
            <w:bCs/>
            <w:color w:val="000000" w:themeColor="text1"/>
          </w:rPr>
          <w:t>fish and mollusks were consistently better detected with eDNA</w:t>
        </w:r>
      </w:ins>
      <w:ins w:id="2212" w:author="Anderson, Riley Morgan" w:date="2026-03-06T17:01:00Z" w16du:dateUtc="2026-03-06T22:01:00Z">
        <w:r>
          <w:rPr>
            <w:rFonts w:ascii="Times New Roman" w:hAnsi="Times New Roman" w:cs="Times New Roman"/>
            <w:b/>
            <w:bCs/>
            <w:color w:val="000000" w:themeColor="text1"/>
          </w:rPr>
          <w:t xml:space="preserve"> suggests that…**something about these taxa and their environment that makes them conducive to eDNA**</w:t>
        </w:r>
      </w:ins>
      <w:ins w:id="2213" w:author="Anderson, Riley Morgan" w:date="2026-03-06T17:02:00Z" w16du:dateUtc="2026-03-06T22:02:00Z">
        <w:r>
          <w:rPr>
            <w:rFonts w:ascii="Times New Roman" w:hAnsi="Times New Roman" w:cs="Times New Roman"/>
            <w:b/>
            <w:bCs/>
            <w:color w:val="000000" w:themeColor="text1"/>
          </w:rPr>
          <w:t xml:space="preserve"> These differences across taxa likely reflect underlying biological </w:t>
        </w:r>
      </w:ins>
      <w:ins w:id="2214" w:author="Anderson, Riley Morgan" w:date="2026-03-06T17:04:00Z" w16du:dateUtc="2026-03-06T22:04:00Z">
        <w:r w:rsidR="0091127A">
          <w:rPr>
            <w:rFonts w:ascii="Times New Roman" w:hAnsi="Times New Roman" w:cs="Times New Roman"/>
            <w:b/>
            <w:bCs/>
            <w:color w:val="000000" w:themeColor="text1"/>
          </w:rPr>
          <w:t>or</w:t>
        </w:r>
      </w:ins>
      <w:ins w:id="2215" w:author="Anderson, Riley Morgan" w:date="2026-03-06T17:02:00Z" w16du:dateUtc="2026-03-06T22:02:00Z">
        <w:r>
          <w:rPr>
            <w:rFonts w:ascii="Times New Roman" w:hAnsi="Times New Roman" w:cs="Times New Roman"/>
            <w:b/>
            <w:bCs/>
            <w:color w:val="000000" w:themeColor="text1"/>
          </w:rPr>
          <w:t xml:space="preserve"> metho</w:t>
        </w:r>
      </w:ins>
      <w:ins w:id="2216" w:author="Anderson, Riley Morgan" w:date="2026-03-06T17:03:00Z" w16du:dateUtc="2026-03-06T22:03:00Z">
        <w:r>
          <w:rPr>
            <w:rFonts w:ascii="Times New Roman" w:hAnsi="Times New Roman" w:cs="Times New Roman"/>
            <w:b/>
            <w:bCs/>
            <w:color w:val="000000" w:themeColor="text1"/>
          </w:rPr>
          <w:t xml:space="preserve">dological </w:t>
        </w:r>
        <w:r>
          <w:rPr>
            <w:rFonts w:ascii="Times New Roman" w:hAnsi="Times New Roman" w:cs="Times New Roman"/>
            <w:b/>
            <w:bCs/>
            <w:color w:val="000000" w:themeColor="text1"/>
          </w:rPr>
          <w:lastRenderedPageBreak/>
          <w:t>factors rather than a universal advantage</w:t>
        </w:r>
      </w:ins>
      <w:ins w:id="2217" w:author="Anderson, Riley Morgan" w:date="2026-03-06T17:04:00Z" w16du:dateUtc="2026-03-06T22:04:00Z">
        <w:r w:rsidR="0091127A">
          <w:rPr>
            <w:rFonts w:ascii="Times New Roman" w:hAnsi="Times New Roman" w:cs="Times New Roman"/>
            <w:b/>
            <w:bCs/>
            <w:color w:val="000000" w:themeColor="text1"/>
          </w:rPr>
          <w:t xml:space="preserve"> of one method over the </w:t>
        </w:r>
      </w:ins>
      <w:ins w:id="2218" w:author="Anderson, Riley Morgan" w:date="2026-03-06T17:05:00Z" w16du:dateUtc="2026-03-06T22:05:00Z">
        <w:r w:rsidR="0091127A">
          <w:rPr>
            <w:rFonts w:ascii="Times New Roman" w:hAnsi="Times New Roman" w:cs="Times New Roman"/>
            <w:b/>
            <w:bCs/>
            <w:color w:val="000000" w:themeColor="text1"/>
          </w:rPr>
          <w:t>other and highlight the importance of considering the ecological context in which monitoring methods are applied.</w:t>
        </w:r>
      </w:ins>
    </w:p>
    <w:p w14:paraId="50A80DE5" w14:textId="7FE08C5B" w:rsidR="0091127A" w:rsidRPr="00983DCF" w:rsidRDefault="0091127A" w:rsidP="002316BB">
      <w:pPr>
        <w:spacing w:line="480" w:lineRule="auto"/>
        <w:ind w:firstLine="720"/>
        <w:contextualSpacing/>
        <w:rPr>
          <w:ins w:id="2219" w:author="Anderson, Riley Morgan" w:date="2026-03-06T16:23:00Z" w16du:dateUtc="2026-03-06T21:23:00Z"/>
          <w:rFonts w:ascii="Times New Roman" w:hAnsi="Times New Roman" w:cs="Times New Roman"/>
          <w:b/>
          <w:bCs/>
          <w:color w:val="000000" w:themeColor="text1"/>
          <w:highlight w:val="red"/>
        </w:rPr>
        <w:pPrChange w:id="2220" w:author="Anderson, Riley Morgan" w:date="2026-03-06T16:23:00Z" w16du:dateUtc="2026-03-06T21:23:00Z">
          <w:pPr>
            <w:spacing w:line="480" w:lineRule="auto"/>
            <w:contextualSpacing/>
          </w:pPr>
        </w:pPrChange>
      </w:pPr>
      <w:ins w:id="2221" w:author="Anderson, Riley Morgan" w:date="2026-03-06T17:06:00Z" w16du:dateUtc="2026-03-06T22:06:00Z">
        <w:r>
          <w:rPr>
            <w:rFonts w:ascii="Times New Roman" w:hAnsi="Times New Roman" w:cs="Times New Roman"/>
            <w:b/>
            <w:bCs/>
            <w:color w:val="000000" w:themeColor="text1"/>
          </w:rPr>
          <w:t>We note that our appro</w:t>
        </w:r>
      </w:ins>
      <w:ins w:id="2222" w:author="Anderson, Riley Morgan" w:date="2026-03-06T17:07:00Z" w16du:dateUtc="2026-03-06T22:07:00Z">
        <w:r>
          <w:rPr>
            <w:rFonts w:ascii="Times New Roman" w:hAnsi="Times New Roman" w:cs="Times New Roman"/>
            <w:b/>
            <w:bCs/>
            <w:color w:val="000000" w:themeColor="text1"/>
          </w:rPr>
          <w:t>ach has several limitations and these should be considered when interpreting our results. Our strict inclusion criteria required studies to directly compare eDNA and traditional methods within the same system. While t</w:t>
        </w:r>
      </w:ins>
      <w:ins w:id="2223" w:author="Anderson, Riley Morgan" w:date="2026-03-06T17:08:00Z" w16du:dateUtc="2026-03-06T22:08:00Z">
        <w:r>
          <w:rPr>
            <w:rFonts w:ascii="Times New Roman" w:hAnsi="Times New Roman" w:cs="Times New Roman"/>
            <w:b/>
            <w:bCs/>
            <w:color w:val="000000" w:themeColor="text1"/>
          </w:rPr>
          <w:t>his paired design strengthens inference about the relative method performance, it also substantially reduced the pool of eligible studies and limited the taxonomic breadth</w:t>
        </w:r>
      </w:ins>
      <w:ins w:id="2224" w:author="Anderson, Riley Morgan" w:date="2026-03-06T17:09:00Z" w16du:dateUtc="2026-03-06T22:09:00Z">
        <w:r>
          <w:rPr>
            <w:rFonts w:ascii="Times New Roman" w:hAnsi="Times New Roman" w:cs="Times New Roman"/>
            <w:b/>
            <w:bCs/>
            <w:color w:val="000000" w:themeColor="text1"/>
          </w:rPr>
          <w:t xml:space="preserve"> represented in the dataset</w:t>
        </w:r>
      </w:ins>
      <w:ins w:id="2225" w:author="Anderson, Riley Morgan" w:date="2026-03-06T17:17:00Z" w16du:dateUtc="2026-03-06T22:17:00Z">
        <w:r w:rsidR="00BE73E0">
          <w:rPr>
            <w:rFonts w:ascii="Times New Roman" w:hAnsi="Times New Roman" w:cs="Times New Roman"/>
            <w:b/>
            <w:bCs/>
            <w:color w:val="000000" w:themeColor="text1"/>
          </w:rPr>
          <w:t xml:space="preserve"> (from </w:t>
        </w:r>
      </w:ins>
      <w:ins w:id="2226" w:author="Anderson, Riley Morgan" w:date="2026-03-06T17:18:00Z" w16du:dateUtc="2026-03-06T22:18:00Z">
        <w:r w:rsidR="00BE73E0">
          <w:rPr>
            <w:rFonts w:ascii="Times New Roman" w:hAnsi="Times New Roman" w:cs="Times New Roman"/>
            <w:b/>
            <w:bCs/>
            <w:color w:val="000000" w:themeColor="text1"/>
          </w:rPr>
          <w:t>___</w:t>
        </w:r>
      </w:ins>
      <w:ins w:id="2227" w:author="Anderson, Riley Morgan" w:date="2026-03-06T17:17:00Z" w16du:dateUtc="2026-03-06T22:17:00Z">
        <w:r w:rsidR="00BE73E0">
          <w:rPr>
            <w:rFonts w:ascii="Times New Roman" w:hAnsi="Times New Roman" w:cs="Times New Roman"/>
            <w:b/>
            <w:bCs/>
            <w:color w:val="000000" w:themeColor="text1"/>
          </w:rPr>
          <w:t xml:space="preserve"> studies to </w:t>
        </w:r>
      </w:ins>
      <w:ins w:id="2228" w:author="Anderson, Riley Morgan" w:date="2026-03-06T17:18:00Z" w16du:dateUtc="2026-03-06T22:18:00Z">
        <w:r w:rsidR="00BE73E0">
          <w:rPr>
            <w:rFonts w:ascii="Times New Roman" w:hAnsi="Times New Roman" w:cs="Times New Roman"/>
            <w:b/>
            <w:bCs/>
            <w:color w:val="000000" w:themeColor="text1"/>
          </w:rPr>
          <w:t>__</w:t>
        </w:r>
      </w:ins>
      <w:ins w:id="2229" w:author="Anderson, Riley Morgan" w:date="2026-03-06T17:17:00Z" w16du:dateUtc="2026-03-06T22:17:00Z">
        <w:r w:rsidR="00BE73E0">
          <w:rPr>
            <w:rFonts w:ascii="Times New Roman" w:hAnsi="Times New Roman" w:cs="Times New Roman"/>
            <w:b/>
            <w:bCs/>
            <w:color w:val="000000" w:themeColor="text1"/>
          </w:rPr>
          <w:t xml:space="preserve"> studies)</w:t>
        </w:r>
      </w:ins>
      <w:ins w:id="2230" w:author="Anderson, Riley Morgan" w:date="2026-03-06T17:09:00Z" w16du:dateUtc="2026-03-06T22:09:00Z">
        <w:r>
          <w:rPr>
            <w:rFonts w:ascii="Times New Roman" w:hAnsi="Times New Roman" w:cs="Times New Roman"/>
            <w:b/>
            <w:bCs/>
            <w:color w:val="000000" w:themeColor="text1"/>
          </w:rPr>
          <w:t>. Most taxa in our analysis were represented by only 1-3(4?)</w:t>
        </w:r>
      </w:ins>
      <w:ins w:id="2231" w:author="Anderson, Riley Morgan" w:date="2026-03-06T17:10:00Z" w16du:dateUtc="2026-03-06T22:10:00Z">
        <w:r>
          <w:rPr>
            <w:rFonts w:ascii="Times New Roman" w:hAnsi="Times New Roman" w:cs="Times New Roman"/>
            <w:b/>
            <w:bCs/>
            <w:color w:val="000000" w:themeColor="text1"/>
          </w:rPr>
          <w:t xml:space="preserve"> studies, and the seven taxonomic groups included were all aquatic or semi-aquatic. As a result, our conclusions primarily reflect systems in which eDNA methods </w:t>
        </w:r>
      </w:ins>
      <w:ins w:id="2232" w:author="Anderson, Riley Morgan" w:date="2026-03-06T17:11:00Z" w16du:dateUtc="2026-03-06T22:11:00Z">
        <w:r>
          <w:rPr>
            <w:rFonts w:ascii="Times New Roman" w:hAnsi="Times New Roman" w:cs="Times New Roman"/>
            <w:b/>
            <w:bCs/>
            <w:color w:val="000000" w:themeColor="text1"/>
          </w:rPr>
          <w:t>are commonly applied () and may not generalize to terrestrial environments or taxa that are underrep</w:t>
        </w:r>
      </w:ins>
      <w:ins w:id="2233" w:author="Anderson, Riley Morgan" w:date="2026-03-06T17:12:00Z" w16du:dateUtc="2026-03-06T22:12:00Z">
        <w:r>
          <w:rPr>
            <w:rFonts w:ascii="Times New Roman" w:hAnsi="Times New Roman" w:cs="Times New Roman"/>
            <w:b/>
            <w:bCs/>
            <w:color w:val="000000" w:themeColor="text1"/>
          </w:rPr>
          <w:t xml:space="preserve">resented. </w:t>
        </w:r>
      </w:ins>
    </w:p>
    <w:p w14:paraId="7704CB31" w14:textId="55FDCA74" w:rsidR="00D16F86" w:rsidRDefault="002316BB" w:rsidP="00694C15">
      <w:pPr>
        <w:spacing w:line="480" w:lineRule="auto"/>
        <w:ind w:firstLine="720"/>
        <w:contextualSpacing/>
        <w:rPr>
          <w:ins w:id="2234" w:author="Anderson, Riley Morgan" w:date="2026-03-06T12:48:00Z" w16du:dateUtc="2026-03-06T17:48:00Z"/>
          <w:rFonts w:ascii="Times New Roman" w:hAnsi="Times New Roman" w:cs="Times New Roman"/>
          <w:b/>
          <w:bCs/>
          <w:color w:val="000000" w:themeColor="text1"/>
        </w:rPr>
        <w:pPrChange w:id="2235" w:author="Anderson, Riley Morgan" w:date="2026-03-06T14:17:00Z" w16du:dateUtc="2026-03-06T19:17:00Z">
          <w:pPr>
            <w:spacing w:line="480" w:lineRule="auto"/>
            <w:contextualSpacing/>
          </w:pPr>
        </w:pPrChange>
      </w:pPr>
      <w:ins w:id="2236" w:author="Anderson, Riley Morgan" w:date="2026-03-06T16:32:00Z" w16du:dateUtc="2026-03-06T21:32:00Z">
        <w:r>
          <w:rPr>
            <w:rFonts w:ascii="Times New Roman" w:hAnsi="Times New Roman" w:cs="Times New Roman"/>
            <w:b/>
            <w:bCs/>
            <w:color w:val="000000" w:themeColor="text1"/>
          </w:rPr>
          <w:t xml:space="preserve">Our analysis indicates that eDNA </w:t>
        </w:r>
      </w:ins>
      <w:ins w:id="2237" w:author="Anderson, Riley Morgan" w:date="2026-03-06T16:33:00Z" w16du:dateUtc="2026-03-06T21:33:00Z">
        <w:r w:rsidR="002D0EB9">
          <w:rPr>
            <w:rFonts w:ascii="Times New Roman" w:hAnsi="Times New Roman" w:cs="Times New Roman"/>
            <w:b/>
            <w:bCs/>
            <w:color w:val="000000" w:themeColor="text1"/>
          </w:rPr>
          <w:t>and traditional survey methods both have merit in species detection. Overall, our results su</w:t>
        </w:r>
      </w:ins>
      <w:ins w:id="2238" w:author="Anderson, Riley Morgan" w:date="2026-03-06T16:34:00Z" w16du:dateUtc="2026-03-06T21:34:00Z">
        <w:r w:rsidR="002D0EB9">
          <w:rPr>
            <w:rFonts w:ascii="Times New Roman" w:hAnsi="Times New Roman" w:cs="Times New Roman"/>
            <w:b/>
            <w:bCs/>
            <w:color w:val="000000" w:themeColor="text1"/>
          </w:rPr>
          <w:t xml:space="preserve">ggest that the perceived advantage of eDNA in the broader literature may reflect differences in study context rather than inherent differences in detection capability. </w:t>
        </w:r>
      </w:ins>
      <w:ins w:id="2239" w:author="Anderson, Riley Morgan" w:date="2026-03-06T16:35:00Z" w16du:dateUtc="2026-03-06T21:35:00Z">
        <w:r w:rsidR="002D0EB9">
          <w:rPr>
            <w:rFonts w:ascii="Times New Roman" w:hAnsi="Times New Roman" w:cs="Times New Roman"/>
            <w:b/>
            <w:bCs/>
            <w:color w:val="000000" w:themeColor="text1"/>
          </w:rPr>
          <w:t>Concomitantly, the taxon-specific patterns identified here highlight that method per</w:t>
        </w:r>
      </w:ins>
      <w:ins w:id="2240" w:author="Anderson, Riley Morgan" w:date="2026-03-06T16:36:00Z" w16du:dateUtc="2026-03-06T21:36:00Z">
        <w:r w:rsidR="002D0EB9">
          <w:rPr>
            <w:rFonts w:ascii="Times New Roman" w:hAnsi="Times New Roman" w:cs="Times New Roman"/>
            <w:b/>
            <w:bCs/>
            <w:color w:val="000000" w:themeColor="text1"/>
          </w:rPr>
          <w:t>formance can vary across ecological systems and organismal groups, emphasizing the importance of selecting monitoring approaches that align with the biology of the target taxa and the charac</w:t>
        </w:r>
      </w:ins>
      <w:ins w:id="2241" w:author="Anderson, Riley Morgan" w:date="2026-03-06T16:37:00Z" w16du:dateUtc="2026-03-06T21:37:00Z">
        <w:r w:rsidR="002D0EB9">
          <w:rPr>
            <w:rFonts w:ascii="Times New Roman" w:hAnsi="Times New Roman" w:cs="Times New Roman"/>
            <w:b/>
            <w:bCs/>
            <w:color w:val="000000" w:themeColor="text1"/>
          </w:rPr>
          <w:t xml:space="preserve">teristics of the study environment. </w:t>
        </w:r>
      </w:ins>
    </w:p>
    <w:p w14:paraId="10F2872D" w14:textId="64DCD383" w:rsidR="00363EF7" w:rsidRDefault="00046944" w:rsidP="00DF77E1">
      <w:pPr>
        <w:spacing w:line="480" w:lineRule="auto"/>
        <w:contextualSpacing/>
        <w:rPr>
          <w:ins w:id="2242" w:author="Anderson, Riley Morgan" w:date="2026-03-06T13:26:00Z" w16du:dateUtc="2026-03-06T18:26:00Z"/>
          <w:rFonts w:ascii="Times New Roman" w:hAnsi="Times New Roman" w:cs="Times New Roman"/>
          <w:b/>
          <w:bCs/>
          <w:color w:val="000000" w:themeColor="text1"/>
        </w:rPr>
      </w:pPr>
      <w:ins w:id="2243" w:author="Anderson, Riley Morgan" w:date="2026-03-06T12:48:00Z" w16du:dateUtc="2026-03-06T17:48:00Z">
        <w:r>
          <w:rPr>
            <w:rFonts w:ascii="Times New Roman" w:hAnsi="Times New Roman" w:cs="Times New Roman"/>
            <w:b/>
            <w:bCs/>
            <w:color w:val="000000" w:themeColor="text1"/>
          </w:rPr>
          <w:tab/>
        </w:r>
      </w:ins>
      <w:ins w:id="2244" w:author="Anderson, Riley Morgan" w:date="2026-03-06T13:17:00Z" w16du:dateUtc="2026-03-06T18:17:00Z">
        <w:r w:rsidR="0089056D">
          <w:rPr>
            <w:rFonts w:ascii="Times New Roman" w:hAnsi="Times New Roman" w:cs="Times New Roman"/>
            <w:b/>
            <w:bCs/>
            <w:color w:val="000000" w:themeColor="text1"/>
          </w:rPr>
          <w:t xml:space="preserve"> </w:t>
        </w:r>
      </w:ins>
    </w:p>
    <w:p w14:paraId="389853B3" w14:textId="77777777" w:rsidR="00363EF7" w:rsidRDefault="00363EF7" w:rsidP="00DF77E1">
      <w:pPr>
        <w:spacing w:line="480" w:lineRule="auto"/>
        <w:contextualSpacing/>
        <w:rPr>
          <w:ins w:id="2245" w:author="Anderson, Riley Morgan" w:date="2026-03-06T13:26:00Z" w16du:dateUtc="2026-03-06T18:26:00Z"/>
          <w:rFonts w:ascii="Times New Roman" w:hAnsi="Times New Roman" w:cs="Times New Roman"/>
          <w:b/>
          <w:bCs/>
          <w:color w:val="000000" w:themeColor="text1"/>
        </w:rPr>
      </w:pPr>
    </w:p>
    <w:p w14:paraId="4B2E7E84" w14:textId="492B6541" w:rsidR="00046944" w:rsidRPr="00983DCF" w:rsidDel="002316BB" w:rsidRDefault="00046944" w:rsidP="00DF77E1">
      <w:pPr>
        <w:spacing w:line="480" w:lineRule="auto"/>
        <w:contextualSpacing/>
        <w:rPr>
          <w:ins w:id="2246" w:author="Macon, Taydin Robert" w:date="2025-12-08T14:56:00Z" w16du:dateUtc="2025-12-08T22:56:00Z"/>
          <w:del w:id="2247" w:author="Anderson, Riley Morgan" w:date="2026-03-06T16:23:00Z" w16du:dateUtc="2026-03-06T21:23:00Z"/>
          <w:rFonts w:ascii="Times New Roman" w:hAnsi="Times New Roman" w:cs="Times New Roman"/>
          <w:b/>
          <w:bCs/>
          <w:color w:val="000000" w:themeColor="text1"/>
          <w:highlight w:val="red"/>
        </w:rPr>
      </w:pPr>
    </w:p>
    <w:p w14:paraId="091BB6E3" w14:textId="35F5778D" w:rsidR="0086788C" w:rsidRPr="0086788C" w:rsidRDefault="00DF77E1" w:rsidP="0086788C">
      <w:pPr>
        <w:spacing w:line="480" w:lineRule="auto"/>
        <w:ind w:firstLine="720"/>
        <w:contextualSpacing/>
        <w:rPr>
          <w:ins w:id="2248" w:author="Macon, Taydin Robert" w:date="2025-12-08T14:56:00Z" w16du:dateUtc="2025-12-08T22:56:00Z"/>
          <w:rFonts w:ascii="Times New Roman" w:hAnsi="Times New Roman" w:cs="Times New Roman"/>
        </w:rPr>
      </w:pPr>
      <w:ins w:id="2249" w:author="Macon, Taydin Robert" w:date="2025-12-08T14:56:00Z" w16du:dateUtc="2025-12-08T22:56:00Z">
        <w:r w:rsidRPr="0086788C">
          <w:rPr>
            <w:rFonts w:ascii="Times New Roman" w:hAnsi="Times New Roman" w:cs="Times New Roman"/>
          </w:rPr>
          <w:lastRenderedPageBreak/>
          <w:t xml:space="preserve">The results of this meta-analysis indicate the broad question of whether detection of target species is more effective using eDNA methods compared to traditional methods is not appropriate. Overall, there was no statistically significant difference between eDNA and traditional detection methods when considering log odds rations (p &gt; .05) for both by site and by sample detections. </w:t>
        </w:r>
      </w:ins>
      <w:ins w:id="2250" w:author="Macon, Taydin Robert" w:date="2025-12-11T11:08:00Z" w16du:dateUtc="2025-12-11T19:08:00Z">
        <w:r w:rsidR="00312341" w:rsidRPr="0086788C">
          <w:rPr>
            <w:rFonts w:ascii="Times New Roman" w:hAnsi="Times New Roman" w:cs="Times New Roman"/>
          </w:rPr>
          <w:t xml:space="preserve">We did however, find significantly different log odds ratios and probabilities of detection when splitting up species into broad </w:t>
        </w:r>
      </w:ins>
      <w:ins w:id="2251" w:author="Macon, Taydin Robert" w:date="2025-12-11T11:09:00Z" w16du:dateUtc="2025-12-11T19:09:00Z">
        <w:r w:rsidR="00312341" w:rsidRPr="0086788C">
          <w:rPr>
            <w:rFonts w:ascii="Times New Roman" w:hAnsi="Times New Roman" w:cs="Times New Roman"/>
          </w:rPr>
          <w:t xml:space="preserve">taxonomic groups. </w:t>
        </w:r>
      </w:ins>
      <w:ins w:id="2252" w:author="Macon, Taydin Robert" w:date="2025-12-11T11:10:00Z" w16du:dateUtc="2025-12-11T19:10:00Z">
        <w:r w:rsidR="00312341" w:rsidRPr="0086788C">
          <w:rPr>
            <w:rFonts w:ascii="Times New Roman" w:hAnsi="Times New Roman" w:cs="Times New Roman"/>
          </w:rPr>
          <w:t>Therefore</w:t>
        </w:r>
      </w:ins>
      <w:ins w:id="2253" w:author="Macon, Taydin Robert" w:date="2025-12-31T10:57:00Z" w16du:dateUtc="2025-12-31T18:57:00Z">
        <w:r w:rsidR="0086788C" w:rsidRPr="0086788C">
          <w:rPr>
            <w:rFonts w:ascii="Times New Roman" w:hAnsi="Times New Roman" w:cs="Times New Roman"/>
            <w:rPrChange w:id="2254" w:author="Macon, Taydin Robert" w:date="2025-12-31T11:26:00Z" w16du:dateUtc="2025-12-31T19:26:00Z">
              <w:rPr>
                <w:rFonts w:ascii="Times New Roman" w:hAnsi="Times New Roman" w:cs="Times New Roman"/>
                <w:highlight w:val="green"/>
              </w:rPr>
            </w:rPrChange>
          </w:rPr>
          <w:t xml:space="preserve">, </w:t>
        </w:r>
      </w:ins>
      <w:ins w:id="2255" w:author="Macon, Taydin Robert" w:date="2025-12-11T11:09:00Z" w16du:dateUtc="2025-12-11T19:09:00Z">
        <w:r w:rsidR="00312341" w:rsidRPr="0086788C">
          <w:rPr>
            <w:rFonts w:ascii="Times New Roman" w:hAnsi="Times New Roman" w:cs="Times New Roman"/>
          </w:rPr>
          <w:t>we conclude</w:t>
        </w:r>
      </w:ins>
      <w:ins w:id="2256" w:author="Macon, Taydin Robert" w:date="2025-12-11T11:10:00Z" w16du:dateUtc="2025-12-11T19:10:00Z">
        <w:r w:rsidR="00312341" w:rsidRPr="0086788C">
          <w:rPr>
            <w:rFonts w:ascii="Times New Roman" w:hAnsi="Times New Roman" w:cs="Times New Roman"/>
          </w:rPr>
          <w:t xml:space="preserve"> </w:t>
        </w:r>
      </w:ins>
      <w:ins w:id="2257" w:author="Macon, Taydin Robert" w:date="2025-12-08T14:56:00Z" w16du:dateUtc="2025-12-08T22:56:00Z">
        <w:r w:rsidRPr="0086788C">
          <w:rPr>
            <w:rFonts w:ascii="Times New Roman" w:hAnsi="Times New Roman" w:cs="Times New Roman"/>
          </w:rPr>
          <w:t>the efficacy of eDNA for species detection needs to be considered by taxa</w:t>
        </w:r>
      </w:ins>
      <w:ins w:id="2258" w:author="Macon, Taydin Robert" w:date="2025-12-31T10:56:00Z" w16du:dateUtc="2025-12-31T18:56:00Z">
        <w:r w:rsidR="0086788C" w:rsidRPr="0086788C">
          <w:rPr>
            <w:rFonts w:ascii="Times New Roman" w:hAnsi="Times New Roman" w:cs="Times New Roman"/>
            <w:rPrChange w:id="2259" w:author="Macon, Taydin Robert" w:date="2025-12-31T11:26:00Z" w16du:dateUtc="2025-12-31T19:26:00Z">
              <w:rPr>
                <w:rFonts w:ascii="Times New Roman" w:hAnsi="Times New Roman" w:cs="Times New Roman"/>
                <w:highlight w:val="green"/>
              </w:rPr>
            </w:rPrChange>
          </w:rPr>
          <w:t>, which is one of the same conclusions made by Fediajeva</w:t>
        </w:r>
      </w:ins>
      <w:ins w:id="2260" w:author="Macon, Taydin Robert" w:date="2025-12-31T10:57:00Z" w16du:dateUtc="2025-12-31T18:57:00Z">
        <w:r w:rsidR="0086788C" w:rsidRPr="0086788C">
          <w:rPr>
            <w:rFonts w:ascii="Times New Roman" w:hAnsi="Times New Roman" w:cs="Times New Roman"/>
            <w:rPrChange w:id="2261" w:author="Macon, Taydin Robert" w:date="2025-12-31T11:26:00Z" w16du:dateUtc="2025-12-31T19:26:00Z">
              <w:rPr>
                <w:rFonts w:ascii="Times New Roman" w:hAnsi="Times New Roman" w:cs="Times New Roman"/>
                <w:highlight w:val="green"/>
              </w:rPr>
            </w:rPrChange>
          </w:rPr>
          <w:t xml:space="preserve">ite </w:t>
        </w:r>
        <w:r w:rsidR="0086788C" w:rsidRPr="0086788C">
          <w:rPr>
            <w:rFonts w:ascii="Times New Roman" w:hAnsi="Times New Roman" w:cs="Times New Roman"/>
            <w:i/>
            <w:iCs/>
            <w:rPrChange w:id="2262" w:author="Macon, Taydin Robert" w:date="2025-12-31T11:26:00Z" w16du:dateUtc="2025-12-31T19:26:00Z">
              <w:rPr>
                <w:rFonts w:ascii="Times New Roman" w:hAnsi="Times New Roman" w:cs="Times New Roman"/>
                <w:i/>
                <w:iCs/>
                <w:highlight w:val="green"/>
              </w:rPr>
            </w:rPrChange>
          </w:rPr>
          <w:t xml:space="preserve">et el., </w:t>
        </w:r>
        <w:r w:rsidR="0086788C" w:rsidRPr="0086788C">
          <w:rPr>
            <w:rFonts w:ascii="Times New Roman" w:hAnsi="Times New Roman" w:cs="Times New Roman"/>
            <w:rPrChange w:id="2263" w:author="Macon, Taydin Robert" w:date="2025-12-31T11:26:00Z" w16du:dateUtc="2025-12-31T19:26:00Z">
              <w:rPr>
                <w:rFonts w:ascii="Times New Roman" w:hAnsi="Times New Roman" w:cs="Times New Roman"/>
                <w:i/>
                <w:iCs/>
                <w:highlight w:val="green"/>
              </w:rPr>
            </w:rPrChange>
          </w:rPr>
          <w:t>2021</w:t>
        </w:r>
        <w:r w:rsidR="0086788C" w:rsidRPr="0086788C">
          <w:rPr>
            <w:rFonts w:ascii="Times New Roman" w:hAnsi="Times New Roman" w:cs="Times New Roman"/>
            <w:i/>
            <w:iCs/>
            <w:rPrChange w:id="2264" w:author="Macon, Taydin Robert" w:date="2025-12-31T11:26:00Z" w16du:dateUtc="2025-12-31T19:26:00Z">
              <w:rPr>
                <w:rFonts w:ascii="Times New Roman" w:hAnsi="Times New Roman" w:cs="Times New Roman"/>
                <w:i/>
                <w:iCs/>
                <w:highlight w:val="green"/>
              </w:rPr>
            </w:rPrChange>
          </w:rPr>
          <w:t xml:space="preserve">. </w:t>
        </w:r>
      </w:ins>
      <w:ins w:id="2265" w:author="Macon, Taydin Robert" w:date="2025-12-08T14:56:00Z" w16du:dateUtc="2025-12-08T22:56:00Z">
        <w:r w:rsidRPr="0086788C">
          <w:rPr>
            <w:rFonts w:ascii="Times New Roman" w:hAnsi="Times New Roman" w:cs="Times New Roman"/>
          </w:rPr>
          <w:t xml:space="preserve"> This in part could be due to a variety of factors including species life history, species sampling methods, as well as other biotic and abiotic factors of the species’ environment (</w:t>
        </w:r>
      </w:ins>
      <w:ins w:id="2266" w:author="Macon, Taydin Robert" w:date="2026-02-12T09:55:00Z" w16du:dateUtc="2026-02-12T17:55:00Z">
        <w:r w:rsidR="009E2F28">
          <w:rPr>
            <w:rFonts w:ascii="Times New Roman" w:hAnsi="Times New Roman" w:cs="Times New Roman"/>
          </w:rPr>
          <w:t xml:space="preserve">de </w:t>
        </w:r>
      </w:ins>
      <w:ins w:id="2267" w:author="Macon, Taydin Robert" w:date="2025-12-08T14:56:00Z" w16du:dateUtc="2025-12-08T22:56:00Z">
        <w:r w:rsidRPr="004B5968">
          <w:rPr>
            <w:rFonts w:ascii="Times New Roman" w:hAnsi="Times New Roman" w:cs="Times New Roman"/>
            <w:highlight w:val="green"/>
            <w:rPrChange w:id="2268" w:author="Macon, Taydin Robert" w:date="2026-02-10T09:52:00Z" w16du:dateUtc="2026-02-10T17:52:00Z">
              <w:rPr>
                <w:rFonts w:ascii="Times New Roman" w:hAnsi="Times New Roman" w:cs="Times New Roman"/>
              </w:rPr>
            </w:rPrChange>
          </w:rPr>
          <w:t>Souza</w:t>
        </w:r>
        <w:r w:rsidRPr="0086788C">
          <w:rPr>
            <w:rFonts w:ascii="Times New Roman" w:hAnsi="Times New Roman" w:cs="Times New Roman"/>
          </w:rPr>
          <w:t xml:space="preserve"> </w:t>
        </w:r>
        <w:r w:rsidRPr="0086788C">
          <w:rPr>
            <w:rFonts w:ascii="Times New Roman" w:hAnsi="Times New Roman" w:cs="Times New Roman"/>
            <w:i/>
            <w:iCs/>
          </w:rPr>
          <w:t xml:space="preserve">et al., </w:t>
        </w:r>
        <w:r w:rsidRPr="0086788C">
          <w:rPr>
            <w:rFonts w:ascii="Times New Roman" w:hAnsi="Times New Roman" w:cs="Times New Roman"/>
          </w:rPr>
          <w:t>201</w:t>
        </w:r>
      </w:ins>
      <w:ins w:id="2269" w:author="Macon, Taydin Robert" w:date="2026-02-12T09:53:00Z" w16du:dateUtc="2026-02-12T17:53:00Z">
        <w:r w:rsidR="009E2F28">
          <w:rPr>
            <w:rFonts w:ascii="Times New Roman" w:hAnsi="Times New Roman" w:cs="Times New Roman"/>
          </w:rPr>
          <w:t>6</w:t>
        </w:r>
      </w:ins>
      <w:ins w:id="2270" w:author="Macon, Taydin Robert" w:date="2025-12-08T14:56:00Z" w16du:dateUtc="2025-12-08T22:56:00Z">
        <w:r w:rsidRPr="0086788C">
          <w:rPr>
            <w:rFonts w:ascii="Times New Roman" w:hAnsi="Times New Roman" w:cs="Times New Roman"/>
          </w:rPr>
          <w:t xml:space="preserve">, </w:t>
        </w:r>
        <w:r w:rsidRPr="004B5968">
          <w:rPr>
            <w:rFonts w:ascii="Times New Roman" w:hAnsi="Times New Roman" w:cs="Times New Roman"/>
            <w:highlight w:val="green"/>
            <w:rPrChange w:id="2271" w:author="Macon, Taydin Robert" w:date="2026-02-10T09:53:00Z" w16du:dateUtc="2026-02-10T17:53:00Z">
              <w:rPr>
                <w:rFonts w:ascii="Times New Roman" w:hAnsi="Times New Roman" w:cs="Times New Roman"/>
              </w:rPr>
            </w:rPrChange>
          </w:rPr>
          <w:t>Stewart</w:t>
        </w:r>
        <w:r w:rsidRPr="0086788C">
          <w:rPr>
            <w:rFonts w:ascii="Times New Roman" w:hAnsi="Times New Roman" w:cs="Times New Roman"/>
          </w:rPr>
          <w:t xml:space="preserve"> </w:t>
        </w:r>
        <w:r w:rsidRPr="0086788C">
          <w:rPr>
            <w:rFonts w:ascii="Times New Roman" w:hAnsi="Times New Roman" w:cs="Times New Roman"/>
            <w:i/>
            <w:iCs/>
          </w:rPr>
          <w:t xml:space="preserve">et al., </w:t>
        </w:r>
        <w:r w:rsidRPr="0086788C">
          <w:rPr>
            <w:rFonts w:ascii="Times New Roman" w:hAnsi="Times New Roman" w:cs="Times New Roman"/>
          </w:rPr>
          <w:t xml:space="preserve">2019, </w:t>
        </w:r>
        <w:r w:rsidRPr="004B5968">
          <w:rPr>
            <w:rFonts w:ascii="Times New Roman" w:hAnsi="Times New Roman" w:cs="Times New Roman"/>
            <w:highlight w:val="green"/>
            <w:rPrChange w:id="2272" w:author="Macon, Taydin Robert" w:date="2026-02-10T09:53:00Z" w16du:dateUtc="2026-02-10T17:53:00Z">
              <w:rPr>
                <w:rFonts w:ascii="Times New Roman" w:hAnsi="Times New Roman" w:cs="Times New Roman"/>
              </w:rPr>
            </w:rPrChange>
          </w:rPr>
          <w:t>Korbel</w:t>
        </w:r>
        <w:r w:rsidRPr="0086788C">
          <w:rPr>
            <w:rFonts w:ascii="Times New Roman" w:hAnsi="Times New Roman" w:cs="Times New Roman"/>
          </w:rPr>
          <w:t xml:space="preserve"> </w:t>
        </w:r>
        <w:r w:rsidRPr="0086788C">
          <w:rPr>
            <w:rFonts w:ascii="Times New Roman" w:hAnsi="Times New Roman" w:cs="Times New Roman"/>
            <w:i/>
            <w:iCs/>
          </w:rPr>
          <w:t xml:space="preserve">et el., </w:t>
        </w:r>
        <w:r w:rsidRPr="0086788C">
          <w:rPr>
            <w:rFonts w:ascii="Times New Roman" w:hAnsi="Times New Roman" w:cs="Times New Roman"/>
          </w:rPr>
          <w:t xml:space="preserve">2024 ). Additionally, we note differences in the probability of detections and log odds ratios for specific taxa when comparing site and sample level analyses. </w:t>
        </w:r>
      </w:ins>
    </w:p>
    <w:p w14:paraId="6A4A4DF0" w14:textId="500FD43E" w:rsidR="00DF77E1" w:rsidRPr="0086788C" w:rsidRDefault="00DF77E1" w:rsidP="00DF77E1">
      <w:pPr>
        <w:spacing w:line="480" w:lineRule="auto"/>
        <w:ind w:firstLine="720"/>
        <w:contextualSpacing/>
        <w:rPr>
          <w:ins w:id="2273" w:author="Macon, Taydin Robert" w:date="2025-12-08T14:56:00Z" w16du:dateUtc="2025-12-08T22:56:00Z"/>
          <w:rFonts w:ascii="Times New Roman" w:hAnsi="Times New Roman" w:cs="Times New Roman"/>
        </w:rPr>
      </w:pPr>
      <w:ins w:id="2274" w:author="Macon, Taydin Robert" w:date="2025-12-08T14:56:00Z" w16du:dateUtc="2025-12-08T22:56:00Z">
        <w:r w:rsidRPr="0086788C">
          <w:rPr>
            <w:rFonts w:ascii="Times New Roman" w:hAnsi="Times New Roman" w:cs="Times New Roman"/>
          </w:rPr>
          <w:t>For mammal detections, we observed vastly different probabilities of detection from traditional detection methods between site and sample level analys</w:t>
        </w:r>
      </w:ins>
      <w:ins w:id="2275" w:author="Macon, Taydin Robert" w:date="2025-12-11T13:27:00Z" w16du:dateUtc="2025-12-11T21:27:00Z">
        <w:r w:rsidR="00312341" w:rsidRPr="0086788C">
          <w:rPr>
            <w:rFonts w:ascii="Times New Roman" w:hAnsi="Times New Roman" w:cs="Times New Roman"/>
          </w:rPr>
          <w:t>e</w:t>
        </w:r>
      </w:ins>
      <w:ins w:id="2276" w:author="Macon, Taydin Robert" w:date="2025-12-08T14:56:00Z" w16du:dateUtc="2025-12-08T22:56:00Z">
        <w:r w:rsidRPr="0086788C">
          <w:rPr>
            <w:rFonts w:ascii="Times New Roman" w:hAnsi="Times New Roman" w:cs="Times New Roman"/>
          </w:rPr>
          <w:t xml:space="preserve">s. For site level, we saw traditional methods slightly, though not significantly, outperforming eDNA methods. However when looking at sample level, the probability of detection for traditional methods drastically reduces whereas eDNA detection remains consistent, making the differences in their detection probabilities significant. </w:t>
        </w:r>
      </w:ins>
      <w:ins w:id="2277" w:author="Macon, Taydin Robert" w:date="2025-12-11T13:29:00Z" w16du:dateUtc="2025-12-11T21:29:00Z">
        <w:r w:rsidR="00312341" w:rsidRPr="0086788C">
          <w:rPr>
            <w:rFonts w:ascii="Times New Roman" w:hAnsi="Times New Roman" w:cs="Times New Roman"/>
          </w:rPr>
          <w:t>We believe</w:t>
        </w:r>
      </w:ins>
      <w:ins w:id="2278" w:author="Macon, Taydin Robert" w:date="2025-12-08T14:56:00Z" w16du:dateUtc="2025-12-08T22:56:00Z">
        <w:r w:rsidRPr="0086788C">
          <w:rPr>
            <w:rFonts w:ascii="Times New Roman" w:hAnsi="Times New Roman" w:cs="Times New Roman"/>
          </w:rPr>
          <w:t xml:space="preserve"> </w:t>
        </w:r>
      </w:ins>
      <w:ins w:id="2279" w:author="Macon, Taydin Robert" w:date="2025-12-11T13:39:00Z" w16du:dateUtc="2025-12-11T21:39:00Z">
        <w:r w:rsidR="00312341" w:rsidRPr="0086788C">
          <w:rPr>
            <w:rFonts w:ascii="Times New Roman" w:hAnsi="Times New Roman" w:cs="Times New Roman"/>
          </w:rPr>
          <w:t xml:space="preserve">this </w:t>
        </w:r>
      </w:ins>
      <w:ins w:id="2280" w:author="Macon, Taydin Robert" w:date="2025-12-08T14:56:00Z" w16du:dateUtc="2025-12-08T22:56:00Z">
        <w:r w:rsidRPr="0086788C">
          <w:rPr>
            <w:rFonts w:ascii="Times New Roman" w:hAnsi="Times New Roman" w:cs="Times New Roman"/>
          </w:rPr>
          <w:t>is an artifact of the sampling effort determined for traditional methods. The paper used to calculate this (</w:t>
        </w:r>
      </w:ins>
      <w:ins w:id="2281" w:author="Macon, Taydin Robert" w:date="2026-02-10T09:26:00Z" w16du:dateUtc="2026-02-10T17:26:00Z">
        <w:r w:rsidR="000111DA" w:rsidRPr="00482665">
          <w:rPr>
            <w:rFonts w:ascii="Times New Roman" w:hAnsi="Times New Roman" w:cs="Times New Roman"/>
            <w:highlight w:val="green"/>
            <w:rPrChange w:id="2282" w:author="Macon, Taydin Robert" w:date="2026-02-10T09:27:00Z" w16du:dateUtc="2026-02-10T17:27:00Z">
              <w:rPr>
                <w:rFonts w:ascii="Times New Roman" w:hAnsi="Times New Roman" w:cs="Times New Roman"/>
              </w:rPr>
            </w:rPrChange>
          </w:rPr>
          <w:t>Ve</w:t>
        </w:r>
        <w:r w:rsidR="00482665" w:rsidRPr="00482665">
          <w:rPr>
            <w:rFonts w:ascii="Times New Roman" w:hAnsi="Times New Roman" w:cs="Times New Roman"/>
            <w:highlight w:val="green"/>
            <w:rPrChange w:id="2283" w:author="Macon, Taydin Robert" w:date="2026-02-10T09:27:00Z" w16du:dateUtc="2026-02-10T17:27:00Z">
              <w:rPr>
                <w:rFonts w:ascii="Times New Roman" w:hAnsi="Times New Roman" w:cs="Times New Roman"/>
              </w:rPr>
            </w:rPrChange>
          </w:rPr>
          <w:t>rhees</w:t>
        </w:r>
        <w:r w:rsidR="00482665">
          <w:rPr>
            <w:rFonts w:ascii="Times New Roman" w:hAnsi="Times New Roman" w:cs="Times New Roman"/>
          </w:rPr>
          <w:t xml:space="preserve"> </w:t>
        </w:r>
        <w:r w:rsidR="00482665">
          <w:rPr>
            <w:rFonts w:ascii="Times New Roman" w:hAnsi="Times New Roman" w:cs="Times New Roman"/>
            <w:i/>
            <w:iCs/>
          </w:rPr>
          <w:t>et al</w:t>
        </w:r>
      </w:ins>
      <w:ins w:id="2284" w:author="Macon, Taydin Robert" w:date="2026-02-10T09:27:00Z" w16du:dateUtc="2026-02-10T17:27:00Z">
        <w:r w:rsidR="00482665">
          <w:rPr>
            <w:rFonts w:ascii="Times New Roman" w:hAnsi="Times New Roman" w:cs="Times New Roman"/>
            <w:i/>
            <w:iCs/>
          </w:rPr>
          <w:t xml:space="preserve">., </w:t>
        </w:r>
        <w:r w:rsidR="00482665">
          <w:rPr>
            <w:rFonts w:ascii="Times New Roman" w:hAnsi="Times New Roman" w:cs="Times New Roman"/>
          </w:rPr>
          <w:t>2024</w:t>
        </w:r>
      </w:ins>
      <w:ins w:id="2285" w:author="Macon, Taydin Robert" w:date="2025-12-08T14:56:00Z" w16du:dateUtc="2025-12-08T22:56:00Z">
        <w:r w:rsidRPr="0086788C">
          <w:rPr>
            <w:rFonts w:ascii="Times New Roman" w:hAnsi="Times New Roman" w:cs="Times New Roman"/>
          </w:rPr>
          <w:t xml:space="preserve">) was investigating the Eurasian water shrew, </w:t>
        </w:r>
        <w:r w:rsidRPr="0086788C">
          <w:rPr>
            <w:rFonts w:ascii="Times New Roman" w:hAnsi="Times New Roman" w:cs="Times New Roman"/>
            <w:i/>
            <w:iCs/>
          </w:rPr>
          <w:t>Neomys foidens</w:t>
        </w:r>
        <w:r w:rsidRPr="0086788C">
          <w:rPr>
            <w:rFonts w:ascii="Times New Roman" w:hAnsi="Times New Roman" w:cs="Times New Roman"/>
          </w:rPr>
          <w:t xml:space="preserve">, and </w:t>
        </w:r>
      </w:ins>
      <w:ins w:id="2286" w:author="Macon, Taydin Robert" w:date="2025-12-11T13:29:00Z" w16du:dateUtc="2025-12-11T21:29:00Z">
        <w:r w:rsidR="00312341" w:rsidRPr="0086788C">
          <w:rPr>
            <w:rFonts w:ascii="Times New Roman" w:hAnsi="Times New Roman" w:cs="Times New Roman"/>
          </w:rPr>
          <w:t>researchers</w:t>
        </w:r>
      </w:ins>
      <w:ins w:id="2287" w:author="Macon, Taydin Robert" w:date="2025-12-08T14:56:00Z" w16du:dateUtc="2025-12-08T22:56:00Z">
        <w:r w:rsidRPr="0086788C">
          <w:rPr>
            <w:rFonts w:ascii="Times New Roman" w:hAnsi="Times New Roman" w:cs="Times New Roman"/>
          </w:rPr>
          <w:t xml:space="preserve"> used both camera footage and traps for traditional detection. For camera footage, they had 60 </w:t>
        </w:r>
      </w:ins>
      <w:ins w:id="2288" w:author="Macon, Taydin Robert" w:date="2025-12-09T10:42:00Z" w16du:dateUtc="2025-12-09T18:42:00Z">
        <w:r w:rsidR="006E695B" w:rsidRPr="0086788C">
          <w:rPr>
            <w:rFonts w:ascii="Times New Roman" w:hAnsi="Times New Roman" w:cs="Times New Roman"/>
          </w:rPr>
          <w:t>days’ worth</w:t>
        </w:r>
      </w:ins>
      <w:ins w:id="2289" w:author="Macon, Taydin Robert" w:date="2025-12-08T14:56:00Z" w16du:dateUtc="2025-12-08T22:56:00Z">
        <w:r w:rsidRPr="0086788C">
          <w:rPr>
            <w:rFonts w:ascii="Times New Roman" w:hAnsi="Times New Roman" w:cs="Times New Roman"/>
          </w:rPr>
          <w:t xml:space="preserve"> of footage across 25 cameras, resulting in 1200 sampling attempts based off our described data collection methods. For traps, the study reports 1060 sampling attempts across 20 traps, each deployed up to 3 days. This large </w:t>
        </w:r>
        <w:r w:rsidRPr="0086788C">
          <w:rPr>
            <w:rFonts w:ascii="Times New Roman" w:hAnsi="Times New Roman" w:cs="Times New Roman"/>
          </w:rPr>
          <w:lastRenderedPageBreak/>
          <w:t xml:space="preserve">sampling effort proved successful in terms of site detections, where researchers detected the species at 15 of 20 and 10 of 20 sites using cameras and traps respectively, however in terms of detections per sampling attempt, we see only 352 of 1200 and 29 of 1060 respectively. This discrepancy shows </w:t>
        </w:r>
      </w:ins>
    </w:p>
    <w:p w14:paraId="515DD6DF" w14:textId="77777777" w:rsidR="00312341" w:rsidRPr="0086788C" w:rsidRDefault="00DF77E1" w:rsidP="00DF77E1">
      <w:pPr>
        <w:spacing w:line="480" w:lineRule="auto"/>
        <w:contextualSpacing/>
        <w:rPr>
          <w:ins w:id="2290" w:author="Macon, Taydin Robert" w:date="2025-12-11T14:36:00Z" w16du:dateUtc="2025-12-11T22:36:00Z"/>
          <w:rFonts w:ascii="Times New Roman" w:hAnsi="Times New Roman" w:cs="Times New Roman"/>
        </w:rPr>
      </w:pPr>
      <w:ins w:id="2291" w:author="Macon, Taydin Robert" w:date="2025-12-08T14:56:00Z" w16du:dateUtc="2025-12-08T22:56:00Z">
        <w:r w:rsidRPr="0086788C">
          <w:rPr>
            <w:rFonts w:ascii="Times New Roman" w:hAnsi="Times New Roman" w:cs="Times New Roman"/>
          </w:rPr>
          <w:t>how only reporting detections by site rather than by the number of sampling attempts can greatly change the result and significance of the study.</w:t>
        </w:r>
      </w:ins>
      <w:ins w:id="2292" w:author="Macon, Taydin Robert" w:date="2025-12-11T11:48:00Z" w16du:dateUtc="2025-12-11T19:48:00Z">
        <w:r w:rsidR="00312341" w:rsidRPr="0086788C">
          <w:rPr>
            <w:rFonts w:ascii="Times New Roman" w:hAnsi="Times New Roman" w:cs="Times New Roman"/>
          </w:rPr>
          <w:t xml:space="preserve"> Overall, </w:t>
        </w:r>
      </w:ins>
      <w:ins w:id="2293" w:author="Macon, Taydin Robert" w:date="2025-12-11T13:29:00Z" w16du:dateUtc="2025-12-11T21:29:00Z">
        <w:r w:rsidR="00312341" w:rsidRPr="0086788C">
          <w:rPr>
            <w:rFonts w:ascii="Times New Roman" w:hAnsi="Times New Roman" w:cs="Times New Roman"/>
          </w:rPr>
          <w:t xml:space="preserve">mammal </w:t>
        </w:r>
      </w:ins>
      <w:ins w:id="2294" w:author="Macon, Taydin Robert" w:date="2025-12-11T11:49:00Z" w16du:dateUtc="2025-12-11T19:49:00Z">
        <w:r w:rsidR="00312341" w:rsidRPr="0086788C">
          <w:rPr>
            <w:rFonts w:ascii="Times New Roman" w:hAnsi="Times New Roman" w:cs="Times New Roman"/>
          </w:rPr>
          <w:t>species-specific eDNA assays have shown success in the detection of rare</w:t>
        </w:r>
      </w:ins>
      <w:ins w:id="2295" w:author="Macon, Taydin Robert" w:date="2025-12-11T11:50:00Z" w16du:dateUtc="2025-12-11T19:50:00Z">
        <w:r w:rsidR="00312341" w:rsidRPr="0086788C">
          <w:rPr>
            <w:rFonts w:ascii="Times New Roman" w:hAnsi="Times New Roman" w:cs="Times New Roman"/>
          </w:rPr>
          <w:t xml:space="preserve">, endangered, and </w:t>
        </w:r>
      </w:ins>
      <w:ins w:id="2296" w:author="Macon, Taydin Robert" w:date="2025-12-11T11:49:00Z" w16du:dateUtc="2025-12-11T19:49:00Z">
        <w:r w:rsidR="00312341" w:rsidRPr="0086788C">
          <w:rPr>
            <w:rFonts w:ascii="Times New Roman" w:hAnsi="Times New Roman" w:cs="Times New Roman"/>
          </w:rPr>
          <w:t xml:space="preserve">cryptic </w:t>
        </w:r>
      </w:ins>
      <w:ins w:id="2297" w:author="Macon, Taydin Robert" w:date="2025-12-11T13:31:00Z" w16du:dateUtc="2025-12-11T21:31:00Z">
        <w:r w:rsidR="00312341" w:rsidRPr="0086788C">
          <w:rPr>
            <w:rFonts w:ascii="Times New Roman" w:hAnsi="Times New Roman" w:cs="Times New Roman"/>
          </w:rPr>
          <w:t xml:space="preserve">aquatic </w:t>
        </w:r>
      </w:ins>
      <w:ins w:id="2298" w:author="Macon, Taydin Robert" w:date="2025-12-11T11:49:00Z" w16du:dateUtc="2025-12-11T19:49:00Z">
        <w:r w:rsidR="00312341" w:rsidRPr="0086788C">
          <w:rPr>
            <w:rFonts w:ascii="Times New Roman" w:hAnsi="Times New Roman" w:cs="Times New Roman"/>
          </w:rPr>
          <w:t>s</w:t>
        </w:r>
      </w:ins>
      <w:ins w:id="2299" w:author="Macon, Taydin Robert" w:date="2025-12-11T11:50:00Z" w16du:dateUtc="2025-12-11T19:50:00Z">
        <w:r w:rsidR="00312341" w:rsidRPr="0086788C">
          <w:rPr>
            <w:rFonts w:ascii="Times New Roman" w:hAnsi="Times New Roman" w:cs="Times New Roman"/>
          </w:rPr>
          <w:t>pecies (</w:t>
        </w:r>
        <w:r w:rsidR="00312341" w:rsidRPr="004B5968">
          <w:rPr>
            <w:rFonts w:ascii="Times New Roman" w:hAnsi="Times New Roman" w:cs="Times New Roman"/>
            <w:highlight w:val="green"/>
            <w:rPrChange w:id="2300" w:author="Macon, Taydin Robert" w:date="2026-02-10T09:54:00Z" w16du:dateUtc="2026-02-10T17:54:00Z">
              <w:rPr>
                <w:rFonts w:ascii="Times New Roman" w:hAnsi="Times New Roman" w:cs="Times New Roman"/>
              </w:rPr>
            </w:rPrChange>
          </w:rPr>
          <w:t>Bregua</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2022)</w:t>
        </w:r>
      </w:ins>
      <w:ins w:id="2301" w:author="Macon, Taydin Robert" w:date="2025-12-11T11:52:00Z" w16du:dateUtc="2025-12-11T19:52:00Z">
        <w:r w:rsidR="00312341" w:rsidRPr="0086788C">
          <w:rPr>
            <w:rFonts w:ascii="Times New Roman" w:hAnsi="Times New Roman" w:cs="Times New Roman"/>
          </w:rPr>
          <w:t xml:space="preserve"> and this meta-analysis supports this trend. </w:t>
        </w:r>
      </w:ins>
      <w:ins w:id="2302" w:author="Macon, Taydin Robert" w:date="2025-12-11T13:31:00Z" w16du:dateUtc="2025-12-11T21:31:00Z">
        <w:r w:rsidR="00312341" w:rsidRPr="0086788C">
          <w:rPr>
            <w:rFonts w:ascii="Times New Roman" w:hAnsi="Times New Roman" w:cs="Times New Roman"/>
          </w:rPr>
          <w:t xml:space="preserve">For terrestrial mammal species, early </w:t>
        </w:r>
      </w:ins>
      <w:ins w:id="2303" w:author="Macon, Taydin Robert" w:date="2025-12-11T13:32:00Z" w16du:dateUtc="2025-12-11T21:32:00Z">
        <w:r w:rsidR="00312341" w:rsidRPr="0086788C">
          <w:rPr>
            <w:rFonts w:ascii="Times New Roman" w:hAnsi="Times New Roman" w:cs="Times New Roman"/>
          </w:rPr>
          <w:t xml:space="preserve">eDNA </w:t>
        </w:r>
      </w:ins>
      <w:ins w:id="2304" w:author="Macon, Taydin Robert" w:date="2025-12-11T13:31:00Z" w16du:dateUtc="2025-12-11T21:31:00Z">
        <w:r w:rsidR="00312341" w:rsidRPr="0086788C">
          <w:rPr>
            <w:rFonts w:ascii="Times New Roman" w:hAnsi="Times New Roman" w:cs="Times New Roman"/>
          </w:rPr>
          <w:t xml:space="preserve">studies focused </w:t>
        </w:r>
      </w:ins>
      <w:ins w:id="2305" w:author="Macon, Taydin Robert" w:date="2025-12-11T13:34:00Z" w16du:dateUtc="2025-12-11T21:34:00Z">
        <w:r w:rsidR="00312341" w:rsidRPr="0086788C">
          <w:rPr>
            <w:rFonts w:ascii="Times New Roman" w:hAnsi="Times New Roman" w:cs="Times New Roman"/>
          </w:rPr>
          <w:t xml:space="preserve">on </w:t>
        </w:r>
      </w:ins>
      <w:ins w:id="2306" w:author="Macon, Taydin Robert" w:date="2025-12-11T13:32:00Z" w16du:dateUtc="2025-12-11T21:32:00Z">
        <w:r w:rsidR="00312341" w:rsidRPr="0086788C">
          <w:rPr>
            <w:rFonts w:ascii="Times New Roman" w:hAnsi="Times New Roman" w:cs="Times New Roman"/>
          </w:rPr>
          <w:t>e</w:t>
        </w:r>
      </w:ins>
      <w:ins w:id="2307" w:author="Macon, Taydin Robert" w:date="2025-12-11T13:33:00Z" w16du:dateUtc="2025-12-11T21:33:00Z">
        <w:r w:rsidR="00312341" w:rsidRPr="0086788C">
          <w:rPr>
            <w:rFonts w:ascii="Times New Roman" w:hAnsi="Times New Roman" w:cs="Times New Roman"/>
          </w:rPr>
          <w:t>xtinct species detection from permafrost samples</w:t>
        </w:r>
      </w:ins>
      <w:ins w:id="2308" w:author="Macon, Taydin Robert" w:date="2025-12-11T13:34:00Z" w16du:dateUtc="2025-12-11T21:34:00Z">
        <w:r w:rsidR="00312341" w:rsidRPr="0086788C">
          <w:rPr>
            <w:rFonts w:ascii="Times New Roman" w:hAnsi="Times New Roman" w:cs="Times New Roman"/>
          </w:rPr>
          <w:t>, but advancements were made to allow for the detection of ex</w:t>
        </w:r>
      </w:ins>
      <w:ins w:id="2309" w:author="Macon, Taydin Robert" w:date="2025-12-11T13:35:00Z" w16du:dateUtc="2025-12-11T21:35:00Z">
        <w:r w:rsidR="00312341" w:rsidRPr="0086788C">
          <w:rPr>
            <w:rFonts w:ascii="Times New Roman" w:hAnsi="Times New Roman" w:cs="Times New Roman"/>
          </w:rPr>
          <w:t xml:space="preserve">tant </w:t>
        </w:r>
      </w:ins>
      <w:ins w:id="2310" w:author="Macon, Taydin Robert" w:date="2025-12-11T13:34:00Z" w16du:dateUtc="2025-12-11T21:34:00Z">
        <w:r w:rsidR="00312341" w:rsidRPr="0086788C">
          <w:rPr>
            <w:rFonts w:ascii="Times New Roman" w:hAnsi="Times New Roman" w:cs="Times New Roman"/>
          </w:rPr>
          <w:t xml:space="preserve">species </w:t>
        </w:r>
      </w:ins>
      <w:ins w:id="2311" w:author="Macon, Taydin Robert" w:date="2025-12-11T13:35:00Z" w16du:dateUtc="2025-12-11T21:35:00Z">
        <w:r w:rsidR="00312341" w:rsidRPr="0086788C">
          <w:rPr>
            <w:rFonts w:ascii="Times New Roman" w:hAnsi="Times New Roman" w:cs="Times New Roman"/>
          </w:rPr>
          <w:t>from drinking water (</w:t>
        </w:r>
        <w:r w:rsidR="00312341" w:rsidRPr="004B5968">
          <w:rPr>
            <w:rFonts w:ascii="Times New Roman" w:hAnsi="Times New Roman" w:cs="Times New Roman"/>
            <w:highlight w:val="green"/>
            <w:rPrChange w:id="2312" w:author="Macon, Taydin Robert" w:date="2026-02-10T09:54:00Z" w16du:dateUtc="2026-02-10T17:54:00Z">
              <w:rPr>
                <w:rFonts w:ascii="Times New Roman" w:hAnsi="Times New Roman" w:cs="Times New Roman"/>
              </w:rPr>
            </w:rPrChange>
          </w:rPr>
          <w:t>Broadhurst</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 xml:space="preserve">2025, </w:t>
        </w:r>
      </w:ins>
      <w:ins w:id="2313" w:author="Macon, Taydin Robert" w:date="2025-12-11T13:36:00Z" w16du:dateUtc="2025-12-11T21:36:00Z">
        <w:r w:rsidR="00312341" w:rsidRPr="004B5968">
          <w:rPr>
            <w:rFonts w:ascii="Times New Roman" w:hAnsi="Times New Roman" w:cs="Times New Roman"/>
            <w:highlight w:val="green"/>
            <w:rPrChange w:id="2314" w:author="Macon, Taydin Robert" w:date="2026-02-10T09:55:00Z" w16du:dateUtc="2026-02-10T17:55:00Z">
              <w:rPr>
                <w:rFonts w:ascii="Times New Roman" w:hAnsi="Times New Roman" w:cs="Times New Roman"/>
              </w:rPr>
            </w:rPrChange>
          </w:rPr>
          <w:t>Haile</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 xml:space="preserve">2009, </w:t>
        </w:r>
      </w:ins>
      <w:ins w:id="2315" w:author="Macon, Taydin Robert" w:date="2025-12-11T13:37:00Z" w16du:dateUtc="2025-12-11T21:37:00Z">
        <w:r w:rsidR="00312341" w:rsidRPr="004B5968">
          <w:rPr>
            <w:rFonts w:ascii="Times New Roman" w:hAnsi="Times New Roman" w:cs="Times New Roman"/>
            <w:highlight w:val="green"/>
            <w:rPrChange w:id="2316" w:author="Macon, Taydin Robert" w:date="2026-02-10T09:55:00Z" w16du:dateUtc="2026-02-10T17:55:00Z">
              <w:rPr>
                <w:rFonts w:ascii="Times New Roman" w:hAnsi="Times New Roman" w:cs="Times New Roman"/>
              </w:rPr>
            </w:rPrChange>
          </w:rPr>
          <w:t>Rodgers</w:t>
        </w:r>
        <w:r w:rsidR="00312341" w:rsidRPr="0086788C">
          <w:rPr>
            <w:rFonts w:ascii="Times New Roman" w:hAnsi="Times New Roman" w:cs="Times New Roman"/>
          </w:rPr>
          <w:t xml:space="preserve"> and Mock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 xml:space="preserve">2015). </w:t>
        </w:r>
      </w:ins>
      <w:ins w:id="2317" w:author="Macon, Taydin Robert" w:date="2025-12-11T13:43:00Z" w16du:dateUtc="2025-12-11T21:43:00Z">
        <w:r w:rsidR="00312341" w:rsidRPr="0086788C">
          <w:rPr>
            <w:rFonts w:ascii="Times New Roman" w:hAnsi="Times New Roman" w:cs="Times New Roman"/>
          </w:rPr>
          <w:t xml:space="preserve"> Both the current literature and this </w:t>
        </w:r>
      </w:ins>
      <w:ins w:id="2318" w:author="Macon, Taydin Robert" w:date="2025-12-11T13:47:00Z" w16du:dateUtc="2025-12-11T21:47:00Z">
        <w:r w:rsidR="00312341" w:rsidRPr="0086788C">
          <w:rPr>
            <w:rFonts w:ascii="Times New Roman" w:hAnsi="Times New Roman" w:cs="Times New Roman"/>
          </w:rPr>
          <w:t>analysis</w:t>
        </w:r>
      </w:ins>
      <w:ins w:id="2319" w:author="Macon, Taydin Robert" w:date="2025-12-11T13:45:00Z" w16du:dateUtc="2025-12-11T21:45:00Z">
        <w:r w:rsidR="00312341" w:rsidRPr="0086788C">
          <w:rPr>
            <w:rFonts w:ascii="Times New Roman" w:hAnsi="Times New Roman" w:cs="Times New Roman"/>
          </w:rPr>
          <w:t xml:space="preserve"> </w:t>
        </w:r>
      </w:ins>
      <w:ins w:id="2320" w:author="Macon, Taydin Robert" w:date="2025-12-11T13:43:00Z" w16du:dateUtc="2025-12-11T21:43:00Z">
        <w:r w:rsidR="00312341" w:rsidRPr="0086788C">
          <w:rPr>
            <w:rFonts w:ascii="Times New Roman" w:hAnsi="Times New Roman" w:cs="Times New Roman"/>
          </w:rPr>
          <w:t xml:space="preserve">show the promising success of eDNA for mammal detection, however </w:t>
        </w:r>
      </w:ins>
      <w:ins w:id="2321" w:author="Macon, Taydin Robert" w:date="2025-12-11T14:13:00Z" w16du:dateUtc="2025-12-11T22:13:00Z">
        <w:r w:rsidR="00312341" w:rsidRPr="0086788C">
          <w:rPr>
            <w:rFonts w:ascii="Times New Roman" w:hAnsi="Times New Roman" w:cs="Times New Roman"/>
          </w:rPr>
          <w:t xml:space="preserve">there was a very limited amount of </w:t>
        </w:r>
      </w:ins>
      <w:ins w:id="2322" w:author="Macon, Taydin Robert" w:date="2025-12-11T13:44:00Z" w16du:dateUtc="2025-12-11T21:44:00Z">
        <w:r w:rsidR="00312341" w:rsidRPr="0086788C">
          <w:rPr>
            <w:rFonts w:ascii="Times New Roman" w:hAnsi="Times New Roman" w:cs="Times New Roman"/>
          </w:rPr>
          <w:t xml:space="preserve">studies pairing detection methods for </w:t>
        </w:r>
      </w:ins>
      <w:ins w:id="2323" w:author="Macon, Taydin Robert" w:date="2025-12-11T14:12:00Z" w16du:dateUtc="2025-12-11T22:12:00Z">
        <w:r w:rsidR="00312341" w:rsidRPr="0086788C">
          <w:rPr>
            <w:rFonts w:ascii="Times New Roman" w:hAnsi="Times New Roman" w:cs="Times New Roman"/>
          </w:rPr>
          <w:t xml:space="preserve">non-metabarcoding </w:t>
        </w:r>
      </w:ins>
      <w:ins w:id="2324" w:author="Macon, Taydin Robert" w:date="2025-12-11T13:44:00Z" w16du:dateUtc="2025-12-11T21:44:00Z">
        <w:r w:rsidR="00312341" w:rsidRPr="0086788C">
          <w:rPr>
            <w:rFonts w:ascii="Times New Roman" w:hAnsi="Times New Roman" w:cs="Times New Roman"/>
          </w:rPr>
          <w:t>specific species</w:t>
        </w:r>
      </w:ins>
      <w:ins w:id="2325" w:author="Macon, Taydin Robert" w:date="2025-12-11T14:13:00Z" w16du:dateUtc="2025-12-11T22:13:00Z">
        <w:r w:rsidR="00312341" w:rsidRPr="0086788C">
          <w:rPr>
            <w:rFonts w:ascii="Times New Roman" w:hAnsi="Times New Roman" w:cs="Times New Roman"/>
          </w:rPr>
          <w:t xml:space="preserve"> detection</w:t>
        </w:r>
      </w:ins>
      <w:ins w:id="2326" w:author="Macon, Taydin Robert" w:date="2025-12-11T13:44:00Z" w16du:dateUtc="2025-12-11T21:44:00Z">
        <w:r w:rsidR="00312341" w:rsidRPr="0086788C">
          <w:rPr>
            <w:rFonts w:ascii="Times New Roman" w:hAnsi="Times New Roman" w:cs="Times New Roman"/>
          </w:rPr>
          <w:t xml:space="preserve">. Each species will have </w:t>
        </w:r>
      </w:ins>
      <w:ins w:id="2327" w:author="Macon, Taydin Robert" w:date="2025-12-11T13:45:00Z" w16du:dateUtc="2025-12-11T21:45:00Z">
        <w:r w:rsidR="00312341" w:rsidRPr="0086788C">
          <w:rPr>
            <w:rFonts w:ascii="Times New Roman" w:hAnsi="Times New Roman" w:cs="Times New Roman"/>
          </w:rPr>
          <w:t>specific life histories that will affect eDNA’s success</w:t>
        </w:r>
      </w:ins>
      <w:ins w:id="2328" w:author="Macon, Taydin Robert" w:date="2025-12-11T14:26:00Z" w16du:dateUtc="2025-12-11T22:26:00Z">
        <w:r w:rsidR="00312341" w:rsidRPr="0086788C">
          <w:rPr>
            <w:rFonts w:ascii="Times New Roman" w:hAnsi="Times New Roman" w:cs="Times New Roman"/>
          </w:rPr>
          <w:t>, but</w:t>
        </w:r>
      </w:ins>
      <w:ins w:id="2329" w:author="Macon, Taydin Robert" w:date="2025-12-11T13:46:00Z" w16du:dateUtc="2025-12-11T21:46:00Z">
        <w:r w:rsidR="00312341" w:rsidRPr="0086788C">
          <w:rPr>
            <w:rFonts w:ascii="Times New Roman" w:hAnsi="Times New Roman" w:cs="Times New Roman"/>
          </w:rPr>
          <w:t xml:space="preserve"> the trends </w:t>
        </w:r>
      </w:ins>
      <w:ins w:id="2330" w:author="Macon, Taydin Robert" w:date="2025-12-11T13:47:00Z" w16du:dateUtc="2025-12-11T21:47:00Z">
        <w:r w:rsidR="00312341" w:rsidRPr="0086788C">
          <w:rPr>
            <w:rFonts w:ascii="Times New Roman" w:hAnsi="Times New Roman" w:cs="Times New Roman"/>
          </w:rPr>
          <w:t xml:space="preserve">and current research </w:t>
        </w:r>
      </w:ins>
      <w:ins w:id="2331" w:author="Macon, Taydin Robert" w:date="2025-12-11T13:46:00Z" w16du:dateUtc="2025-12-11T21:46:00Z">
        <w:r w:rsidR="00312341" w:rsidRPr="0086788C">
          <w:rPr>
            <w:rFonts w:ascii="Times New Roman" w:hAnsi="Times New Roman" w:cs="Times New Roman"/>
          </w:rPr>
          <w:t>show eDNA as a useful tool to investigate for mammals</w:t>
        </w:r>
      </w:ins>
      <w:ins w:id="2332" w:author="Macon, Taydin Robert" w:date="2025-12-11T13:53:00Z" w16du:dateUtc="2025-12-11T21:53:00Z">
        <w:r w:rsidR="00312341" w:rsidRPr="0086788C">
          <w:rPr>
            <w:rFonts w:ascii="Times New Roman" w:hAnsi="Times New Roman" w:cs="Times New Roman"/>
          </w:rPr>
          <w:t xml:space="preserve">, especially in metabarcoding </w:t>
        </w:r>
      </w:ins>
      <w:ins w:id="2333" w:author="Macon, Taydin Robert" w:date="2025-12-11T13:55:00Z" w16du:dateUtc="2025-12-11T21:55:00Z">
        <w:r w:rsidR="00312341" w:rsidRPr="0086788C">
          <w:rPr>
            <w:rFonts w:ascii="Times New Roman" w:hAnsi="Times New Roman" w:cs="Times New Roman"/>
          </w:rPr>
          <w:t>(</w:t>
        </w:r>
        <w:r w:rsidR="00312341" w:rsidRPr="004B5968">
          <w:rPr>
            <w:rFonts w:ascii="Times New Roman" w:hAnsi="Times New Roman" w:cs="Times New Roman"/>
            <w:highlight w:val="green"/>
            <w:rPrChange w:id="2334" w:author="Macon, Taydin Robert" w:date="2026-02-10T09:56:00Z" w16du:dateUtc="2026-02-10T17:56:00Z">
              <w:rPr>
                <w:rFonts w:ascii="Times New Roman" w:hAnsi="Times New Roman" w:cs="Times New Roman"/>
              </w:rPr>
            </w:rPrChange>
          </w:rPr>
          <w:t>Harper</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2019</w:t>
        </w:r>
      </w:ins>
      <w:ins w:id="2335" w:author="Macon, Taydin Robert" w:date="2025-12-11T14:29:00Z" w16du:dateUtc="2025-12-11T22:29:00Z">
        <w:r w:rsidR="00312341" w:rsidRPr="0086788C">
          <w:rPr>
            <w:rFonts w:ascii="Times New Roman" w:hAnsi="Times New Roman" w:cs="Times New Roman"/>
          </w:rPr>
          <w:t xml:space="preserve">, </w:t>
        </w:r>
        <w:r w:rsidR="00312341" w:rsidRPr="004B5968">
          <w:rPr>
            <w:rFonts w:ascii="Times New Roman" w:hAnsi="Times New Roman" w:cs="Times New Roman"/>
            <w:highlight w:val="green"/>
            <w:rPrChange w:id="2336" w:author="Macon, Taydin Robert" w:date="2026-02-10T09:56:00Z" w16du:dateUtc="2026-02-10T17:56:00Z">
              <w:rPr>
                <w:rFonts w:ascii="Times New Roman" w:hAnsi="Times New Roman" w:cs="Times New Roman"/>
              </w:rPr>
            </w:rPrChange>
          </w:rPr>
          <w:t>Sales</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2020</w:t>
        </w:r>
      </w:ins>
      <w:ins w:id="2337" w:author="Macon, Taydin Robert" w:date="2025-12-11T14:32:00Z" w16du:dateUtc="2025-12-11T22:32:00Z">
        <w:r w:rsidR="00312341" w:rsidRPr="0086788C">
          <w:rPr>
            <w:rFonts w:ascii="Times New Roman" w:hAnsi="Times New Roman" w:cs="Times New Roman"/>
          </w:rPr>
          <w:t xml:space="preserve">, </w:t>
        </w:r>
        <w:r w:rsidR="00312341" w:rsidRPr="004B5968">
          <w:rPr>
            <w:rFonts w:ascii="Times New Roman" w:hAnsi="Times New Roman" w:cs="Times New Roman"/>
            <w:highlight w:val="green"/>
            <w:rPrChange w:id="2338" w:author="Macon, Taydin Robert" w:date="2026-02-10T09:57:00Z" w16du:dateUtc="2026-02-10T17:57:00Z">
              <w:rPr>
                <w:rFonts w:ascii="Times New Roman" w:hAnsi="Times New Roman" w:cs="Times New Roman"/>
              </w:rPr>
            </w:rPrChange>
          </w:rPr>
          <w:t>Mena</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2021</w:t>
        </w:r>
      </w:ins>
      <w:ins w:id="2339" w:author="Macon, Taydin Robert" w:date="2025-12-11T14:03:00Z" w16du:dateUtc="2025-12-11T22:03:00Z">
        <w:r w:rsidR="00312341" w:rsidRPr="0086788C">
          <w:rPr>
            <w:rFonts w:ascii="Times New Roman" w:hAnsi="Times New Roman" w:cs="Times New Roman"/>
          </w:rPr>
          <w:t>)</w:t>
        </w:r>
      </w:ins>
      <w:ins w:id="2340" w:author="Macon, Taydin Robert" w:date="2025-12-11T14:04:00Z" w16du:dateUtc="2025-12-11T22:04:00Z">
        <w:r w:rsidR="00312341" w:rsidRPr="0086788C">
          <w:rPr>
            <w:rFonts w:ascii="Times New Roman" w:hAnsi="Times New Roman" w:cs="Times New Roman"/>
          </w:rPr>
          <w:t>, though these studies were excluded from the meta-analysis</w:t>
        </w:r>
      </w:ins>
      <w:ins w:id="2341" w:author="Macon, Taydin Robert" w:date="2025-12-11T14:27:00Z" w16du:dateUtc="2025-12-11T22:27:00Z">
        <w:r w:rsidR="00312341" w:rsidRPr="0086788C">
          <w:rPr>
            <w:rFonts w:ascii="Times New Roman" w:hAnsi="Times New Roman" w:cs="Times New Roman"/>
          </w:rPr>
          <w:t xml:space="preserve">. However, </w:t>
        </w:r>
      </w:ins>
      <w:ins w:id="2342" w:author="Macon, Taydin Robert" w:date="2025-12-11T13:46:00Z" w16du:dateUtc="2025-12-11T21:46:00Z">
        <w:r w:rsidR="00312341" w:rsidRPr="0086788C">
          <w:rPr>
            <w:rFonts w:ascii="Times New Roman" w:hAnsi="Times New Roman" w:cs="Times New Roman"/>
          </w:rPr>
          <w:t xml:space="preserve">its efficacy </w:t>
        </w:r>
      </w:ins>
      <w:ins w:id="2343" w:author="Macon, Taydin Robert" w:date="2025-12-11T13:54:00Z" w16du:dateUtc="2025-12-11T21:54:00Z">
        <w:r w:rsidR="00312341" w:rsidRPr="0086788C">
          <w:rPr>
            <w:rFonts w:ascii="Times New Roman" w:hAnsi="Times New Roman" w:cs="Times New Roman"/>
          </w:rPr>
          <w:t>for</w:t>
        </w:r>
      </w:ins>
      <w:ins w:id="2344" w:author="Macon, Taydin Robert" w:date="2025-12-11T14:14:00Z" w16du:dateUtc="2025-12-11T22:14:00Z">
        <w:r w:rsidR="00312341" w:rsidRPr="0086788C">
          <w:rPr>
            <w:rFonts w:ascii="Times New Roman" w:hAnsi="Times New Roman" w:cs="Times New Roman"/>
          </w:rPr>
          <w:t xml:space="preserve"> non-metabarcoding</w:t>
        </w:r>
      </w:ins>
      <w:ins w:id="2345" w:author="Macon, Taydin Robert" w:date="2025-12-11T13:54:00Z" w16du:dateUtc="2025-12-11T21:54:00Z">
        <w:r w:rsidR="00312341" w:rsidRPr="0086788C">
          <w:rPr>
            <w:rFonts w:ascii="Times New Roman" w:hAnsi="Times New Roman" w:cs="Times New Roman"/>
          </w:rPr>
          <w:t xml:space="preserve"> specific detections may need to be determined </w:t>
        </w:r>
      </w:ins>
      <w:ins w:id="2346" w:author="Macon, Taydin Robert" w:date="2025-12-11T14:27:00Z" w16du:dateUtc="2025-12-11T22:27:00Z">
        <w:r w:rsidR="00312341" w:rsidRPr="0086788C">
          <w:rPr>
            <w:rFonts w:ascii="Times New Roman" w:hAnsi="Times New Roman" w:cs="Times New Roman"/>
          </w:rPr>
          <w:t xml:space="preserve">on a </w:t>
        </w:r>
      </w:ins>
      <w:ins w:id="2347" w:author="Macon, Taydin Robert" w:date="2025-12-11T13:46:00Z" w16du:dateUtc="2025-12-11T21:46:00Z">
        <w:r w:rsidR="00312341" w:rsidRPr="0086788C">
          <w:rPr>
            <w:rFonts w:ascii="Times New Roman" w:hAnsi="Times New Roman" w:cs="Times New Roman"/>
          </w:rPr>
          <w:t>species by species</w:t>
        </w:r>
      </w:ins>
      <w:ins w:id="2348" w:author="Macon, Taydin Robert" w:date="2025-12-11T13:48:00Z" w16du:dateUtc="2025-12-11T21:48:00Z">
        <w:r w:rsidR="00312341" w:rsidRPr="0086788C">
          <w:rPr>
            <w:rFonts w:ascii="Times New Roman" w:hAnsi="Times New Roman" w:cs="Times New Roman"/>
          </w:rPr>
          <w:t xml:space="preserve"> and situational</w:t>
        </w:r>
      </w:ins>
      <w:ins w:id="2349" w:author="Macon, Taydin Robert" w:date="2025-12-11T13:46:00Z" w16du:dateUtc="2025-12-11T21:46:00Z">
        <w:r w:rsidR="00312341" w:rsidRPr="0086788C">
          <w:rPr>
            <w:rFonts w:ascii="Times New Roman" w:hAnsi="Times New Roman" w:cs="Times New Roman"/>
          </w:rPr>
          <w:t xml:space="preserve"> basis.</w:t>
        </w:r>
      </w:ins>
    </w:p>
    <w:p w14:paraId="771AD59C" w14:textId="07B167D9" w:rsidR="00312341" w:rsidRPr="0086788C" w:rsidRDefault="00DF77E1">
      <w:pPr>
        <w:spacing w:line="480" w:lineRule="auto"/>
        <w:ind w:firstLine="720"/>
        <w:contextualSpacing/>
        <w:rPr>
          <w:ins w:id="2350" w:author="Macon, Taydin Robert" w:date="2025-12-08T14:56:00Z" w16du:dateUtc="2025-12-08T22:56:00Z"/>
          <w:rFonts w:ascii="Times New Roman" w:hAnsi="Times New Roman" w:cs="Times New Roman"/>
        </w:rPr>
        <w:pPrChange w:id="2351" w:author="Macon, Taydin Robert" w:date="2025-12-12T15:10:00Z" w16du:dateUtc="2025-12-12T23:10:00Z">
          <w:pPr>
            <w:spacing w:line="480" w:lineRule="auto"/>
            <w:contextualSpacing/>
          </w:pPr>
        </w:pPrChange>
      </w:pPr>
      <w:ins w:id="2352" w:author="Macon, Taydin Robert" w:date="2025-12-08T14:56:00Z" w16du:dateUtc="2025-12-08T22:56:00Z">
        <w:r w:rsidRPr="0086788C">
          <w:rPr>
            <w:rFonts w:ascii="Times New Roman" w:hAnsi="Times New Roman" w:cs="Times New Roman"/>
          </w:rPr>
          <w:t xml:space="preserve">The crustacean studies are another example of a visually large change in the probabilities of detection between the sites and sample level analyses. We see eDNA having a higher detection probability compared to traditional methods in the site levels analysis, but this changes to traditional methods having a higher detection probability in the sample level analysis. However in both instances, neither of these differences are statistically significant from each other. </w:t>
        </w:r>
      </w:ins>
      <w:ins w:id="2353" w:author="Macon, Taydin Robert" w:date="2025-12-12T14:49:00Z" w16du:dateUtc="2025-12-12T22:49:00Z">
        <w:r w:rsidR="00312341" w:rsidRPr="0086788C">
          <w:rPr>
            <w:rFonts w:ascii="Times New Roman" w:hAnsi="Times New Roman" w:cs="Times New Roman"/>
          </w:rPr>
          <w:t xml:space="preserve">Our </w:t>
        </w:r>
        <w:r w:rsidR="00312341" w:rsidRPr="0086788C">
          <w:rPr>
            <w:rFonts w:ascii="Times New Roman" w:hAnsi="Times New Roman" w:cs="Times New Roman"/>
          </w:rPr>
          <w:lastRenderedPageBreak/>
          <w:t xml:space="preserve">results are not contradictory to other literature about crustasean eDNA, but they are not complimentary either. </w:t>
        </w:r>
      </w:ins>
      <w:ins w:id="2354" w:author="Macon, Taydin Robert" w:date="2025-12-12T14:39:00Z" w16du:dateUtc="2025-12-12T22:39:00Z">
        <w:r w:rsidR="00312341" w:rsidRPr="0086788C">
          <w:rPr>
            <w:rFonts w:ascii="Times New Roman" w:hAnsi="Times New Roman" w:cs="Times New Roman"/>
          </w:rPr>
          <w:t xml:space="preserve">In </w:t>
        </w:r>
      </w:ins>
      <w:ins w:id="2355" w:author="Macon, Taydin Robert" w:date="2025-12-12T14:49:00Z" w16du:dateUtc="2025-12-12T22:49:00Z">
        <w:r w:rsidR="00312341" w:rsidRPr="0086788C">
          <w:rPr>
            <w:rFonts w:ascii="Times New Roman" w:hAnsi="Times New Roman" w:cs="Times New Roman"/>
          </w:rPr>
          <w:t xml:space="preserve">a </w:t>
        </w:r>
      </w:ins>
      <w:ins w:id="2356" w:author="Macon, Taydin Robert" w:date="2025-12-12T14:39:00Z" w16du:dateUtc="2025-12-12T22:39:00Z">
        <w:r w:rsidR="00312341" w:rsidRPr="0086788C">
          <w:rPr>
            <w:rFonts w:ascii="Times New Roman" w:hAnsi="Times New Roman" w:cs="Times New Roman"/>
          </w:rPr>
          <w:t>previous wor</w:t>
        </w:r>
      </w:ins>
      <w:ins w:id="2357" w:author="Macon, Taydin Robert" w:date="2025-12-12T14:52:00Z" w16du:dateUtc="2025-12-12T22:52:00Z">
        <w:r w:rsidR="00312341" w:rsidRPr="0086788C">
          <w:rPr>
            <w:rFonts w:ascii="Times New Roman" w:hAnsi="Times New Roman" w:cs="Times New Roman"/>
          </w:rPr>
          <w:t>k</w:t>
        </w:r>
      </w:ins>
      <w:ins w:id="2358" w:author="Macon, Taydin Robert" w:date="2025-12-12T14:39:00Z" w16du:dateUtc="2025-12-12T22:39:00Z">
        <w:r w:rsidR="00312341" w:rsidRPr="0086788C">
          <w:rPr>
            <w:rFonts w:ascii="Times New Roman" w:hAnsi="Times New Roman" w:cs="Times New Roman"/>
          </w:rPr>
          <w:t xml:space="preserve"> investigating the use of crustacean eDNA for species detectin</w:t>
        </w:r>
      </w:ins>
      <w:ins w:id="2359" w:author="Macon, Taydin Robert" w:date="2025-12-12T14:40:00Z" w16du:dateUtc="2025-12-12T22:40:00Z">
        <w:r w:rsidR="00312341" w:rsidRPr="0086788C">
          <w:rPr>
            <w:rFonts w:ascii="Times New Roman" w:hAnsi="Times New Roman" w:cs="Times New Roman"/>
          </w:rPr>
          <w:t xml:space="preserve">g, authors suggest eDNA </w:t>
        </w:r>
      </w:ins>
      <w:ins w:id="2360" w:author="Macon, Taydin Robert" w:date="2025-12-12T14:41:00Z" w16du:dateUtc="2025-12-12T22:41:00Z">
        <w:r w:rsidR="00312341" w:rsidRPr="0086788C">
          <w:rPr>
            <w:rFonts w:ascii="Times New Roman" w:hAnsi="Times New Roman" w:cs="Times New Roman"/>
          </w:rPr>
          <w:t>could be more effective in detecting endangered vertebrates, but that also incomplete libraries could limit its use, specifically for metabarcoding (</w:t>
        </w:r>
      </w:ins>
      <w:ins w:id="2361" w:author="Macon, Taydin Robert" w:date="2025-12-12T14:42:00Z" w16du:dateUtc="2025-12-12T22:42:00Z">
        <w:r w:rsidR="00312341" w:rsidRPr="002B72CB">
          <w:rPr>
            <w:rFonts w:ascii="Times New Roman" w:hAnsi="Times New Roman" w:cs="Times New Roman"/>
            <w:highlight w:val="green"/>
            <w:rPrChange w:id="2362" w:author="Macon, Taydin Robert" w:date="2026-02-10T09:59:00Z" w16du:dateUtc="2026-02-10T17:59:00Z">
              <w:rPr>
                <w:rFonts w:ascii="Times New Roman" w:hAnsi="Times New Roman" w:cs="Times New Roman"/>
              </w:rPr>
            </w:rPrChange>
          </w:rPr>
          <w:t>Ip</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el., </w:t>
        </w:r>
        <w:r w:rsidR="00312341" w:rsidRPr="0086788C">
          <w:rPr>
            <w:rFonts w:ascii="Times New Roman" w:hAnsi="Times New Roman" w:cs="Times New Roman"/>
          </w:rPr>
          <w:t>2024)</w:t>
        </w:r>
      </w:ins>
      <w:ins w:id="2363" w:author="Macon, Taydin Robert" w:date="2025-12-12T14:50:00Z" w16du:dateUtc="2025-12-12T22:50:00Z">
        <w:r w:rsidR="00312341" w:rsidRPr="0086788C">
          <w:rPr>
            <w:rFonts w:ascii="Times New Roman" w:hAnsi="Times New Roman" w:cs="Times New Roman"/>
          </w:rPr>
          <w:t>.</w:t>
        </w:r>
      </w:ins>
      <w:ins w:id="2364" w:author="Macon, Taydin Robert" w:date="2025-12-12T14:52:00Z" w16du:dateUtc="2025-12-12T22:52:00Z">
        <w:r w:rsidR="00312341" w:rsidRPr="0086788C">
          <w:rPr>
            <w:rFonts w:ascii="Times New Roman" w:hAnsi="Times New Roman" w:cs="Times New Roman"/>
          </w:rPr>
          <w:t xml:space="preserve"> Another paper</w:t>
        </w:r>
      </w:ins>
      <w:ins w:id="2365" w:author="Macon, Taydin Robert" w:date="2025-12-12T14:54:00Z" w16du:dateUtc="2025-12-12T22:54:00Z">
        <w:r w:rsidR="00312341" w:rsidRPr="0086788C">
          <w:rPr>
            <w:rFonts w:ascii="Times New Roman" w:hAnsi="Times New Roman" w:cs="Times New Roman"/>
          </w:rPr>
          <w:t xml:space="preserve"> saw that eDNA concentrations </w:t>
        </w:r>
      </w:ins>
      <w:ins w:id="2366" w:author="Macon, Taydin Robert" w:date="2025-12-12T14:55:00Z" w16du:dateUtc="2025-12-12T22:55:00Z">
        <w:r w:rsidR="00312341" w:rsidRPr="0086788C">
          <w:rPr>
            <w:rFonts w:ascii="Times New Roman" w:hAnsi="Times New Roman" w:cs="Times New Roman"/>
          </w:rPr>
          <w:t xml:space="preserve">for </w:t>
        </w:r>
        <w:r w:rsidR="00312341" w:rsidRPr="0086788C">
          <w:rPr>
            <w:rFonts w:ascii="Times New Roman" w:hAnsi="Times New Roman" w:cs="Times New Roman"/>
            <w:i/>
            <w:iCs/>
            <w:rPrChange w:id="2367" w:author="Macon, Taydin Robert" w:date="2025-12-31T11:26:00Z" w16du:dateUtc="2025-12-31T19:26:00Z">
              <w:rPr>
                <w:rFonts w:ascii="Times New Roman" w:hAnsi="Times New Roman" w:cs="Times New Roman"/>
              </w:rPr>
            </w:rPrChange>
          </w:rPr>
          <w:t>Carcinus maenus</w:t>
        </w:r>
      </w:ins>
      <w:ins w:id="2368" w:author="Macon, Taydin Robert" w:date="2025-12-12T14:50:00Z" w16du:dateUtc="2025-12-12T22:50:00Z">
        <w:r w:rsidR="00312341" w:rsidRPr="0086788C">
          <w:rPr>
            <w:rFonts w:ascii="Times New Roman" w:hAnsi="Times New Roman" w:cs="Times New Roman"/>
          </w:rPr>
          <w:t xml:space="preserve"> </w:t>
        </w:r>
      </w:ins>
      <w:ins w:id="2369" w:author="Macon, Taydin Robert" w:date="2025-12-12T14:55:00Z" w16du:dateUtc="2025-12-12T22:55:00Z">
        <w:r w:rsidR="00312341" w:rsidRPr="0086788C">
          <w:rPr>
            <w:rFonts w:ascii="Times New Roman" w:hAnsi="Times New Roman" w:cs="Times New Roman"/>
          </w:rPr>
          <w:t xml:space="preserve">significantly changed </w:t>
        </w:r>
      </w:ins>
      <w:ins w:id="2370" w:author="Macon, Taydin Robert" w:date="2025-12-12T14:56:00Z" w16du:dateUtc="2025-12-12T22:56:00Z">
        <w:r w:rsidR="00312341" w:rsidRPr="0086788C">
          <w:rPr>
            <w:rFonts w:ascii="Times New Roman" w:hAnsi="Times New Roman" w:cs="Times New Roman"/>
          </w:rPr>
          <w:t xml:space="preserve">during different life stages of the organism, prompting that its detection could vary depending on the age of the organisms </w:t>
        </w:r>
      </w:ins>
      <w:ins w:id="2371" w:author="Macon, Taydin Robert" w:date="2025-12-12T14:57:00Z" w16du:dateUtc="2025-12-12T22:57:00Z">
        <w:r w:rsidR="00312341" w:rsidRPr="0086788C">
          <w:rPr>
            <w:rFonts w:ascii="Times New Roman" w:hAnsi="Times New Roman" w:cs="Times New Roman"/>
          </w:rPr>
          <w:t>actively present in an environment (</w:t>
        </w:r>
        <w:r w:rsidR="00312341" w:rsidRPr="002B72CB">
          <w:rPr>
            <w:rFonts w:ascii="Times New Roman" w:hAnsi="Times New Roman" w:cs="Times New Roman"/>
            <w:highlight w:val="green"/>
            <w:rPrChange w:id="2372" w:author="Macon, Taydin Robert" w:date="2026-02-10T09:59:00Z" w16du:dateUtc="2026-02-10T17:59:00Z">
              <w:rPr>
                <w:rFonts w:ascii="Times New Roman" w:hAnsi="Times New Roman" w:cs="Times New Roman"/>
              </w:rPr>
            </w:rPrChange>
          </w:rPr>
          <w:t>Crane</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2021)</w:t>
        </w:r>
      </w:ins>
      <w:ins w:id="2373" w:author="Macon, Taydin Robert" w:date="2025-12-12T14:52:00Z" w16du:dateUtc="2025-12-12T22:52:00Z">
        <w:r w:rsidR="00312341" w:rsidRPr="0086788C">
          <w:rPr>
            <w:rFonts w:ascii="Times New Roman" w:hAnsi="Times New Roman" w:cs="Times New Roman"/>
          </w:rPr>
          <w:t>.</w:t>
        </w:r>
      </w:ins>
      <w:ins w:id="2374" w:author="Macon, Taydin Robert" w:date="2025-12-12T14:50:00Z" w16du:dateUtc="2025-12-12T22:50:00Z">
        <w:r w:rsidR="00312341" w:rsidRPr="0086788C">
          <w:rPr>
            <w:rFonts w:ascii="Times New Roman" w:hAnsi="Times New Roman" w:cs="Times New Roman"/>
          </w:rPr>
          <w:t xml:space="preserve">This </w:t>
        </w:r>
      </w:ins>
      <w:ins w:id="2375" w:author="Macon, Taydin Robert" w:date="2025-12-12T14:52:00Z" w16du:dateUtc="2025-12-12T22:52:00Z">
        <w:r w:rsidR="00312341" w:rsidRPr="0086788C">
          <w:rPr>
            <w:rFonts w:ascii="Times New Roman" w:hAnsi="Times New Roman" w:cs="Times New Roman"/>
          </w:rPr>
          <w:t>dichotomy</w:t>
        </w:r>
      </w:ins>
      <w:ins w:id="2376" w:author="Macon, Taydin Robert" w:date="2025-12-12T14:50:00Z" w16du:dateUtc="2025-12-12T22:50:00Z">
        <w:r w:rsidR="00312341" w:rsidRPr="0086788C">
          <w:rPr>
            <w:rFonts w:ascii="Times New Roman" w:hAnsi="Times New Roman" w:cs="Times New Roman"/>
          </w:rPr>
          <w:t xml:space="preserve"> of benefits and setbacks </w:t>
        </w:r>
      </w:ins>
      <w:ins w:id="2377" w:author="Macon, Taydin Robert" w:date="2025-12-12T14:51:00Z" w16du:dateUtc="2025-12-12T22:51:00Z">
        <w:r w:rsidR="00312341" w:rsidRPr="0086788C">
          <w:rPr>
            <w:rFonts w:ascii="Times New Roman" w:hAnsi="Times New Roman" w:cs="Times New Roman"/>
          </w:rPr>
          <w:t xml:space="preserve">with eDNA could be </w:t>
        </w:r>
      </w:ins>
      <w:ins w:id="2378" w:author="Macon, Taydin Robert" w:date="2025-12-12T14:59:00Z" w16du:dateUtc="2025-12-12T22:59:00Z">
        <w:r w:rsidR="00312341" w:rsidRPr="0086788C">
          <w:rPr>
            <w:rFonts w:ascii="Times New Roman" w:hAnsi="Times New Roman" w:cs="Times New Roman"/>
          </w:rPr>
          <w:t>revealing</w:t>
        </w:r>
      </w:ins>
      <w:ins w:id="2379" w:author="Macon, Taydin Robert" w:date="2025-12-12T14:51:00Z" w16du:dateUtc="2025-12-12T22:51:00Z">
        <w:r w:rsidR="00312341" w:rsidRPr="0086788C">
          <w:rPr>
            <w:rFonts w:ascii="Times New Roman" w:hAnsi="Times New Roman" w:cs="Times New Roman"/>
          </w:rPr>
          <w:t xml:space="preserve"> </w:t>
        </w:r>
      </w:ins>
      <w:ins w:id="2380" w:author="Macon, Taydin Robert" w:date="2025-12-12T14:59:00Z" w16du:dateUtc="2025-12-12T22:59:00Z">
        <w:r w:rsidR="00312341" w:rsidRPr="0086788C">
          <w:rPr>
            <w:rFonts w:ascii="Times New Roman" w:hAnsi="Times New Roman" w:cs="Times New Roman"/>
          </w:rPr>
          <w:t xml:space="preserve">itself </w:t>
        </w:r>
      </w:ins>
      <w:ins w:id="2381" w:author="Macon, Taydin Robert" w:date="2025-12-12T14:51:00Z" w16du:dateUtc="2025-12-12T22:51:00Z">
        <w:r w:rsidR="00312341" w:rsidRPr="0086788C">
          <w:rPr>
            <w:rFonts w:ascii="Times New Roman" w:hAnsi="Times New Roman" w:cs="Times New Roman"/>
          </w:rPr>
          <w:t>in the non-</w:t>
        </w:r>
      </w:ins>
      <w:ins w:id="2382" w:author="Macon, Taydin Robert" w:date="2025-12-12T14:52:00Z" w16du:dateUtc="2025-12-12T22:52:00Z">
        <w:r w:rsidR="00312341" w:rsidRPr="0086788C">
          <w:rPr>
            <w:rFonts w:ascii="Times New Roman" w:hAnsi="Times New Roman" w:cs="Times New Roman"/>
          </w:rPr>
          <w:t>significant</w:t>
        </w:r>
      </w:ins>
      <w:ins w:id="2383" w:author="Macon, Taydin Robert" w:date="2025-12-12T14:51:00Z" w16du:dateUtc="2025-12-12T22:51:00Z">
        <w:r w:rsidR="00312341" w:rsidRPr="0086788C">
          <w:rPr>
            <w:rFonts w:ascii="Times New Roman" w:hAnsi="Times New Roman" w:cs="Times New Roman"/>
          </w:rPr>
          <w:t xml:space="preserve"> </w:t>
        </w:r>
      </w:ins>
      <w:ins w:id="2384" w:author="Macon, Taydin Robert" w:date="2025-12-12T14:59:00Z" w16du:dateUtc="2025-12-12T22:59:00Z">
        <w:r w:rsidR="00312341" w:rsidRPr="0086788C">
          <w:rPr>
            <w:rFonts w:ascii="Times New Roman" w:hAnsi="Times New Roman" w:cs="Times New Roman"/>
          </w:rPr>
          <w:t>results</w:t>
        </w:r>
      </w:ins>
      <w:ins w:id="2385" w:author="Macon, Taydin Robert" w:date="2025-12-12T14:51:00Z" w16du:dateUtc="2025-12-12T22:51:00Z">
        <w:r w:rsidR="00312341" w:rsidRPr="0086788C">
          <w:rPr>
            <w:rFonts w:ascii="Times New Roman" w:hAnsi="Times New Roman" w:cs="Times New Roman"/>
          </w:rPr>
          <w:t xml:space="preserve"> found in this meta-analysis</w:t>
        </w:r>
      </w:ins>
      <w:ins w:id="2386" w:author="Macon, Taydin Robert" w:date="2025-12-31T10:59:00Z" w16du:dateUtc="2025-12-31T18:59:00Z">
        <w:r w:rsidR="0086788C" w:rsidRPr="0086788C">
          <w:rPr>
            <w:rFonts w:ascii="Times New Roman" w:hAnsi="Times New Roman" w:cs="Times New Roman"/>
          </w:rPr>
          <w:t>.</w:t>
        </w:r>
      </w:ins>
    </w:p>
    <w:p w14:paraId="6F0A04BB" w14:textId="5B6B90D1" w:rsidR="00DF77E1" w:rsidRPr="0086788C" w:rsidRDefault="00DF77E1" w:rsidP="00312341">
      <w:pPr>
        <w:spacing w:line="480" w:lineRule="auto"/>
        <w:ind w:firstLine="720"/>
        <w:contextualSpacing/>
        <w:rPr>
          <w:ins w:id="2387" w:author="Macon, Taydin Robert" w:date="2025-12-08T15:10:00Z" w16du:dateUtc="2025-12-08T23:10:00Z"/>
          <w:rFonts w:ascii="Times New Roman" w:hAnsi="Times New Roman" w:cs="Times New Roman"/>
        </w:rPr>
      </w:pPr>
      <w:ins w:id="2388" w:author="Macon, Taydin Robert" w:date="2025-12-08T14:56:00Z" w16du:dateUtc="2025-12-08T22:56:00Z">
        <w:r w:rsidRPr="0086788C">
          <w:rPr>
            <w:rFonts w:ascii="Times New Roman" w:hAnsi="Times New Roman" w:cs="Times New Roman"/>
          </w:rPr>
          <w:t xml:space="preserve">In both the site and sample level analyses, eDNA outperformed traditional </w:t>
        </w:r>
      </w:ins>
      <w:ins w:id="2389" w:author="Macon, Taydin Robert" w:date="2025-12-12T15:01:00Z" w16du:dateUtc="2025-12-12T23:01:00Z">
        <w:r w:rsidR="00312341" w:rsidRPr="0086788C">
          <w:rPr>
            <w:rFonts w:ascii="Times New Roman" w:hAnsi="Times New Roman" w:cs="Times New Roman"/>
          </w:rPr>
          <w:t xml:space="preserve">methods </w:t>
        </w:r>
      </w:ins>
      <w:ins w:id="2390" w:author="Macon, Taydin Robert" w:date="2025-12-11T11:19:00Z" w16du:dateUtc="2025-12-11T19:19:00Z">
        <w:r w:rsidR="00312341" w:rsidRPr="0086788C">
          <w:rPr>
            <w:rFonts w:ascii="Times New Roman" w:hAnsi="Times New Roman" w:cs="Times New Roman"/>
          </w:rPr>
          <w:t xml:space="preserve">for </w:t>
        </w:r>
      </w:ins>
      <w:ins w:id="2391" w:author="Macon, Taydin Robert" w:date="2025-12-08T14:56:00Z" w16du:dateUtc="2025-12-08T22:56:00Z">
        <w:r w:rsidRPr="0086788C">
          <w:rPr>
            <w:rFonts w:ascii="Times New Roman" w:hAnsi="Times New Roman" w:cs="Times New Roman"/>
          </w:rPr>
          <w:t>mollusks and fish</w:t>
        </w:r>
      </w:ins>
      <w:ins w:id="2392" w:author="Macon, Taydin Robert" w:date="2025-12-11T11:19:00Z" w16du:dateUtc="2025-12-11T19:19:00Z">
        <w:r w:rsidR="00312341" w:rsidRPr="0086788C">
          <w:rPr>
            <w:rFonts w:ascii="Times New Roman" w:hAnsi="Times New Roman" w:cs="Times New Roman"/>
          </w:rPr>
          <w:t>, both aquatic taxa</w:t>
        </w:r>
      </w:ins>
      <w:ins w:id="2393" w:author="Macon, Taydin Robert" w:date="2025-12-08T15:11:00Z" w16du:dateUtc="2025-12-08T23:11:00Z">
        <w:r w:rsidR="0099756B" w:rsidRPr="0086788C">
          <w:rPr>
            <w:rFonts w:ascii="Times New Roman" w:hAnsi="Times New Roman" w:cs="Times New Roman"/>
          </w:rPr>
          <w:t xml:space="preserve">. </w:t>
        </w:r>
      </w:ins>
      <w:ins w:id="2394" w:author="Macon, Taydin Robert" w:date="2025-12-12T15:07:00Z" w16du:dateUtc="2025-12-12T23:07:00Z">
        <w:r w:rsidR="00312341" w:rsidRPr="0086788C">
          <w:rPr>
            <w:rFonts w:ascii="Times New Roman" w:hAnsi="Times New Roman" w:cs="Times New Roman"/>
            <w:rPrChange w:id="2395" w:author="Macon, Taydin Robert" w:date="2025-12-31T11:26:00Z" w16du:dateUtc="2025-12-31T19:26:00Z">
              <w:rPr>
                <w:rFonts w:ascii="Times New Roman" w:hAnsi="Times New Roman" w:cs="Times New Roman"/>
                <w:highlight w:val="yellow"/>
              </w:rPr>
            </w:rPrChange>
          </w:rPr>
          <w:t>eDNA studies within aquatic environments for the detection of fish species are the most common studies since aquatics was the first system to implement this technique for species detection (</w:t>
        </w:r>
        <w:r w:rsidR="00312341" w:rsidRPr="002B72CB">
          <w:rPr>
            <w:rFonts w:ascii="Times New Roman" w:hAnsi="Times New Roman" w:cs="Times New Roman"/>
            <w:highlight w:val="green"/>
            <w:rPrChange w:id="2396" w:author="Macon, Taydin Robert" w:date="2026-02-10T09:59:00Z" w16du:dateUtc="2026-02-10T17:59:00Z">
              <w:rPr>
                <w:rFonts w:ascii="Times New Roman" w:hAnsi="Times New Roman" w:cs="Times New Roman"/>
                <w:highlight w:val="yellow"/>
              </w:rPr>
            </w:rPrChange>
          </w:rPr>
          <w:t>Ogram</w:t>
        </w:r>
        <w:r w:rsidR="00312341" w:rsidRPr="0086788C">
          <w:rPr>
            <w:rFonts w:ascii="Times New Roman" w:hAnsi="Times New Roman" w:cs="Times New Roman"/>
            <w:rPrChange w:id="2397" w:author="Macon, Taydin Robert" w:date="2025-12-31T11:26:00Z" w16du:dateUtc="2025-12-31T19:26:00Z">
              <w:rPr>
                <w:rFonts w:ascii="Times New Roman" w:hAnsi="Times New Roman" w:cs="Times New Roman"/>
                <w:highlight w:val="yellow"/>
              </w:rPr>
            </w:rPrChange>
          </w:rPr>
          <w:t xml:space="preserve"> </w:t>
        </w:r>
        <w:r w:rsidR="00312341" w:rsidRPr="0086788C">
          <w:rPr>
            <w:rFonts w:ascii="Times New Roman" w:hAnsi="Times New Roman" w:cs="Times New Roman"/>
            <w:i/>
            <w:iCs/>
            <w:rPrChange w:id="2398" w:author="Macon, Taydin Robert" w:date="2025-12-31T11:26:00Z" w16du:dateUtc="2025-12-31T19:26:00Z">
              <w:rPr>
                <w:rFonts w:ascii="Times New Roman" w:hAnsi="Times New Roman" w:cs="Times New Roman"/>
                <w:i/>
                <w:iCs/>
                <w:highlight w:val="yellow"/>
              </w:rPr>
            </w:rPrChange>
          </w:rPr>
          <w:t xml:space="preserve">et al., </w:t>
        </w:r>
        <w:r w:rsidR="00312341" w:rsidRPr="0086788C">
          <w:rPr>
            <w:rFonts w:ascii="Times New Roman" w:hAnsi="Times New Roman" w:cs="Times New Roman"/>
            <w:rPrChange w:id="2399" w:author="Macon, Taydin Robert" w:date="2025-12-31T11:26:00Z" w16du:dateUtc="2025-12-31T19:26:00Z">
              <w:rPr>
                <w:rFonts w:ascii="Times New Roman" w:hAnsi="Times New Roman" w:cs="Times New Roman"/>
                <w:highlight w:val="yellow"/>
              </w:rPr>
            </w:rPrChange>
          </w:rPr>
          <w:t xml:space="preserve">1987, </w:t>
        </w:r>
        <w:r w:rsidR="00312341" w:rsidRPr="00AB5A2C">
          <w:rPr>
            <w:rFonts w:ascii="Times New Roman" w:hAnsi="Times New Roman" w:cs="Times New Roman"/>
            <w:highlight w:val="green"/>
            <w:rPrChange w:id="2400" w:author="Macon, Taydin Robert" w:date="2026-02-10T09:01:00Z" w16du:dateUtc="2026-02-10T17:01:00Z">
              <w:rPr>
                <w:rFonts w:ascii="Times New Roman" w:hAnsi="Times New Roman" w:cs="Times New Roman"/>
                <w:highlight w:val="yellow"/>
              </w:rPr>
            </w:rPrChange>
          </w:rPr>
          <w:t>Ficetola</w:t>
        </w:r>
        <w:r w:rsidR="00312341" w:rsidRPr="0086788C">
          <w:rPr>
            <w:rFonts w:ascii="Times New Roman" w:hAnsi="Times New Roman" w:cs="Times New Roman"/>
            <w:rPrChange w:id="2401" w:author="Macon, Taydin Robert" w:date="2025-12-31T11:26:00Z" w16du:dateUtc="2025-12-31T19:26:00Z">
              <w:rPr>
                <w:rFonts w:ascii="Times New Roman" w:hAnsi="Times New Roman" w:cs="Times New Roman"/>
                <w:highlight w:val="yellow"/>
              </w:rPr>
            </w:rPrChange>
          </w:rPr>
          <w:t xml:space="preserve"> </w:t>
        </w:r>
        <w:r w:rsidR="00312341" w:rsidRPr="0086788C">
          <w:rPr>
            <w:rFonts w:ascii="Times New Roman" w:hAnsi="Times New Roman" w:cs="Times New Roman"/>
            <w:i/>
            <w:iCs/>
            <w:rPrChange w:id="2402" w:author="Macon, Taydin Robert" w:date="2025-12-31T11:26:00Z" w16du:dateUtc="2025-12-31T19:26:00Z">
              <w:rPr>
                <w:rFonts w:ascii="Times New Roman" w:hAnsi="Times New Roman" w:cs="Times New Roman"/>
                <w:i/>
                <w:iCs/>
                <w:highlight w:val="yellow"/>
              </w:rPr>
            </w:rPrChange>
          </w:rPr>
          <w:t xml:space="preserve">et al., </w:t>
        </w:r>
        <w:r w:rsidR="00312341" w:rsidRPr="0086788C">
          <w:rPr>
            <w:rFonts w:ascii="Times New Roman" w:hAnsi="Times New Roman" w:cs="Times New Roman"/>
            <w:rPrChange w:id="2403" w:author="Macon, Taydin Robert" w:date="2025-12-31T11:26:00Z" w16du:dateUtc="2025-12-31T19:26:00Z">
              <w:rPr>
                <w:rFonts w:ascii="Times New Roman" w:hAnsi="Times New Roman" w:cs="Times New Roman"/>
                <w:highlight w:val="yellow"/>
              </w:rPr>
            </w:rPrChange>
          </w:rPr>
          <w:t xml:space="preserve">2008, </w:t>
        </w:r>
        <w:r w:rsidR="00312341" w:rsidRPr="002B72CB">
          <w:rPr>
            <w:rFonts w:ascii="Times New Roman" w:hAnsi="Times New Roman" w:cs="Times New Roman"/>
            <w:highlight w:val="green"/>
            <w:rPrChange w:id="2404" w:author="Macon, Taydin Robert" w:date="2026-02-10T10:00:00Z" w16du:dateUtc="2026-02-10T18:00:00Z">
              <w:rPr>
                <w:rFonts w:ascii="Times New Roman" w:hAnsi="Times New Roman" w:cs="Times New Roman"/>
                <w:highlight w:val="yellow"/>
              </w:rPr>
            </w:rPrChange>
          </w:rPr>
          <w:t>Jerde</w:t>
        </w:r>
        <w:r w:rsidR="00312341" w:rsidRPr="0086788C">
          <w:rPr>
            <w:rFonts w:ascii="Times New Roman" w:hAnsi="Times New Roman" w:cs="Times New Roman"/>
            <w:rPrChange w:id="2405" w:author="Macon, Taydin Robert" w:date="2025-12-31T11:26:00Z" w16du:dateUtc="2025-12-31T19:26:00Z">
              <w:rPr>
                <w:rFonts w:ascii="Times New Roman" w:hAnsi="Times New Roman" w:cs="Times New Roman"/>
                <w:highlight w:val="yellow"/>
              </w:rPr>
            </w:rPrChange>
          </w:rPr>
          <w:t xml:space="preserve"> </w:t>
        </w:r>
        <w:r w:rsidR="00312341" w:rsidRPr="0086788C">
          <w:rPr>
            <w:rFonts w:ascii="Times New Roman" w:hAnsi="Times New Roman" w:cs="Times New Roman"/>
            <w:i/>
            <w:iCs/>
            <w:rPrChange w:id="2406" w:author="Macon, Taydin Robert" w:date="2025-12-31T11:26:00Z" w16du:dateUtc="2025-12-31T19:26:00Z">
              <w:rPr>
                <w:rFonts w:ascii="Times New Roman" w:hAnsi="Times New Roman" w:cs="Times New Roman"/>
                <w:i/>
                <w:iCs/>
                <w:highlight w:val="yellow"/>
              </w:rPr>
            </w:rPrChange>
          </w:rPr>
          <w:t xml:space="preserve">et al., </w:t>
        </w:r>
        <w:r w:rsidR="00312341" w:rsidRPr="0086788C">
          <w:rPr>
            <w:rFonts w:ascii="Times New Roman" w:hAnsi="Times New Roman" w:cs="Times New Roman"/>
            <w:rPrChange w:id="2407" w:author="Macon, Taydin Robert" w:date="2025-12-31T11:26:00Z" w16du:dateUtc="2025-12-31T19:26:00Z">
              <w:rPr>
                <w:rFonts w:ascii="Times New Roman" w:hAnsi="Times New Roman" w:cs="Times New Roman"/>
                <w:highlight w:val="yellow"/>
              </w:rPr>
            </w:rPrChange>
          </w:rPr>
          <w:t xml:space="preserve">2011 ), </w:t>
        </w:r>
      </w:ins>
      <w:ins w:id="2408" w:author="Macon, Taydin Robert" w:date="2026-02-10T10:00:00Z" w16du:dateUtc="2026-02-10T18:00:00Z">
        <w:r w:rsidR="002B72CB" w:rsidRPr="002B72CB">
          <w:rPr>
            <w:rFonts w:ascii="Times New Roman" w:hAnsi="Times New Roman" w:cs="Times New Roman"/>
          </w:rPr>
          <w:t>Perhaps</w:t>
        </w:r>
      </w:ins>
      <w:ins w:id="2409" w:author="Macon, Taydin Robert" w:date="2025-12-12T15:07:00Z" w16du:dateUtc="2025-12-12T23:07:00Z">
        <w:r w:rsidR="00312341" w:rsidRPr="0086788C">
          <w:rPr>
            <w:rFonts w:ascii="Times New Roman" w:hAnsi="Times New Roman" w:cs="Times New Roman"/>
            <w:rPrChange w:id="2410" w:author="Macon, Taydin Robert" w:date="2025-12-31T11:26:00Z" w16du:dateUtc="2025-12-31T19:26:00Z">
              <w:rPr>
                <w:rFonts w:ascii="Times New Roman" w:hAnsi="Times New Roman" w:cs="Times New Roman"/>
                <w:highlight w:val="yellow"/>
              </w:rPr>
            </w:rPrChange>
          </w:rPr>
          <w:t xml:space="preserve"> it is the extensive nature of these studies that has allows for eDNA to have significantly better success in species detection compared to traditional methods.</w:t>
        </w:r>
      </w:ins>
      <w:ins w:id="2411" w:author="Macon, Taydin Robert" w:date="2025-12-12T15:08:00Z" w16du:dateUtc="2025-12-12T23:08:00Z">
        <w:r w:rsidR="00312341" w:rsidRPr="0086788C">
          <w:rPr>
            <w:rFonts w:ascii="Times New Roman" w:hAnsi="Times New Roman" w:cs="Times New Roman"/>
          </w:rPr>
          <w:t xml:space="preserve"> </w:t>
        </w:r>
      </w:ins>
      <w:ins w:id="2412" w:author="Macon, Taydin Robert" w:date="2026-02-10T10:00:00Z" w16du:dateUtc="2026-02-10T18:00:00Z">
        <w:r w:rsidR="002B72CB" w:rsidRPr="0086788C">
          <w:rPr>
            <w:rFonts w:ascii="Times New Roman" w:hAnsi="Times New Roman" w:cs="Times New Roman"/>
          </w:rPr>
          <w:t>Another</w:t>
        </w:r>
      </w:ins>
      <w:ins w:id="2413" w:author="Macon, Taydin Robert" w:date="2025-12-12T15:08:00Z" w16du:dateUtc="2025-12-12T23:08:00Z">
        <w:r w:rsidR="00312341" w:rsidRPr="0086788C">
          <w:rPr>
            <w:rFonts w:ascii="Times New Roman" w:hAnsi="Times New Roman" w:cs="Times New Roman"/>
          </w:rPr>
          <w:t xml:space="preserve"> consideration in its effectiveness for these taxa are the </w:t>
        </w:r>
      </w:ins>
      <w:ins w:id="2414" w:author="Macon, Taydin Robert" w:date="2025-12-11T11:20:00Z" w16du:dateUtc="2025-12-11T19:20:00Z">
        <w:r w:rsidR="00312341" w:rsidRPr="0086788C">
          <w:rPr>
            <w:rFonts w:ascii="Times New Roman" w:hAnsi="Times New Roman" w:cs="Times New Roman"/>
          </w:rPr>
          <w:t xml:space="preserve">aquatic </w:t>
        </w:r>
      </w:ins>
      <w:ins w:id="2415" w:author="Macon, Taydin Robert" w:date="2025-12-08T14:56:00Z" w16du:dateUtc="2025-12-08T22:56:00Z">
        <w:r w:rsidRPr="0086788C">
          <w:rPr>
            <w:rFonts w:ascii="Times New Roman" w:hAnsi="Times New Roman" w:cs="Times New Roman"/>
          </w:rPr>
          <w:t>environment</w:t>
        </w:r>
      </w:ins>
      <w:ins w:id="2416" w:author="Macon, Taydin Robert" w:date="2025-12-11T11:20:00Z" w16du:dateUtc="2025-12-11T19:20:00Z">
        <w:r w:rsidR="00312341" w:rsidRPr="0086788C">
          <w:rPr>
            <w:rFonts w:ascii="Times New Roman" w:hAnsi="Times New Roman" w:cs="Times New Roman"/>
          </w:rPr>
          <w:t>s</w:t>
        </w:r>
      </w:ins>
      <w:ins w:id="2417" w:author="Macon, Taydin Robert" w:date="2025-12-12T15:08:00Z" w16du:dateUtc="2025-12-12T23:08:00Z">
        <w:r w:rsidR="00312341" w:rsidRPr="0086788C">
          <w:rPr>
            <w:rFonts w:ascii="Times New Roman" w:hAnsi="Times New Roman" w:cs="Times New Roman"/>
          </w:rPr>
          <w:t xml:space="preserve"> the samples are pulled form.</w:t>
        </w:r>
      </w:ins>
      <w:ins w:id="2418" w:author="Macon, Taydin Robert" w:date="2025-12-08T14:56:00Z" w16du:dateUtc="2025-12-08T22:56:00Z">
        <w:r w:rsidRPr="0086788C">
          <w:rPr>
            <w:rFonts w:ascii="Times New Roman" w:hAnsi="Times New Roman" w:cs="Times New Roman"/>
          </w:rPr>
          <w:t xml:space="preserve"> </w:t>
        </w:r>
      </w:ins>
      <w:ins w:id="2419" w:author="Macon, Taydin Robert" w:date="2025-12-12T15:08:00Z" w16du:dateUtc="2025-12-12T23:08:00Z">
        <w:r w:rsidR="00312341" w:rsidRPr="0086788C">
          <w:rPr>
            <w:rFonts w:ascii="Times New Roman" w:hAnsi="Times New Roman" w:cs="Times New Roman"/>
          </w:rPr>
          <w:t>W</w:t>
        </w:r>
      </w:ins>
      <w:ins w:id="2420" w:author="Macon, Taydin Robert" w:date="2025-12-08T14:56:00Z" w16du:dateUtc="2025-12-08T22:56:00Z">
        <w:r w:rsidRPr="0086788C">
          <w:rPr>
            <w:rFonts w:ascii="Times New Roman" w:hAnsi="Times New Roman" w:cs="Times New Roman"/>
          </w:rPr>
          <w:t xml:space="preserve">ater currents may be efficiently and more evenly distributing shed DNA from species of interest compared to eDNA shed by an organism found within </w:t>
        </w:r>
      </w:ins>
      <w:ins w:id="2421" w:author="Macon, Taydin Robert" w:date="2025-12-12T15:09:00Z" w16du:dateUtc="2025-12-12T23:09:00Z">
        <w:r w:rsidR="00312341" w:rsidRPr="0086788C">
          <w:rPr>
            <w:rFonts w:ascii="Times New Roman" w:hAnsi="Times New Roman" w:cs="Times New Roman"/>
          </w:rPr>
          <w:t>other substrates such</w:t>
        </w:r>
      </w:ins>
      <w:ins w:id="2422" w:author="Macon, Taydin Robert" w:date="2026-02-10T10:00:00Z" w16du:dateUtc="2026-02-10T18:00:00Z">
        <w:r w:rsidR="002B72CB">
          <w:rPr>
            <w:rFonts w:ascii="Times New Roman" w:hAnsi="Times New Roman" w:cs="Times New Roman"/>
          </w:rPr>
          <w:t xml:space="preserve"> </w:t>
        </w:r>
      </w:ins>
      <w:ins w:id="2423" w:author="Macon, Taydin Robert" w:date="2025-12-12T15:09:00Z" w16du:dateUtc="2025-12-12T23:09:00Z">
        <w:r w:rsidR="00312341" w:rsidRPr="0086788C">
          <w:rPr>
            <w:rFonts w:ascii="Times New Roman" w:hAnsi="Times New Roman" w:cs="Times New Roman"/>
          </w:rPr>
          <w:t xml:space="preserve">as soil, </w:t>
        </w:r>
      </w:ins>
      <w:ins w:id="2424" w:author="Macon, Taydin Robert" w:date="2025-12-08T14:56:00Z" w16du:dateUtc="2025-12-08T22:56:00Z">
        <w:r w:rsidRPr="0086788C">
          <w:rPr>
            <w:rFonts w:ascii="Times New Roman" w:hAnsi="Times New Roman" w:cs="Times New Roman"/>
          </w:rPr>
          <w:t>where there is comparatively little disruption. For example, one aquatic study found invertebrate eDNA to have traveled nearly 10 km downstream from its source organisms (</w:t>
        </w:r>
        <w:r w:rsidRPr="002B72CB">
          <w:rPr>
            <w:rFonts w:ascii="Times New Roman" w:hAnsi="Times New Roman" w:cs="Times New Roman"/>
            <w:highlight w:val="green"/>
            <w:rPrChange w:id="2425" w:author="Macon, Taydin Robert" w:date="2026-02-10T10:01:00Z" w16du:dateUtc="2026-02-10T18:01:00Z">
              <w:rPr>
                <w:rFonts w:ascii="Times New Roman" w:hAnsi="Times New Roman" w:cs="Times New Roman"/>
              </w:rPr>
            </w:rPrChange>
          </w:rPr>
          <w:t>Deiner</w:t>
        </w:r>
        <w:r w:rsidRPr="0086788C">
          <w:rPr>
            <w:rFonts w:ascii="Times New Roman" w:hAnsi="Times New Roman" w:cs="Times New Roman"/>
          </w:rPr>
          <w:t xml:space="preserve"> </w:t>
        </w:r>
        <w:r w:rsidRPr="0086788C">
          <w:rPr>
            <w:rFonts w:ascii="Times New Roman" w:hAnsi="Times New Roman" w:cs="Times New Roman"/>
            <w:i/>
            <w:iCs/>
          </w:rPr>
          <w:t xml:space="preserve">et al., </w:t>
        </w:r>
        <w:r w:rsidRPr="0086788C">
          <w:rPr>
            <w:rFonts w:ascii="Times New Roman" w:hAnsi="Times New Roman" w:cs="Times New Roman"/>
          </w:rPr>
          <w:t xml:space="preserve">2014). </w:t>
        </w:r>
      </w:ins>
      <w:ins w:id="2426" w:author="Macon, Taydin Robert" w:date="2025-12-08T15:01:00Z" w16du:dateUtc="2025-12-08T23:01:00Z">
        <w:r w:rsidR="00B62D5B" w:rsidRPr="0086788C">
          <w:rPr>
            <w:rFonts w:ascii="Times New Roman" w:hAnsi="Times New Roman" w:cs="Times New Roman"/>
          </w:rPr>
          <w:t xml:space="preserve">The ability </w:t>
        </w:r>
      </w:ins>
      <w:ins w:id="2427" w:author="Macon, Taydin Robert" w:date="2025-12-08T15:02:00Z" w16du:dateUtc="2025-12-08T23:02:00Z">
        <w:r w:rsidR="00B62D5B" w:rsidRPr="0086788C">
          <w:rPr>
            <w:rFonts w:ascii="Times New Roman" w:hAnsi="Times New Roman" w:cs="Times New Roman"/>
          </w:rPr>
          <w:t xml:space="preserve">for this DNA to </w:t>
        </w:r>
        <w:r w:rsidR="00EA4ACA" w:rsidRPr="0086788C">
          <w:rPr>
            <w:rFonts w:ascii="Times New Roman" w:hAnsi="Times New Roman" w:cs="Times New Roman"/>
          </w:rPr>
          <w:t>speared</w:t>
        </w:r>
        <w:r w:rsidR="00B62D5B" w:rsidRPr="0086788C">
          <w:rPr>
            <w:rFonts w:ascii="Times New Roman" w:hAnsi="Times New Roman" w:cs="Times New Roman"/>
          </w:rPr>
          <w:t xml:space="preserve"> throughout </w:t>
        </w:r>
        <w:r w:rsidR="00EA4ACA" w:rsidRPr="0086788C">
          <w:rPr>
            <w:rFonts w:ascii="Times New Roman" w:hAnsi="Times New Roman" w:cs="Times New Roman"/>
          </w:rPr>
          <w:t xml:space="preserve">the environment </w:t>
        </w:r>
      </w:ins>
      <w:ins w:id="2428" w:author="Macon, Taydin Robert" w:date="2025-12-11T11:21:00Z" w16du:dateUtc="2025-12-11T19:21:00Z">
        <w:r w:rsidR="00312341" w:rsidRPr="0086788C">
          <w:rPr>
            <w:rFonts w:ascii="Times New Roman" w:hAnsi="Times New Roman" w:cs="Times New Roman"/>
          </w:rPr>
          <w:t xml:space="preserve">potentially </w:t>
        </w:r>
      </w:ins>
      <w:ins w:id="2429" w:author="Macon, Taydin Robert" w:date="2025-12-08T15:02:00Z" w16du:dateUtc="2025-12-08T23:02:00Z">
        <w:r w:rsidR="00EA4ACA" w:rsidRPr="0086788C">
          <w:rPr>
            <w:rFonts w:ascii="Times New Roman" w:hAnsi="Times New Roman" w:cs="Times New Roman"/>
          </w:rPr>
          <w:t xml:space="preserve">makes species detections using water eDNA have a higher probability of </w:t>
        </w:r>
      </w:ins>
      <w:ins w:id="2430" w:author="Macon, Taydin Robert" w:date="2025-12-08T15:03:00Z" w16du:dateUtc="2025-12-08T23:03:00Z">
        <w:r w:rsidR="002D3BDC" w:rsidRPr="0086788C">
          <w:rPr>
            <w:rFonts w:ascii="Times New Roman" w:hAnsi="Times New Roman" w:cs="Times New Roman"/>
          </w:rPr>
          <w:t xml:space="preserve">detection. </w:t>
        </w:r>
      </w:ins>
      <w:ins w:id="2431" w:author="Macon, Taydin Robert" w:date="2025-12-08T14:56:00Z" w16du:dateUtc="2025-12-08T22:56:00Z">
        <w:r w:rsidRPr="0086788C">
          <w:rPr>
            <w:rFonts w:ascii="Times New Roman" w:hAnsi="Times New Roman" w:cs="Times New Roman"/>
          </w:rPr>
          <w:t xml:space="preserve">Conversely, the movement of eDNA within soil substrates is not well understood but assumed to make little lateral movement and </w:t>
        </w:r>
        <w:r w:rsidRPr="0086788C">
          <w:rPr>
            <w:rFonts w:ascii="Times New Roman" w:hAnsi="Times New Roman" w:cs="Times New Roman"/>
          </w:rPr>
          <w:lastRenderedPageBreak/>
          <w:t>primarily displaced by weather events such as rainfall (</w:t>
        </w:r>
        <w:r w:rsidRPr="00AE7997">
          <w:rPr>
            <w:rFonts w:ascii="Times New Roman" w:hAnsi="Times New Roman" w:cs="Times New Roman"/>
            <w:highlight w:val="green"/>
            <w:rPrChange w:id="2432" w:author="Macon, Taydin Robert" w:date="2026-02-10T10:10:00Z" w16du:dateUtc="2026-02-10T18:10:00Z">
              <w:rPr>
                <w:rFonts w:ascii="Times New Roman" w:hAnsi="Times New Roman" w:cs="Times New Roman"/>
              </w:rPr>
            </w:rPrChange>
          </w:rPr>
          <w:t>Talbert</w:t>
        </w:r>
        <w:r w:rsidRPr="0086788C">
          <w:rPr>
            <w:rFonts w:ascii="Times New Roman" w:hAnsi="Times New Roman" w:cs="Times New Roman"/>
          </w:rPr>
          <w:t xml:space="preserve"> </w:t>
        </w:r>
        <w:r w:rsidRPr="0086788C">
          <w:rPr>
            <w:rFonts w:ascii="Times New Roman" w:hAnsi="Times New Roman" w:cs="Times New Roman"/>
            <w:i/>
            <w:iCs/>
          </w:rPr>
          <w:t xml:space="preserve">et al., </w:t>
        </w:r>
        <w:r w:rsidRPr="0086788C">
          <w:rPr>
            <w:rFonts w:ascii="Times New Roman" w:hAnsi="Times New Roman" w:cs="Times New Roman"/>
          </w:rPr>
          <w:t xml:space="preserve">2018, </w:t>
        </w:r>
        <w:r w:rsidRPr="00AE7997">
          <w:rPr>
            <w:rFonts w:ascii="Times New Roman" w:hAnsi="Times New Roman" w:cs="Times New Roman"/>
            <w:highlight w:val="green"/>
            <w:rPrChange w:id="2433" w:author="Macon, Taydin Robert" w:date="2026-02-10T10:10:00Z" w16du:dateUtc="2026-02-10T18:10:00Z">
              <w:rPr>
                <w:rFonts w:ascii="Times New Roman" w:hAnsi="Times New Roman" w:cs="Times New Roman"/>
              </w:rPr>
            </w:rPrChange>
          </w:rPr>
          <w:t>Valentin</w:t>
        </w:r>
        <w:r w:rsidRPr="0086788C">
          <w:rPr>
            <w:rFonts w:ascii="Times New Roman" w:hAnsi="Times New Roman" w:cs="Times New Roman"/>
          </w:rPr>
          <w:t xml:space="preserve"> </w:t>
        </w:r>
        <w:r w:rsidRPr="0086788C">
          <w:rPr>
            <w:rFonts w:ascii="Times New Roman" w:hAnsi="Times New Roman" w:cs="Times New Roman"/>
            <w:i/>
            <w:iCs/>
          </w:rPr>
          <w:t xml:space="preserve">et al., </w:t>
        </w:r>
        <w:r w:rsidRPr="0086788C">
          <w:rPr>
            <w:rFonts w:ascii="Times New Roman" w:hAnsi="Times New Roman" w:cs="Times New Roman"/>
          </w:rPr>
          <w:t xml:space="preserve">2020). This would mean successful sampling of species eDNA within soil </w:t>
        </w:r>
      </w:ins>
      <w:ins w:id="2434" w:author="Macon, Taydin Robert" w:date="2025-12-12T15:09:00Z" w16du:dateUtc="2025-12-12T23:09:00Z">
        <w:r w:rsidR="00312341" w:rsidRPr="0086788C">
          <w:rPr>
            <w:rFonts w:ascii="Times New Roman" w:hAnsi="Times New Roman" w:cs="Times New Roman"/>
          </w:rPr>
          <w:t xml:space="preserve">or another relatively static </w:t>
        </w:r>
      </w:ins>
      <w:ins w:id="2435" w:author="Macon, Taydin Robert" w:date="2025-12-12T15:10:00Z" w16du:dateUtc="2025-12-12T23:10:00Z">
        <w:r w:rsidR="00312341" w:rsidRPr="0086788C">
          <w:rPr>
            <w:rFonts w:ascii="Times New Roman" w:hAnsi="Times New Roman" w:cs="Times New Roman"/>
          </w:rPr>
          <w:t>medium</w:t>
        </w:r>
      </w:ins>
      <w:ins w:id="2436" w:author="Macon, Taydin Robert" w:date="2025-12-12T15:09:00Z" w16du:dateUtc="2025-12-12T23:09:00Z">
        <w:r w:rsidR="00312341" w:rsidRPr="0086788C">
          <w:rPr>
            <w:rFonts w:ascii="Times New Roman" w:hAnsi="Times New Roman" w:cs="Times New Roman"/>
          </w:rPr>
          <w:t xml:space="preserve"> </w:t>
        </w:r>
      </w:ins>
      <w:ins w:id="2437" w:author="Macon, Taydin Robert" w:date="2025-12-08T14:56:00Z" w16du:dateUtc="2025-12-08T22:56:00Z">
        <w:r w:rsidRPr="0086788C">
          <w:rPr>
            <w:rFonts w:ascii="Times New Roman" w:hAnsi="Times New Roman" w:cs="Times New Roman"/>
          </w:rPr>
          <w:t>would have to come from a sample relatively close to the organism, whereas eDNA from an aquatic organism can be detected at greater distances from its origin</w:t>
        </w:r>
      </w:ins>
      <w:ins w:id="2438" w:author="Macon, Taydin Robert" w:date="2025-12-12T15:10:00Z" w16du:dateUtc="2025-12-12T23:10:00Z">
        <w:r w:rsidR="00312341" w:rsidRPr="0086788C">
          <w:rPr>
            <w:rFonts w:ascii="Times New Roman" w:hAnsi="Times New Roman" w:cs="Times New Roman"/>
          </w:rPr>
          <w:t xml:space="preserve"> due to the dynamic nature of the environment it is in</w:t>
        </w:r>
      </w:ins>
      <w:ins w:id="2439" w:author="Macon, Taydin Robert" w:date="2025-12-08T14:56:00Z" w16du:dateUtc="2025-12-08T22:56:00Z">
        <w:r w:rsidRPr="0086788C">
          <w:rPr>
            <w:rFonts w:ascii="Times New Roman" w:hAnsi="Times New Roman" w:cs="Times New Roman"/>
          </w:rPr>
          <w:t>.</w:t>
        </w:r>
      </w:ins>
    </w:p>
    <w:p w14:paraId="6E537EC5" w14:textId="68337E24" w:rsidR="00312341" w:rsidRPr="0086788C" w:rsidRDefault="00D748A1" w:rsidP="0086788C">
      <w:pPr>
        <w:spacing w:line="480" w:lineRule="auto"/>
        <w:ind w:firstLine="720"/>
        <w:contextualSpacing/>
        <w:rPr>
          <w:ins w:id="2440" w:author="Macon, Taydin Robert" w:date="2025-12-09T10:49:00Z" w16du:dateUtc="2025-12-09T18:49:00Z"/>
          <w:rFonts w:ascii="Times New Roman" w:hAnsi="Times New Roman" w:cs="Times New Roman"/>
          <w:rPrChange w:id="2441" w:author="Macon, Taydin Robert" w:date="2025-12-31T11:26:00Z" w16du:dateUtc="2025-12-31T19:26:00Z">
            <w:rPr>
              <w:ins w:id="2442" w:author="Macon, Taydin Robert" w:date="2025-12-09T10:49:00Z" w16du:dateUtc="2025-12-09T18:49:00Z"/>
              <w:rFonts w:ascii="Times New Roman" w:hAnsi="Times New Roman" w:cs="Times New Roman"/>
              <w:highlight w:val="red"/>
            </w:rPr>
          </w:rPrChange>
        </w:rPr>
      </w:pPr>
      <w:ins w:id="2443" w:author="Macon, Taydin Robert" w:date="2025-12-09T10:49:00Z" w16du:dateUtc="2025-12-09T18:49:00Z">
        <w:r w:rsidRPr="0086788C">
          <w:rPr>
            <w:rFonts w:ascii="Times New Roman" w:hAnsi="Times New Roman" w:cs="Times New Roman"/>
          </w:rPr>
          <w:t xml:space="preserve">For non-crustacean arthropods, </w:t>
        </w:r>
      </w:ins>
      <w:ins w:id="2444" w:author="Macon, Taydin Robert" w:date="2025-12-09T15:01:00Z" w16du:dateUtc="2025-12-09T23:01:00Z">
        <w:r w:rsidR="00862B7E" w:rsidRPr="0086788C">
          <w:rPr>
            <w:rFonts w:ascii="Times New Roman" w:hAnsi="Times New Roman" w:cs="Times New Roman"/>
          </w:rPr>
          <w:t>96%</w:t>
        </w:r>
      </w:ins>
      <w:ins w:id="2445" w:author="Macon, Taydin Robert" w:date="2025-12-09T10:49:00Z" w16du:dateUtc="2025-12-09T18:49:00Z">
        <w:r w:rsidRPr="0086788C">
          <w:rPr>
            <w:rFonts w:ascii="Times New Roman" w:hAnsi="Times New Roman" w:cs="Times New Roman"/>
          </w:rPr>
          <w:t xml:space="preserve"> of these datapoints came from 1 </w:t>
        </w:r>
      </w:ins>
      <w:ins w:id="2446" w:author="Macon, Taydin Robert" w:date="2025-12-09T15:01:00Z" w16du:dateUtc="2025-12-09T23:01:00Z">
        <w:r w:rsidR="00862B7E" w:rsidRPr="0086788C">
          <w:rPr>
            <w:rFonts w:ascii="Times New Roman" w:hAnsi="Times New Roman" w:cs="Times New Roman"/>
          </w:rPr>
          <w:t>paper</w:t>
        </w:r>
      </w:ins>
      <w:ins w:id="2447" w:author="Macon, Taydin Robert" w:date="2025-12-09T11:12:00Z" w16du:dateUtc="2025-12-09T19:12:00Z">
        <w:r w:rsidR="000A15DE" w:rsidRPr="0086788C">
          <w:rPr>
            <w:rFonts w:ascii="Times New Roman" w:hAnsi="Times New Roman" w:cs="Times New Roman"/>
          </w:rPr>
          <w:t>.</w:t>
        </w:r>
      </w:ins>
      <w:ins w:id="2448" w:author="Macon, Taydin Robert" w:date="2025-12-09T10:49:00Z" w16du:dateUtc="2025-12-09T18:49:00Z">
        <w:r w:rsidRPr="0086788C">
          <w:rPr>
            <w:rFonts w:ascii="Times New Roman" w:hAnsi="Times New Roman" w:cs="Times New Roman"/>
          </w:rPr>
          <w:t xml:space="preserve"> </w:t>
        </w:r>
      </w:ins>
      <w:ins w:id="2449" w:author="Macon, Taydin Robert" w:date="2025-12-09T11:12:00Z" w16du:dateUtc="2025-12-09T19:12:00Z">
        <w:r w:rsidR="00F71345" w:rsidRPr="0086788C">
          <w:rPr>
            <w:rFonts w:ascii="Times New Roman" w:hAnsi="Times New Roman" w:cs="Times New Roman"/>
          </w:rPr>
          <w:t>T</w:t>
        </w:r>
      </w:ins>
      <w:ins w:id="2450" w:author="Macon, Taydin Robert" w:date="2025-12-09T10:49:00Z" w16du:dateUtc="2025-12-09T18:49:00Z">
        <w:r w:rsidRPr="0086788C">
          <w:rPr>
            <w:rFonts w:ascii="Times New Roman" w:hAnsi="Times New Roman" w:cs="Times New Roman"/>
          </w:rPr>
          <w:t xml:space="preserve">his lack in diversity could have contributed to eDNA’s </w:t>
        </w:r>
      </w:ins>
      <w:ins w:id="2451" w:author="Macon, Taydin Robert" w:date="2025-12-12T15:22:00Z" w16du:dateUtc="2025-12-12T23:22:00Z">
        <w:r w:rsidR="00312341" w:rsidRPr="0086788C">
          <w:rPr>
            <w:rFonts w:ascii="Times New Roman" w:hAnsi="Times New Roman" w:cs="Times New Roman"/>
          </w:rPr>
          <w:t>poor</w:t>
        </w:r>
      </w:ins>
      <w:ins w:id="2452" w:author="Macon, Taydin Robert" w:date="2025-12-09T10:49:00Z" w16du:dateUtc="2025-12-09T18:49:00Z">
        <w:r w:rsidRPr="0086788C">
          <w:rPr>
            <w:rFonts w:ascii="Times New Roman" w:hAnsi="Times New Roman" w:cs="Times New Roman"/>
          </w:rPr>
          <w:t xml:space="preserve"> success in species detection compared to traditional trapping methods</w:t>
        </w:r>
      </w:ins>
      <w:ins w:id="2453" w:author="Macon, Taydin Robert" w:date="2025-12-09T11:12:00Z" w16du:dateUtc="2025-12-09T19:12:00Z">
        <w:r w:rsidR="00F71345" w:rsidRPr="0086788C">
          <w:rPr>
            <w:rFonts w:ascii="Times New Roman" w:hAnsi="Times New Roman" w:cs="Times New Roman"/>
          </w:rPr>
          <w:t xml:space="preserve"> for both site and sample level analyses</w:t>
        </w:r>
      </w:ins>
      <w:ins w:id="2454" w:author="Macon, Taydin Robert" w:date="2025-12-09T15:06:00Z" w16du:dateUtc="2025-12-09T23:06:00Z">
        <w:r w:rsidR="002E720E" w:rsidRPr="0086788C">
          <w:rPr>
            <w:rFonts w:ascii="Times New Roman" w:hAnsi="Times New Roman" w:cs="Times New Roman"/>
          </w:rPr>
          <w:t xml:space="preserve">; in both site and sample analyses, we saw eDNA having </w:t>
        </w:r>
        <w:r w:rsidR="00381DF2" w:rsidRPr="0086788C">
          <w:rPr>
            <w:rFonts w:ascii="Times New Roman" w:hAnsi="Times New Roman" w:cs="Times New Roman"/>
          </w:rPr>
          <w:t>a significantly lower probability of dete</w:t>
        </w:r>
      </w:ins>
      <w:ins w:id="2455" w:author="Macon, Taydin Robert" w:date="2025-12-09T15:07:00Z" w16du:dateUtc="2025-12-09T23:07:00Z">
        <w:r w:rsidR="00381DF2" w:rsidRPr="0086788C">
          <w:rPr>
            <w:rFonts w:ascii="Times New Roman" w:hAnsi="Times New Roman" w:cs="Times New Roman"/>
          </w:rPr>
          <w:t>ction compared to standard detection methods</w:t>
        </w:r>
        <w:r w:rsidR="008345F5" w:rsidRPr="0086788C">
          <w:rPr>
            <w:rFonts w:ascii="Times New Roman" w:hAnsi="Times New Roman" w:cs="Times New Roman"/>
          </w:rPr>
          <w:t xml:space="preserve">. </w:t>
        </w:r>
      </w:ins>
      <w:ins w:id="2456" w:author="Macon, Taydin Robert" w:date="2025-12-09T11:12:00Z" w16du:dateUtc="2025-12-09T19:12:00Z">
        <w:r w:rsidR="00F71345" w:rsidRPr="0086788C">
          <w:rPr>
            <w:rFonts w:ascii="Times New Roman" w:hAnsi="Times New Roman" w:cs="Times New Roman"/>
          </w:rPr>
          <w:t xml:space="preserve"> </w:t>
        </w:r>
      </w:ins>
      <w:ins w:id="2457" w:author="Macon, Taydin Robert" w:date="2025-12-09T15:08:00Z" w16du:dateUtc="2025-12-09T23:08:00Z">
        <w:r w:rsidR="00751744" w:rsidRPr="0086788C">
          <w:rPr>
            <w:rFonts w:ascii="Times New Roman" w:hAnsi="Times New Roman" w:cs="Times New Roman"/>
          </w:rPr>
          <w:t xml:space="preserve">Although there is a </w:t>
        </w:r>
        <w:r w:rsidR="009A57AA" w:rsidRPr="0086788C">
          <w:rPr>
            <w:rFonts w:ascii="Times New Roman" w:hAnsi="Times New Roman" w:cs="Times New Roman"/>
          </w:rPr>
          <w:t>large</w:t>
        </w:r>
        <w:r w:rsidR="00751744" w:rsidRPr="0086788C">
          <w:rPr>
            <w:rFonts w:ascii="Times New Roman" w:hAnsi="Times New Roman" w:cs="Times New Roman"/>
          </w:rPr>
          <w:t xml:space="preserve"> </w:t>
        </w:r>
      </w:ins>
      <w:ins w:id="2458" w:author="Macon, Taydin Robert" w:date="2025-12-11T11:22:00Z" w16du:dateUtc="2025-12-11T19:22:00Z">
        <w:r w:rsidR="00312341" w:rsidRPr="0086788C">
          <w:rPr>
            <w:rFonts w:ascii="Times New Roman" w:hAnsi="Times New Roman" w:cs="Times New Roman"/>
          </w:rPr>
          <w:t>array</w:t>
        </w:r>
      </w:ins>
      <w:ins w:id="2459" w:author="Macon, Taydin Robert" w:date="2025-12-09T15:08:00Z" w16du:dateUtc="2025-12-09T23:08:00Z">
        <w:r w:rsidR="00751744" w:rsidRPr="0086788C">
          <w:rPr>
            <w:rFonts w:ascii="Times New Roman" w:hAnsi="Times New Roman" w:cs="Times New Roman"/>
          </w:rPr>
          <w:t xml:space="preserve"> of </w:t>
        </w:r>
      </w:ins>
      <w:ins w:id="2460" w:author="Macon, Taydin Robert" w:date="2025-12-09T15:02:00Z" w16du:dateUtc="2025-12-09T23:02:00Z">
        <w:r w:rsidR="00BB56BC" w:rsidRPr="0086788C">
          <w:rPr>
            <w:rFonts w:ascii="Times New Roman" w:hAnsi="Times New Roman" w:cs="Times New Roman"/>
          </w:rPr>
          <w:t>papers using eDNA metabarcoding for arthropod detection</w:t>
        </w:r>
      </w:ins>
      <w:ins w:id="2461" w:author="Macon, Taydin Robert" w:date="2025-12-09T15:09:00Z" w16du:dateUtc="2025-12-09T23:09:00Z">
        <w:r w:rsidR="009A57AA" w:rsidRPr="0086788C">
          <w:rPr>
            <w:rFonts w:ascii="Times New Roman" w:hAnsi="Times New Roman" w:cs="Times New Roman"/>
          </w:rPr>
          <w:t xml:space="preserve"> in the available literature</w:t>
        </w:r>
      </w:ins>
      <w:ins w:id="2462" w:author="Macon, Taydin Robert" w:date="2025-12-12T15:25:00Z" w16du:dateUtc="2025-12-12T23:25:00Z">
        <w:r w:rsidR="00312341" w:rsidRPr="0086788C">
          <w:rPr>
            <w:rFonts w:ascii="Times New Roman" w:hAnsi="Times New Roman" w:cs="Times New Roman"/>
          </w:rPr>
          <w:t xml:space="preserve"> </w:t>
        </w:r>
      </w:ins>
      <w:ins w:id="2463" w:author="Macon, Taydin Robert" w:date="2025-12-12T15:22:00Z" w16du:dateUtc="2025-12-12T23:22:00Z">
        <w:r w:rsidR="00312341" w:rsidRPr="0086788C">
          <w:rPr>
            <w:rFonts w:ascii="Times New Roman" w:hAnsi="Times New Roman" w:cs="Times New Roman"/>
          </w:rPr>
          <w:t>(</w:t>
        </w:r>
      </w:ins>
      <w:ins w:id="2464" w:author="Macon, Taydin Robert" w:date="2025-12-12T15:25:00Z" w16du:dateUtc="2025-12-12T23:25:00Z">
        <w:r w:rsidR="00312341" w:rsidRPr="00AE7997">
          <w:rPr>
            <w:rFonts w:ascii="Times New Roman" w:hAnsi="Times New Roman" w:cs="Times New Roman"/>
            <w:highlight w:val="green"/>
            <w:rPrChange w:id="2465" w:author="Macon, Taydin Robert" w:date="2026-02-10T10:10:00Z" w16du:dateUtc="2026-02-10T18:10:00Z">
              <w:rPr>
                <w:rFonts w:ascii="Times New Roman" w:hAnsi="Times New Roman" w:cs="Times New Roman"/>
              </w:rPr>
            </w:rPrChange>
          </w:rPr>
          <w:t>Lunghi</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2022,</w:t>
        </w:r>
      </w:ins>
      <w:ins w:id="2466" w:author="Macon, Taydin Robert" w:date="2025-12-12T15:26:00Z" w16du:dateUtc="2025-12-12T23:26:00Z">
        <w:r w:rsidR="00312341" w:rsidRPr="0086788C">
          <w:rPr>
            <w:rFonts w:ascii="Times New Roman" w:hAnsi="Times New Roman" w:cs="Times New Roman"/>
          </w:rPr>
          <w:t xml:space="preserve"> </w:t>
        </w:r>
        <w:r w:rsidR="00312341" w:rsidRPr="00AE7997">
          <w:rPr>
            <w:rFonts w:ascii="Times New Roman" w:hAnsi="Times New Roman" w:cs="Times New Roman"/>
            <w:highlight w:val="green"/>
            <w:rPrChange w:id="2467" w:author="Macon, Taydin Robert" w:date="2026-02-10T10:10:00Z" w16du:dateUtc="2026-02-10T18:10:00Z">
              <w:rPr>
                <w:rFonts w:ascii="Times New Roman" w:hAnsi="Times New Roman" w:cs="Times New Roman"/>
              </w:rPr>
            </w:rPrChange>
          </w:rPr>
          <w:t>Jones</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2025</w:t>
        </w:r>
      </w:ins>
      <w:ins w:id="2468" w:author="Macon, Taydin Robert" w:date="2025-12-12T15:25:00Z" w16du:dateUtc="2025-12-12T23:25:00Z">
        <w:r w:rsidR="00312341" w:rsidRPr="0086788C">
          <w:rPr>
            <w:rFonts w:ascii="Times New Roman" w:hAnsi="Times New Roman" w:cs="Times New Roman"/>
          </w:rPr>
          <w:t xml:space="preserve"> </w:t>
        </w:r>
      </w:ins>
      <w:ins w:id="2469" w:author="Macon, Taydin Robert" w:date="2025-12-09T15:02:00Z" w16du:dateUtc="2025-12-09T23:02:00Z">
        <w:r w:rsidR="00BB56BC" w:rsidRPr="0086788C">
          <w:rPr>
            <w:rFonts w:ascii="Times New Roman" w:hAnsi="Times New Roman" w:cs="Times New Roman"/>
          </w:rPr>
          <w:t xml:space="preserve">, </w:t>
        </w:r>
      </w:ins>
      <w:ins w:id="2470" w:author="Macon, Taydin Robert" w:date="2025-12-12T15:28:00Z" w16du:dateUtc="2025-12-12T23:28:00Z">
        <w:r w:rsidR="00312341" w:rsidRPr="00AB5A2C">
          <w:rPr>
            <w:rFonts w:ascii="Times New Roman" w:hAnsi="Times New Roman" w:cs="Times New Roman"/>
            <w:highlight w:val="green"/>
            <w:rPrChange w:id="2471" w:author="Macon, Taydin Robert" w:date="2026-02-10T09:02:00Z" w16du:dateUtc="2026-02-10T17:02:00Z">
              <w:rPr>
                <w:rFonts w:ascii="Times New Roman" w:hAnsi="Times New Roman" w:cs="Times New Roman"/>
              </w:rPr>
            </w:rPrChange>
          </w:rPr>
          <w:t>Leandro</w:t>
        </w:r>
        <w:r w:rsidR="00312341" w:rsidRPr="0086788C">
          <w:rPr>
            <w:rFonts w:ascii="Times New Roman" w:hAnsi="Times New Roman" w:cs="Times New Roman"/>
          </w:rPr>
          <w:t xml:space="preserve"> </w:t>
        </w:r>
        <w:r w:rsidR="00312341" w:rsidRPr="0086788C">
          <w:rPr>
            <w:rFonts w:ascii="Times New Roman" w:hAnsi="Times New Roman" w:cs="Times New Roman"/>
            <w:i/>
            <w:iCs/>
          </w:rPr>
          <w:t xml:space="preserve">et al., </w:t>
        </w:r>
        <w:r w:rsidR="00312341" w:rsidRPr="0086788C">
          <w:rPr>
            <w:rFonts w:ascii="Times New Roman" w:hAnsi="Times New Roman" w:cs="Times New Roman"/>
          </w:rPr>
          <w:t xml:space="preserve">2024) </w:t>
        </w:r>
      </w:ins>
      <w:ins w:id="2472" w:author="Macon, Taydin Robert" w:date="2025-12-09T15:02:00Z" w16du:dateUtc="2025-12-09T23:02:00Z">
        <w:r w:rsidR="00BB56BC" w:rsidRPr="0086788C">
          <w:rPr>
            <w:rFonts w:ascii="Times New Roman" w:hAnsi="Times New Roman" w:cs="Times New Roman"/>
          </w:rPr>
          <w:t xml:space="preserve">metabarcoding studies were specifically excluded from this study, resulting in the low paper </w:t>
        </w:r>
      </w:ins>
      <w:ins w:id="2473" w:author="Macon, Taydin Robert" w:date="2025-12-09T15:03:00Z" w16du:dateUtc="2025-12-09T23:03:00Z">
        <w:r w:rsidR="00BB56BC" w:rsidRPr="0086788C">
          <w:rPr>
            <w:rFonts w:ascii="Times New Roman" w:hAnsi="Times New Roman" w:cs="Times New Roman"/>
          </w:rPr>
          <w:t>count for arth</w:t>
        </w:r>
        <w:r w:rsidR="00EA4DB8" w:rsidRPr="0086788C">
          <w:rPr>
            <w:rFonts w:ascii="Times New Roman" w:hAnsi="Times New Roman" w:cs="Times New Roman"/>
          </w:rPr>
          <w:t xml:space="preserve">ropods (3 in total). </w:t>
        </w:r>
      </w:ins>
      <w:ins w:id="2474" w:author="Macon, Taydin Robert" w:date="2025-12-09T15:09:00Z" w16du:dateUtc="2025-12-09T23:09:00Z">
        <w:r w:rsidR="009A57AA" w:rsidRPr="0086788C">
          <w:rPr>
            <w:rFonts w:ascii="Times New Roman" w:hAnsi="Times New Roman" w:cs="Times New Roman"/>
          </w:rPr>
          <w:t xml:space="preserve">Having more paper diversity for this taxon could potentially alter the results of this comparison due to more diverse sampling protocols. </w:t>
        </w:r>
      </w:ins>
      <w:ins w:id="2475" w:author="Macon, Taydin Robert" w:date="2025-12-09T14:13:00Z" w16du:dateUtc="2025-12-09T22:13:00Z">
        <w:r w:rsidR="00F76006" w:rsidRPr="0086788C">
          <w:rPr>
            <w:rFonts w:ascii="Times New Roman" w:hAnsi="Times New Roman" w:cs="Times New Roman"/>
          </w:rPr>
          <w:t xml:space="preserve">Another consideration for </w:t>
        </w:r>
      </w:ins>
      <w:ins w:id="2476" w:author="Macon, Taydin Robert" w:date="2025-12-09T14:51:00Z" w16du:dateUtc="2025-12-09T22:51:00Z">
        <w:r w:rsidR="00E60627" w:rsidRPr="0086788C">
          <w:rPr>
            <w:rFonts w:ascii="Times New Roman" w:hAnsi="Times New Roman" w:cs="Times New Roman"/>
          </w:rPr>
          <w:t>gauging</w:t>
        </w:r>
      </w:ins>
      <w:ins w:id="2477" w:author="Macon, Taydin Robert" w:date="2025-12-09T14:13:00Z" w16du:dateUtc="2025-12-09T22:13:00Z">
        <w:r w:rsidR="00F76006" w:rsidRPr="0086788C">
          <w:rPr>
            <w:rFonts w:ascii="Times New Roman" w:hAnsi="Times New Roman" w:cs="Times New Roman"/>
          </w:rPr>
          <w:t xml:space="preserve"> the effectiveness of eDNA </w:t>
        </w:r>
      </w:ins>
      <w:ins w:id="2478" w:author="Macon, Taydin Robert" w:date="2025-12-09T14:14:00Z" w16du:dateUtc="2025-12-09T22:14:00Z">
        <w:r w:rsidR="00A44AAC" w:rsidRPr="0086788C">
          <w:rPr>
            <w:rFonts w:ascii="Times New Roman" w:hAnsi="Times New Roman" w:cs="Times New Roman"/>
          </w:rPr>
          <w:t>for species identification is the medium in which the eDNA is collected from</w:t>
        </w:r>
      </w:ins>
      <w:ins w:id="2479" w:author="Macon, Taydin Robert" w:date="2025-12-09T14:51:00Z" w16du:dateUtc="2025-12-09T22:51:00Z">
        <w:r w:rsidR="00E94D44" w:rsidRPr="0086788C">
          <w:rPr>
            <w:rFonts w:ascii="Times New Roman" w:hAnsi="Times New Roman" w:cs="Times New Roman"/>
          </w:rPr>
          <w:t xml:space="preserve">; increasing the number of studies looking for aquatic non-crustacean arthropods could increase eDNA’s overall success in species detection for this taxon.  </w:t>
        </w:r>
      </w:ins>
      <w:ins w:id="2480" w:author="Macon, Taydin Robert" w:date="2025-12-09T14:14:00Z" w16du:dateUtc="2025-12-09T22:14:00Z">
        <w:r w:rsidR="00A44AAC" w:rsidRPr="0086788C">
          <w:rPr>
            <w:rFonts w:ascii="Times New Roman" w:hAnsi="Times New Roman" w:cs="Times New Roman"/>
          </w:rPr>
          <w:t xml:space="preserve"> In one study, researchers </w:t>
        </w:r>
        <w:r w:rsidR="00D71F6A" w:rsidRPr="0086788C">
          <w:rPr>
            <w:rFonts w:ascii="Times New Roman" w:hAnsi="Times New Roman" w:cs="Times New Roman"/>
          </w:rPr>
          <w:t xml:space="preserve">collected soil and water eDNA samples to investigate </w:t>
        </w:r>
      </w:ins>
      <w:ins w:id="2481" w:author="Macon, Taydin Robert" w:date="2025-12-09T14:15:00Z" w16du:dateUtc="2025-12-09T22:15:00Z">
        <w:r w:rsidR="00D71F6A" w:rsidRPr="0086788C">
          <w:rPr>
            <w:rFonts w:ascii="Times New Roman" w:hAnsi="Times New Roman" w:cs="Times New Roman"/>
          </w:rPr>
          <w:t xml:space="preserve">if this detection method could be used to </w:t>
        </w:r>
      </w:ins>
      <w:ins w:id="2482" w:author="Macon, Taydin Robert" w:date="2025-12-09T14:16:00Z" w16du:dateUtc="2025-12-09T22:16:00Z">
        <w:r w:rsidR="00276F94" w:rsidRPr="0086788C">
          <w:rPr>
            <w:rFonts w:ascii="Times New Roman" w:hAnsi="Times New Roman" w:cs="Times New Roman"/>
          </w:rPr>
          <w:t>validate</w:t>
        </w:r>
      </w:ins>
      <w:ins w:id="2483" w:author="Macon, Taydin Robert" w:date="2025-12-09T14:15:00Z" w16du:dateUtc="2025-12-09T22:15:00Z">
        <w:r w:rsidR="00D71F6A" w:rsidRPr="0086788C">
          <w:rPr>
            <w:rFonts w:ascii="Times New Roman" w:hAnsi="Times New Roman" w:cs="Times New Roman"/>
          </w:rPr>
          <w:t xml:space="preserve"> the presences of </w:t>
        </w:r>
        <w:r w:rsidR="00276F94" w:rsidRPr="0086788C">
          <w:rPr>
            <w:rFonts w:ascii="Times New Roman" w:hAnsi="Times New Roman" w:cs="Times New Roman"/>
            <w:i/>
            <w:iCs/>
          </w:rPr>
          <w:t xml:space="preserve">Anoplolepis gracilipes </w:t>
        </w:r>
        <w:r w:rsidR="00276F94" w:rsidRPr="0086788C">
          <w:rPr>
            <w:rFonts w:ascii="Times New Roman" w:hAnsi="Times New Roman" w:cs="Times New Roman"/>
          </w:rPr>
          <w:t>in known locations</w:t>
        </w:r>
      </w:ins>
      <w:ins w:id="2484" w:author="Macon, Taydin Robert" w:date="2025-12-09T11:20:00Z" w16du:dateUtc="2025-12-09T19:20:00Z">
        <w:r w:rsidR="006B4CA2" w:rsidRPr="0086788C">
          <w:rPr>
            <w:rFonts w:ascii="Times New Roman" w:hAnsi="Times New Roman" w:cs="Times New Roman"/>
          </w:rPr>
          <w:t>.</w:t>
        </w:r>
      </w:ins>
      <w:ins w:id="2485" w:author="Macon, Taydin Robert" w:date="2025-12-09T14:16:00Z" w16du:dateUtc="2025-12-09T22:16:00Z">
        <w:r w:rsidR="00276F94" w:rsidRPr="0086788C">
          <w:rPr>
            <w:rFonts w:ascii="Times New Roman" w:hAnsi="Times New Roman" w:cs="Times New Roman"/>
          </w:rPr>
          <w:t xml:space="preserve"> They</w:t>
        </w:r>
        <w:r w:rsidR="00E728CE" w:rsidRPr="0086788C">
          <w:rPr>
            <w:rFonts w:ascii="Times New Roman" w:hAnsi="Times New Roman" w:cs="Times New Roman"/>
          </w:rPr>
          <w:t xml:space="preserve"> found they were able to detect eDNA from </w:t>
        </w:r>
      </w:ins>
      <w:ins w:id="2486" w:author="Macon, Taydin Robert" w:date="2026-02-13T09:30:00Z" w16du:dateUtc="2026-02-13T17:30:00Z">
        <w:r w:rsidR="00DC4477">
          <w:rPr>
            <w:rFonts w:ascii="Times New Roman" w:hAnsi="Times New Roman" w:cs="Times New Roman"/>
          </w:rPr>
          <w:t>10-</w:t>
        </w:r>
      </w:ins>
      <w:ins w:id="2487" w:author="Macon, Taydin Robert" w:date="2025-12-09T14:16:00Z" w16du:dateUtc="2025-12-09T22:16:00Z">
        <w:r w:rsidR="00E728CE" w:rsidRPr="0086788C">
          <w:rPr>
            <w:rFonts w:ascii="Times New Roman" w:hAnsi="Times New Roman" w:cs="Times New Roman"/>
          </w:rPr>
          <w:t xml:space="preserve">100% of the water field </w:t>
        </w:r>
      </w:ins>
      <w:ins w:id="2488" w:author="Macon, Taydin Robert" w:date="2025-12-09T14:17:00Z" w16du:dateUtc="2025-12-09T22:17:00Z">
        <w:r w:rsidR="00B5112D" w:rsidRPr="0086788C">
          <w:rPr>
            <w:rFonts w:ascii="Times New Roman" w:hAnsi="Times New Roman" w:cs="Times New Roman"/>
          </w:rPr>
          <w:t>r</w:t>
        </w:r>
      </w:ins>
      <w:ins w:id="2489" w:author="Macon, Taydin Robert" w:date="2025-12-09T14:16:00Z" w16du:dateUtc="2025-12-09T22:16:00Z">
        <w:r w:rsidR="00E728CE" w:rsidRPr="0086788C">
          <w:rPr>
            <w:rFonts w:ascii="Times New Roman" w:hAnsi="Times New Roman" w:cs="Times New Roman"/>
          </w:rPr>
          <w:t>eplicate</w:t>
        </w:r>
      </w:ins>
      <w:ins w:id="2490" w:author="Macon, Taydin Robert" w:date="2025-12-09T14:17:00Z" w16du:dateUtc="2025-12-09T22:17:00Z">
        <w:r w:rsidR="00B5112D" w:rsidRPr="0086788C">
          <w:rPr>
            <w:rFonts w:ascii="Times New Roman" w:hAnsi="Times New Roman" w:cs="Times New Roman"/>
          </w:rPr>
          <w:t xml:space="preserve"> across all sites </w:t>
        </w:r>
      </w:ins>
      <w:ins w:id="2491" w:author="Macon, Taydin Robert" w:date="2025-12-09T14:16:00Z" w16du:dateUtc="2025-12-09T22:16:00Z">
        <w:r w:rsidR="00E728CE" w:rsidRPr="0086788C">
          <w:rPr>
            <w:rFonts w:ascii="Times New Roman" w:hAnsi="Times New Roman" w:cs="Times New Roman"/>
          </w:rPr>
          <w:t xml:space="preserve">whereas soil </w:t>
        </w:r>
      </w:ins>
      <w:ins w:id="2492" w:author="Macon, Taydin Robert" w:date="2025-12-09T14:17:00Z" w16du:dateUtc="2025-12-09T22:17:00Z">
        <w:r w:rsidR="00B5112D" w:rsidRPr="0086788C">
          <w:rPr>
            <w:rFonts w:ascii="Times New Roman" w:hAnsi="Times New Roman" w:cs="Times New Roman"/>
          </w:rPr>
          <w:t xml:space="preserve">eDNA was </w:t>
        </w:r>
        <w:r w:rsidR="00B92E1C" w:rsidRPr="0086788C">
          <w:rPr>
            <w:rFonts w:ascii="Times New Roman" w:hAnsi="Times New Roman" w:cs="Times New Roman"/>
          </w:rPr>
          <w:t>detected in 40-100% of replicates across all sites</w:t>
        </w:r>
      </w:ins>
      <w:ins w:id="2493" w:author="Macon, Taydin Robert" w:date="2025-12-09T14:18:00Z" w16du:dateUtc="2025-12-09T22:18:00Z">
        <w:r w:rsidR="00963B40" w:rsidRPr="0086788C">
          <w:rPr>
            <w:rFonts w:ascii="Times New Roman" w:hAnsi="Times New Roman" w:cs="Times New Roman"/>
          </w:rPr>
          <w:t xml:space="preserve"> (</w:t>
        </w:r>
        <w:r w:rsidR="00963B40" w:rsidRPr="00AE7997">
          <w:rPr>
            <w:rFonts w:ascii="Times New Roman" w:hAnsi="Times New Roman" w:cs="Times New Roman"/>
            <w:highlight w:val="green"/>
            <w:rPrChange w:id="2494" w:author="Macon, Taydin Robert" w:date="2026-02-10T10:11:00Z" w16du:dateUtc="2026-02-10T18:11:00Z">
              <w:rPr>
                <w:rFonts w:ascii="Times New Roman" w:hAnsi="Times New Roman" w:cs="Times New Roman"/>
              </w:rPr>
            </w:rPrChange>
          </w:rPr>
          <w:t>Villacorta</w:t>
        </w:r>
        <w:r w:rsidR="00963B40" w:rsidRPr="0086788C">
          <w:rPr>
            <w:rFonts w:ascii="Times New Roman" w:hAnsi="Times New Roman" w:cs="Times New Roman"/>
          </w:rPr>
          <w:t xml:space="preserve">-Wrath </w:t>
        </w:r>
        <w:r w:rsidR="00963B40" w:rsidRPr="0086788C">
          <w:rPr>
            <w:rFonts w:ascii="Times New Roman" w:hAnsi="Times New Roman" w:cs="Times New Roman"/>
            <w:i/>
            <w:iCs/>
          </w:rPr>
          <w:t xml:space="preserve">et al., </w:t>
        </w:r>
        <w:r w:rsidR="00963B40" w:rsidRPr="0086788C">
          <w:rPr>
            <w:rFonts w:ascii="Times New Roman" w:hAnsi="Times New Roman" w:cs="Times New Roman"/>
          </w:rPr>
          <w:t xml:space="preserve"> </w:t>
        </w:r>
        <w:r w:rsidR="00BB23E8" w:rsidRPr="0086788C">
          <w:rPr>
            <w:rFonts w:ascii="Times New Roman" w:hAnsi="Times New Roman" w:cs="Times New Roman"/>
          </w:rPr>
          <w:t>2023</w:t>
        </w:r>
      </w:ins>
      <w:ins w:id="2495" w:author="Macon, Taydin Robert" w:date="2025-12-09T14:47:00Z" w16du:dateUtc="2025-12-09T22:47:00Z">
        <w:r w:rsidR="00D963A0" w:rsidRPr="0086788C">
          <w:rPr>
            <w:rFonts w:ascii="Times New Roman" w:hAnsi="Times New Roman" w:cs="Times New Roman"/>
          </w:rPr>
          <w:t>)</w:t>
        </w:r>
      </w:ins>
      <w:ins w:id="2496" w:author="Macon, Taydin Robert" w:date="2025-12-09T14:17:00Z" w16du:dateUtc="2025-12-09T22:17:00Z">
        <w:r w:rsidR="00B92E1C" w:rsidRPr="0086788C">
          <w:rPr>
            <w:rFonts w:ascii="Times New Roman" w:hAnsi="Times New Roman" w:cs="Times New Roman"/>
          </w:rPr>
          <w:t xml:space="preserve">. </w:t>
        </w:r>
      </w:ins>
      <w:ins w:id="2497" w:author="Macon, Taydin Robert" w:date="2025-12-09T11:20:00Z" w16du:dateUtc="2025-12-09T19:20:00Z">
        <w:r w:rsidR="006B4CA2" w:rsidRPr="0086788C">
          <w:rPr>
            <w:rFonts w:ascii="Times New Roman" w:hAnsi="Times New Roman" w:cs="Times New Roman"/>
          </w:rPr>
          <w:t>This suggest the problem with non-</w:t>
        </w:r>
      </w:ins>
      <w:ins w:id="2498" w:author="Macon, Taydin Robert" w:date="2026-02-10T10:12:00Z" w16du:dateUtc="2026-02-10T18:12:00Z">
        <w:r w:rsidR="00AE7997" w:rsidRPr="0086788C">
          <w:rPr>
            <w:rFonts w:ascii="Times New Roman" w:hAnsi="Times New Roman" w:cs="Times New Roman"/>
          </w:rPr>
          <w:t>crustacean</w:t>
        </w:r>
      </w:ins>
      <w:ins w:id="2499" w:author="Macon, Taydin Robert" w:date="2025-12-09T11:20:00Z" w16du:dateUtc="2025-12-09T19:20:00Z">
        <w:r w:rsidR="006B4CA2" w:rsidRPr="0086788C">
          <w:rPr>
            <w:rFonts w:ascii="Times New Roman" w:hAnsi="Times New Roman" w:cs="Times New Roman"/>
          </w:rPr>
          <w:t xml:space="preserve"> arthropod eDN</w:t>
        </w:r>
      </w:ins>
      <w:ins w:id="2500" w:author="Macon, Taydin Robert" w:date="2025-12-09T14:19:00Z" w16du:dateUtc="2025-12-09T22:19:00Z">
        <w:r w:rsidR="001F72A5" w:rsidRPr="0086788C">
          <w:rPr>
            <w:rFonts w:ascii="Times New Roman" w:hAnsi="Times New Roman" w:cs="Times New Roman"/>
          </w:rPr>
          <w:t xml:space="preserve">A detection in this meta-analysis is the </w:t>
        </w:r>
        <w:r w:rsidR="00E04843" w:rsidRPr="0086788C">
          <w:rPr>
            <w:rFonts w:ascii="Times New Roman" w:hAnsi="Times New Roman" w:cs="Times New Roman"/>
          </w:rPr>
          <w:t>eDN</w:t>
        </w:r>
      </w:ins>
      <w:ins w:id="2501" w:author="Macon, Taydin Robert" w:date="2025-12-09T14:20:00Z" w16du:dateUtc="2025-12-09T22:20:00Z">
        <w:r w:rsidR="00E04843" w:rsidRPr="0086788C">
          <w:rPr>
            <w:rFonts w:ascii="Times New Roman" w:hAnsi="Times New Roman" w:cs="Times New Roman"/>
          </w:rPr>
          <w:t>A sample medium;</w:t>
        </w:r>
      </w:ins>
      <w:ins w:id="2502" w:author="Macon, Taydin Robert" w:date="2025-12-09T14:21:00Z" w16du:dateUtc="2025-12-09T22:21:00Z">
        <w:r w:rsidR="002514F5" w:rsidRPr="0086788C">
          <w:rPr>
            <w:rFonts w:ascii="Times New Roman" w:hAnsi="Times New Roman" w:cs="Times New Roman"/>
          </w:rPr>
          <w:t xml:space="preserve"> </w:t>
        </w:r>
        <w:r w:rsidR="00DD422B" w:rsidRPr="0086788C">
          <w:rPr>
            <w:rFonts w:ascii="Times New Roman" w:hAnsi="Times New Roman" w:cs="Times New Roman"/>
          </w:rPr>
          <w:t xml:space="preserve">out </w:t>
        </w:r>
      </w:ins>
      <w:ins w:id="2503" w:author="Macon, Taydin Robert" w:date="2025-12-09T14:22:00Z" w16du:dateUtc="2025-12-09T22:22:00Z">
        <w:r w:rsidR="00DD422B" w:rsidRPr="0086788C">
          <w:rPr>
            <w:rFonts w:ascii="Times New Roman" w:hAnsi="Times New Roman" w:cs="Times New Roman"/>
          </w:rPr>
          <w:t xml:space="preserve">of the 165 non-crustacean </w:t>
        </w:r>
        <w:r w:rsidR="00D33836" w:rsidRPr="0086788C">
          <w:rPr>
            <w:rFonts w:ascii="Times New Roman" w:hAnsi="Times New Roman" w:cs="Times New Roman"/>
          </w:rPr>
          <w:lastRenderedPageBreak/>
          <w:t>arthropod</w:t>
        </w:r>
        <w:r w:rsidR="00DD422B" w:rsidRPr="0086788C">
          <w:rPr>
            <w:rFonts w:ascii="Times New Roman" w:hAnsi="Times New Roman" w:cs="Times New Roman"/>
          </w:rPr>
          <w:t xml:space="preserve"> comparisons, only 5 were taken from water samples (</w:t>
        </w:r>
        <w:r w:rsidR="00D33836" w:rsidRPr="0086788C">
          <w:rPr>
            <w:rFonts w:ascii="Times New Roman" w:hAnsi="Times New Roman" w:cs="Times New Roman"/>
          </w:rPr>
          <w:t>3%)</w:t>
        </w:r>
      </w:ins>
      <w:ins w:id="2504" w:author="Macon, Taydin Robert" w:date="2025-12-09T14:45:00Z" w16du:dateUtc="2025-12-09T22:45:00Z">
        <w:r w:rsidR="00127B8A" w:rsidRPr="0086788C">
          <w:rPr>
            <w:rFonts w:ascii="Times New Roman" w:hAnsi="Times New Roman" w:cs="Times New Roman"/>
          </w:rPr>
          <w:t xml:space="preserve">. </w:t>
        </w:r>
        <w:r w:rsidR="00297C88" w:rsidRPr="0086788C">
          <w:rPr>
            <w:rFonts w:ascii="Times New Roman" w:hAnsi="Times New Roman" w:cs="Times New Roman"/>
          </w:rPr>
          <w:t xml:space="preserve"> More investigations comparing eDNA </w:t>
        </w:r>
      </w:ins>
      <w:ins w:id="2505" w:author="Macon, Taydin Robert" w:date="2025-12-09T14:46:00Z" w16du:dateUtc="2025-12-09T22:46:00Z">
        <w:r w:rsidR="00FD74D3" w:rsidRPr="0086788C">
          <w:rPr>
            <w:rFonts w:ascii="Times New Roman" w:hAnsi="Times New Roman" w:cs="Times New Roman"/>
          </w:rPr>
          <w:t xml:space="preserve">collection methods for the detection of specific non-crustacean arthropod species are needed to better </w:t>
        </w:r>
        <w:r w:rsidR="00F1511D" w:rsidRPr="0086788C">
          <w:rPr>
            <w:rFonts w:ascii="Times New Roman" w:hAnsi="Times New Roman" w:cs="Times New Roman"/>
          </w:rPr>
          <w:t>understand this relationship.</w:t>
        </w:r>
      </w:ins>
    </w:p>
    <w:p w14:paraId="5A158AEE" w14:textId="6F15E629" w:rsidR="00312341" w:rsidRPr="0086788C" w:rsidRDefault="001F3849" w:rsidP="0086788C">
      <w:pPr>
        <w:spacing w:line="480" w:lineRule="auto"/>
        <w:ind w:firstLine="720"/>
        <w:contextualSpacing/>
        <w:rPr>
          <w:ins w:id="2506" w:author="Macon, Taydin Robert" w:date="2025-12-08T15:13:00Z" w16du:dateUtc="2025-12-08T23:13:00Z"/>
          <w:rFonts w:ascii="Times New Roman" w:hAnsi="Times New Roman" w:cs="Times New Roman"/>
        </w:rPr>
      </w:pPr>
      <w:ins w:id="2507" w:author="Macon, Taydin Robert" w:date="2025-12-08T15:11:00Z" w16du:dateUtc="2025-12-08T23:11:00Z">
        <w:r w:rsidRPr="0086788C">
          <w:rPr>
            <w:rFonts w:ascii="Times New Roman" w:hAnsi="Times New Roman" w:cs="Times New Roman"/>
          </w:rPr>
          <w:t>For site level only, eDNA significantly outperformed for amphibians, however that significance was lost in the sample level analysis but eDNA still outperformed.</w:t>
        </w:r>
      </w:ins>
      <w:ins w:id="2508" w:author="Macon, Taydin Robert" w:date="2025-12-11T11:27:00Z" w16du:dateUtc="2025-12-11T19:27:00Z">
        <w:r w:rsidR="00312341" w:rsidRPr="0086788C">
          <w:rPr>
            <w:rFonts w:ascii="Times New Roman" w:hAnsi="Times New Roman" w:cs="Times New Roman"/>
          </w:rPr>
          <w:t xml:space="preserve"> </w:t>
        </w:r>
      </w:ins>
      <w:ins w:id="2509" w:author="Macon, Taydin Robert" w:date="2025-12-31T10:46:00Z" w16du:dateUtc="2025-12-31T18:46:00Z">
        <w:r w:rsidR="0086788C" w:rsidRPr="0086788C">
          <w:rPr>
            <w:rFonts w:ascii="Times New Roman" w:hAnsi="Times New Roman" w:cs="Times New Roman"/>
          </w:rPr>
          <w:t>Statistical</w:t>
        </w:r>
      </w:ins>
      <w:ins w:id="2510" w:author="Macon, Taydin Robert" w:date="2025-12-11T11:27:00Z" w16du:dateUtc="2025-12-11T19:27:00Z">
        <w:r w:rsidR="00312341" w:rsidRPr="0086788C">
          <w:rPr>
            <w:rFonts w:ascii="Times New Roman" w:hAnsi="Times New Roman" w:cs="Times New Roman"/>
          </w:rPr>
          <w:t xml:space="preserve"> sign</w:t>
        </w:r>
      </w:ins>
      <w:ins w:id="2511" w:author="Macon, Taydin Robert" w:date="2025-12-11T11:28:00Z" w16du:dateUtc="2025-12-11T19:28:00Z">
        <w:r w:rsidR="00312341" w:rsidRPr="0086788C">
          <w:rPr>
            <w:rFonts w:ascii="Times New Roman" w:hAnsi="Times New Roman" w:cs="Times New Roman"/>
          </w:rPr>
          <w:t xml:space="preserve">ificance was lost primarily due to a </w:t>
        </w:r>
      </w:ins>
      <w:ins w:id="2512" w:author="Macon, Taydin Robert" w:date="2025-12-31T10:53:00Z" w16du:dateUtc="2025-12-31T18:53:00Z">
        <w:r w:rsidR="0086788C" w:rsidRPr="0086788C">
          <w:rPr>
            <w:rFonts w:ascii="Times New Roman" w:hAnsi="Times New Roman" w:cs="Times New Roman"/>
          </w:rPr>
          <w:t>decrease</w:t>
        </w:r>
      </w:ins>
      <w:ins w:id="2513" w:author="Macon, Taydin Robert" w:date="2025-12-11T11:28:00Z" w16du:dateUtc="2025-12-11T19:28:00Z">
        <w:r w:rsidR="00312341" w:rsidRPr="0086788C">
          <w:rPr>
            <w:rFonts w:ascii="Times New Roman" w:hAnsi="Times New Roman" w:cs="Times New Roman"/>
          </w:rPr>
          <w:t xml:space="preserve"> in the probability of detection for eDNA when considering all samples taken. </w:t>
        </w:r>
      </w:ins>
    </w:p>
    <w:p w14:paraId="4FAE2E9F" w14:textId="367D96FC" w:rsidR="00DF65A4" w:rsidRPr="0086788C" w:rsidRDefault="00312341" w:rsidP="00625F51">
      <w:pPr>
        <w:spacing w:line="480" w:lineRule="auto"/>
        <w:ind w:firstLine="720"/>
        <w:contextualSpacing/>
        <w:rPr>
          <w:ins w:id="2514" w:author="Macon, Taydin Robert" w:date="2025-12-11T11:33:00Z" w16du:dateUtc="2025-12-11T19:33:00Z"/>
          <w:rFonts w:ascii="Times New Roman" w:hAnsi="Times New Roman" w:cs="Times New Roman"/>
        </w:rPr>
      </w:pPr>
      <w:ins w:id="2515" w:author="Macon, Taydin Robert" w:date="2025-12-11T11:29:00Z" w16du:dateUtc="2025-12-11T19:29:00Z">
        <w:r w:rsidRPr="0086788C">
          <w:rPr>
            <w:rFonts w:ascii="Times New Roman" w:hAnsi="Times New Roman" w:cs="Times New Roman"/>
          </w:rPr>
          <w:t xml:space="preserve">During the data </w:t>
        </w:r>
      </w:ins>
      <w:ins w:id="2516" w:author="Macon, Taydin Robert" w:date="2025-12-11T11:34:00Z" w16du:dateUtc="2025-12-11T19:34:00Z">
        <w:r w:rsidRPr="0086788C">
          <w:rPr>
            <w:rFonts w:ascii="Times New Roman" w:hAnsi="Times New Roman" w:cs="Times New Roman"/>
          </w:rPr>
          <w:t>collecting</w:t>
        </w:r>
      </w:ins>
      <w:ins w:id="2517" w:author="Macon, Taydin Robert" w:date="2025-12-11T11:29:00Z" w16du:dateUtc="2025-12-11T19:29:00Z">
        <w:r w:rsidRPr="0086788C">
          <w:rPr>
            <w:rFonts w:ascii="Times New Roman" w:hAnsi="Times New Roman" w:cs="Times New Roman"/>
          </w:rPr>
          <w:t xml:space="preserve"> phase of this meta-analysis, </w:t>
        </w:r>
      </w:ins>
      <w:ins w:id="2518" w:author="Macon, Taydin Robert" w:date="2025-12-11T11:30:00Z" w16du:dateUtc="2025-12-11T19:30:00Z">
        <w:r w:rsidRPr="0086788C">
          <w:rPr>
            <w:rFonts w:ascii="Times New Roman" w:hAnsi="Times New Roman" w:cs="Times New Roman"/>
          </w:rPr>
          <w:t xml:space="preserve">the unreliable and inconsistent and state of data reporting became apparent. Often times, </w:t>
        </w:r>
      </w:ins>
      <w:ins w:id="2519" w:author="Macon, Taydin Robert" w:date="2025-12-11T11:31:00Z" w16du:dateUtc="2025-12-11T19:31:00Z">
        <w:r w:rsidRPr="0086788C">
          <w:rPr>
            <w:rFonts w:ascii="Times New Roman" w:hAnsi="Times New Roman" w:cs="Times New Roman"/>
          </w:rPr>
          <w:t xml:space="preserve">studies would make references to data being in available at third party locations without actually being accessible, there would </w:t>
        </w:r>
      </w:ins>
      <w:ins w:id="2520" w:author="Macon, Taydin Robert" w:date="2025-12-11T11:32:00Z" w16du:dateUtc="2025-12-11T19:32:00Z">
        <w:r w:rsidRPr="0086788C">
          <w:rPr>
            <w:rFonts w:ascii="Times New Roman" w:hAnsi="Times New Roman" w:cs="Times New Roman"/>
          </w:rPr>
          <w:t xml:space="preserve">be a need to cross reference. Discussion, results, and methods </w:t>
        </w:r>
      </w:ins>
      <w:ins w:id="2521" w:author="Macon, Taydin Robert" w:date="2026-02-10T10:11:00Z" w16du:dateUtc="2026-02-10T18:11:00Z">
        <w:r w:rsidR="00AE7997" w:rsidRPr="0086788C">
          <w:rPr>
            <w:rFonts w:ascii="Times New Roman" w:hAnsi="Times New Roman" w:cs="Times New Roman"/>
          </w:rPr>
          <w:t>sections</w:t>
        </w:r>
      </w:ins>
      <w:ins w:id="2522" w:author="Macon, Taydin Robert" w:date="2025-12-11T11:32:00Z" w16du:dateUtc="2025-12-11T19:32:00Z">
        <w:r w:rsidRPr="0086788C">
          <w:rPr>
            <w:rFonts w:ascii="Times New Roman" w:hAnsi="Times New Roman" w:cs="Times New Roman"/>
          </w:rPr>
          <w:t xml:space="preserve"> of papers to understand sample sizes and </w:t>
        </w:r>
      </w:ins>
      <w:ins w:id="2523" w:author="Macon, Taydin Robert" w:date="2026-02-10T10:12:00Z" w16du:dateUtc="2026-02-10T18:12:00Z">
        <w:r w:rsidR="00AE7997" w:rsidRPr="0086788C">
          <w:rPr>
            <w:rFonts w:ascii="Times New Roman" w:hAnsi="Times New Roman" w:cs="Times New Roman"/>
          </w:rPr>
          <w:t>positive</w:t>
        </w:r>
      </w:ins>
      <w:ins w:id="2524" w:author="Macon, Taydin Robert" w:date="2025-12-11T11:32:00Z" w16du:dateUtc="2025-12-11T19:32:00Z">
        <w:r w:rsidRPr="0086788C">
          <w:rPr>
            <w:rFonts w:ascii="Times New Roman" w:hAnsi="Times New Roman" w:cs="Times New Roman"/>
          </w:rPr>
          <w:t xml:space="preserve"> detections for paired locations, researchers would be contacted for data </w:t>
        </w:r>
      </w:ins>
      <w:ins w:id="2525" w:author="Macon, Taydin Robert" w:date="2025-12-11T11:33:00Z" w16du:dateUtc="2025-12-11T19:33:00Z">
        <w:r w:rsidRPr="0086788C">
          <w:rPr>
            <w:rFonts w:ascii="Times New Roman" w:hAnsi="Times New Roman" w:cs="Times New Roman"/>
          </w:rPr>
          <w:t xml:space="preserve">queries but would not respond or the emails they had listed were no longer </w:t>
        </w:r>
      </w:ins>
      <w:ins w:id="2526" w:author="Macon, Taydin Robert" w:date="2026-02-10T10:12:00Z" w16du:dateUtc="2026-02-10T18:12:00Z">
        <w:r w:rsidR="00AE7997" w:rsidRPr="0086788C">
          <w:rPr>
            <w:rFonts w:ascii="Times New Roman" w:hAnsi="Times New Roman" w:cs="Times New Roman"/>
          </w:rPr>
          <w:t>active</w:t>
        </w:r>
      </w:ins>
      <w:ins w:id="2527" w:author="Macon, Taydin Robert" w:date="2025-12-11T11:33:00Z" w16du:dateUtc="2025-12-11T19:33:00Z">
        <w:r w:rsidRPr="0086788C">
          <w:rPr>
            <w:rFonts w:ascii="Times New Roman" w:hAnsi="Times New Roman" w:cs="Times New Roman"/>
          </w:rPr>
          <w:t xml:space="preserve">. </w:t>
        </w:r>
      </w:ins>
    </w:p>
    <w:p w14:paraId="2B22F9B6" w14:textId="77777777" w:rsidR="00312341" w:rsidRPr="0086788C" w:rsidRDefault="00312341" w:rsidP="00625F51">
      <w:pPr>
        <w:spacing w:line="480" w:lineRule="auto"/>
        <w:ind w:firstLine="720"/>
        <w:contextualSpacing/>
        <w:rPr>
          <w:ins w:id="2528" w:author="Macon, Taydin Robert" w:date="2025-12-11T11:33:00Z" w16du:dateUtc="2025-12-11T19:33:00Z"/>
          <w:rFonts w:ascii="Times New Roman" w:hAnsi="Times New Roman" w:cs="Times New Roman"/>
        </w:rPr>
      </w:pPr>
    </w:p>
    <w:p w14:paraId="17C1F3AA" w14:textId="77777777" w:rsidR="00312341" w:rsidRPr="0086788C" w:rsidRDefault="00312341" w:rsidP="00625F51">
      <w:pPr>
        <w:spacing w:line="480" w:lineRule="auto"/>
        <w:ind w:firstLine="720"/>
        <w:contextualSpacing/>
        <w:rPr>
          <w:ins w:id="2529" w:author="Macon, Taydin Robert" w:date="2025-12-11T11:33:00Z" w16du:dateUtc="2025-12-11T19:33:00Z"/>
          <w:rFonts w:ascii="Times New Roman" w:hAnsi="Times New Roman" w:cs="Times New Roman"/>
        </w:rPr>
      </w:pPr>
    </w:p>
    <w:p w14:paraId="3801DE81" w14:textId="77777777" w:rsidR="00312341" w:rsidRPr="0086788C" w:rsidRDefault="00312341" w:rsidP="00625F51">
      <w:pPr>
        <w:spacing w:line="480" w:lineRule="auto"/>
        <w:ind w:firstLine="720"/>
        <w:contextualSpacing/>
        <w:rPr>
          <w:ins w:id="2530" w:author="Macon, Taydin Robert" w:date="2025-12-08T15:14:00Z" w16du:dateUtc="2025-12-08T23:14:00Z"/>
          <w:rFonts w:ascii="Times New Roman" w:hAnsi="Times New Roman" w:cs="Times New Roman"/>
        </w:rPr>
      </w:pPr>
    </w:p>
    <w:p w14:paraId="3BF616B7" w14:textId="29E22B1F" w:rsidR="006049FA" w:rsidRPr="0086788C" w:rsidDel="00DF77E1" w:rsidRDefault="00F375A9" w:rsidP="008709E0">
      <w:pPr>
        <w:spacing w:line="480" w:lineRule="auto"/>
        <w:contextualSpacing/>
        <w:rPr>
          <w:del w:id="2531" w:author="Macon, Taydin Robert" w:date="2025-12-08T14:56:00Z" w16du:dateUtc="2025-12-08T22:56:00Z"/>
          <w:rFonts w:ascii="Times New Roman" w:hAnsi="Times New Roman" w:cs="Times New Roman"/>
          <w:b/>
          <w:bCs/>
          <w:color w:val="000000" w:themeColor="text1"/>
          <w:rPrChange w:id="2532" w:author="Macon, Taydin Robert" w:date="2025-12-31T11:26:00Z" w16du:dateUtc="2025-12-31T19:26:00Z">
            <w:rPr>
              <w:del w:id="2533" w:author="Macon, Taydin Robert" w:date="2025-12-08T14:56:00Z" w16du:dateUtc="2025-12-08T22:56:00Z"/>
              <w:rFonts w:ascii="Times New Roman" w:hAnsi="Times New Roman" w:cs="Times New Roman"/>
              <w:color w:val="000000" w:themeColor="text1"/>
              <w:highlight w:val="red"/>
            </w:rPr>
          </w:rPrChange>
        </w:rPr>
      </w:pPr>
      <w:del w:id="2534" w:author="Macon, Taydin Robert" w:date="2025-12-08T14:56:00Z" w16du:dateUtc="2025-12-08T22:56:00Z">
        <w:r w:rsidRPr="0086788C" w:rsidDel="00DF77E1">
          <w:rPr>
            <w:rFonts w:ascii="Times New Roman" w:hAnsi="Times New Roman" w:cs="Times New Roman"/>
            <w:b/>
            <w:bCs/>
            <w:color w:val="000000" w:themeColor="text1"/>
            <w:rPrChange w:id="2535" w:author="Macon, Taydin Robert" w:date="2025-12-31T11:26:00Z" w16du:dateUtc="2025-12-31T19:26:00Z">
              <w:rPr>
                <w:rFonts w:ascii="Times New Roman" w:hAnsi="Times New Roman" w:cs="Times New Roman"/>
                <w:color w:val="000000" w:themeColor="text1"/>
              </w:rPr>
            </w:rPrChange>
          </w:rPr>
          <w:delText>Discussion</w:delText>
        </w:r>
      </w:del>
    </w:p>
    <w:p w14:paraId="4FED41B0" w14:textId="19A663E6" w:rsidR="00F375A9" w:rsidRPr="0086788C" w:rsidDel="00DF77E1" w:rsidRDefault="0066573B" w:rsidP="008709E0">
      <w:pPr>
        <w:spacing w:line="480" w:lineRule="auto"/>
        <w:contextualSpacing/>
        <w:rPr>
          <w:del w:id="2536" w:author="Macon, Taydin Robert" w:date="2025-12-08T14:56:00Z" w16du:dateUtc="2025-12-08T22:56:00Z"/>
          <w:rFonts w:ascii="Times New Roman" w:hAnsi="Times New Roman" w:cs="Times New Roman"/>
          <w:rPrChange w:id="2537" w:author="Macon, Taydin Robert" w:date="2025-12-31T11:26:00Z" w16du:dateUtc="2025-12-31T19:26:00Z">
            <w:rPr>
              <w:del w:id="2538" w:author="Macon, Taydin Robert" w:date="2025-12-08T14:56:00Z" w16du:dateUtc="2025-12-08T22:56:00Z"/>
              <w:rFonts w:ascii="Times New Roman" w:hAnsi="Times New Roman" w:cs="Times New Roman"/>
              <w:highlight w:val="red"/>
            </w:rPr>
          </w:rPrChange>
        </w:rPr>
      </w:pPr>
      <w:del w:id="2539" w:author="Macon, Taydin Robert" w:date="2025-12-08T14:56:00Z" w16du:dateUtc="2025-12-08T22:56:00Z">
        <w:r w:rsidRPr="0086788C" w:rsidDel="00DF77E1">
          <w:rPr>
            <w:rFonts w:ascii="Times New Roman" w:hAnsi="Times New Roman" w:cs="Times New Roman"/>
          </w:rPr>
          <w:delText>The results of this meta-analysis indicate the broad question of whether detection of target species is more effective using eDNA methods compared to traditional methods is not appropriate. Instead, the efficacy of eDNA for species detection needs to be considered by taxa. This</w:delText>
        </w:r>
        <w:r w:rsidR="001151BF" w:rsidRPr="0086788C" w:rsidDel="00DF77E1">
          <w:rPr>
            <w:rFonts w:ascii="Times New Roman" w:hAnsi="Times New Roman" w:cs="Times New Roman"/>
          </w:rPr>
          <w:delText xml:space="preserve"> </w:delText>
        </w:r>
        <w:r w:rsidRPr="0086788C" w:rsidDel="00DF77E1">
          <w:rPr>
            <w:rFonts w:ascii="Times New Roman" w:hAnsi="Times New Roman" w:cs="Times New Roman"/>
          </w:rPr>
          <w:delText xml:space="preserve">in part could be due to a variety of factors including </w:delText>
        </w:r>
        <w:r w:rsidR="00D22871" w:rsidRPr="0086788C" w:rsidDel="00DF77E1">
          <w:rPr>
            <w:rFonts w:ascii="Times New Roman" w:hAnsi="Times New Roman" w:cs="Times New Roman"/>
          </w:rPr>
          <w:delText>species life history</w:delText>
        </w:r>
        <w:r w:rsidR="0051507F" w:rsidRPr="0086788C" w:rsidDel="00DF77E1">
          <w:rPr>
            <w:rFonts w:ascii="Times New Roman" w:hAnsi="Times New Roman" w:cs="Times New Roman"/>
          </w:rPr>
          <w:delText>,</w:delText>
        </w:r>
        <w:r w:rsidR="00D22871" w:rsidRPr="0086788C" w:rsidDel="00DF77E1">
          <w:rPr>
            <w:rFonts w:ascii="Times New Roman" w:hAnsi="Times New Roman" w:cs="Times New Roman"/>
          </w:rPr>
          <w:delText xml:space="preserve"> species sampling methods</w:delText>
        </w:r>
        <w:r w:rsidR="00FB4331" w:rsidRPr="0086788C" w:rsidDel="00DF77E1">
          <w:rPr>
            <w:rFonts w:ascii="Times New Roman" w:hAnsi="Times New Roman" w:cs="Times New Roman"/>
          </w:rPr>
          <w:delText>, as well as other biotic and abiotic factors of the species’ environment</w:delText>
        </w:r>
        <w:r w:rsidR="00242674" w:rsidRPr="0086788C" w:rsidDel="00DF77E1">
          <w:rPr>
            <w:rFonts w:ascii="Times New Roman" w:hAnsi="Times New Roman" w:cs="Times New Roman"/>
          </w:rPr>
          <w:delText xml:space="preserve"> (</w:delText>
        </w:r>
        <w:r w:rsidR="00470DED" w:rsidRPr="0086788C" w:rsidDel="00DF77E1">
          <w:rPr>
            <w:rFonts w:ascii="Times New Roman" w:hAnsi="Times New Roman" w:cs="Times New Roman"/>
          </w:rPr>
          <w:delText xml:space="preserve">Souza </w:delText>
        </w:r>
        <w:r w:rsidR="00470DED" w:rsidRPr="0086788C" w:rsidDel="00DF77E1">
          <w:rPr>
            <w:rFonts w:ascii="Times New Roman" w:hAnsi="Times New Roman" w:cs="Times New Roman"/>
            <w:i/>
            <w:iCs/>
          </w:rPr>
          <w:delText xml:space="preserve">et al., </w:delText>
        </w:r>
        <w:r w:rsidR="00470DED" w:rsidRPr="0086788C" w:rsidDel="00DF77E1">
          <w:rPr>
            <w:rFonts w:ascii="Times New Roman" w:hAnsi="Times New Roman" w:cs="Times New Roman"/>
          </w:rPr>
          <w:delText>2019,</w:delText>
        </w:r>
        <w:r w:rsidR="00D81BDF" w:rsidRPr="0086788C" w:rsidDel="00DF77E1">
          <w:rPr>
            <w:rFonts w:ascii="Times New Roman" w:hAnsi="Times New Roman" w:cs="Times New Roman"/>
          </w:rPr>
          <w:delText xml:space="preserve"> Stewart </w:delText>
        </w:r>
        <w:r w:rsidR="00D81BDF" w:rsidRPr="0086788C" w:rsidDel="00DF77E1">
          <w:rPr>
            <w:rFonts w:ascii="Times New Roman" w:hAnsi="Times New Roman" w:cs="Times New Roman"/>
            <w:i/>
            <w:iCs/>
          </w:rPr>
          <w:delText xml:space="preserve">et al., </w:delText>
        </w:r>
        <w:r w:rsidR="00D81BDF" w:rsidRPr="0086788C" w:rsidDel="00DF77E1">
          <w:rPr>
            <w:rFonts w:ascii="Times New Roman" w:hAnsi="Times New Roman" w:cs="Times New Roman"/>
          </w:rPr>
          <w:delText xml:space="preserve">2019, </w:delText>
        </w:r>
        <w:r w:rsidR="00242674" w:rsidRPr="0086788C" w:rsidDel="00DF77E1">
          <w:rPr>
            <w:rFonts w:ascii="Times New Roman" w:hAnsi="Times New Roman" w:cs="Times New Roman"/>
          </w:rPr>
          <w:delText xml:space="preserve">Korbel </w:delText>
        </w:r>
        <w:r w:rsidR="00242674" w:rsidRPr="0086788C" w:rsidDel="00DF77E1">
          <w:rPr>
            <w:rFonts w:ascii="Times New Roman" w:hAnsi="Times New Roman" w:cs="Times New Roman"/>
            <w:i/>
            <w:iCs/>
          </w:rPr>
          <w:delText xml:space="preserve">et el., </w:delText>
        </w:r>
        <w:r w:rsidR="00242674" w:rsidRPr="0086788C" w:rsidDel="00DF77E1">
          <w:rPr>
            <w:rFonts w:ascii="Times New Roman" w:hAnsi="Times New Roman" w:cs="Times New Roman"/>
          </w:rPr>
          <w:delText>2024</w:delText>
        </w:r>
        <w:r w:rsidR="00365891" w:rsidRPr="0086788C" w:rsidDel="00DF77E1">
          <w:rPr>
            <w:rFonts w:ascii="Times New Roman" w:hAnsi="Times New Roman" w:cs="Times New Roman"/>
          </w:rPr>
          <w:delText xml:space="preserve"> </w:delText>
        </w:r>
        <w:r w:rsidR="00242674" w:rsidRPr="0086788C" w:rsidDel="00DF77E1">
          <w:rPr>
            <w:rFonts w:ascii="Times New Roman" w:hAnsi="Times New Roman" w:cs="Times New Roman"/>
          </w:rPr>
          <w:delText>)</w:delText>
        </w:r>
        <w:r w:rsidR="00D22871" w:rsidRPr="0086788C" w:rsidDel="00DF77E1">
          <w:rPr>
            <w:rFonts w:ascii="Times New Roman" w:hAnsi="Times New Roman" w:cs="Times New Roman"/>
          </w:rPr>
          <w:delText xml:space="preserve">. </w:delText>
        </w:r>
        <w:r w:rsidR="00FB4331" w:rsidRPr="0086788C" w:rsidDel="00DF77E1">
          <w:rPr>
            <w:rFonts w:ascii="Times New Roman" w:hAnsi="Times New Roman" w:cs="Times New Roman"/>
          </w:rPr>
          <w:delText>T</w:delText>
        </w:r>
        <w:r w:rsidR="00D22871" w:rsidRPr="0086788C" w:rsidDel="00DF77E1">
          <w:rPr>
            <w:rFonts w:ascii="Times New Roman" w:hAnsi="Times New Roman" w:cs="Times New Roman"/>
          </w:rPr>
          <w:delText xml:space="preserve">he three taxa where eDNA outperformed </w:delText>
        </w:r>
        <w:r w:rsidR="00D22871" w:rsidRPr="0086788C" w:rsidDel="00DF77E1">
          <w:rPr>
            <w:rFonts w:ascii="Times New Roman" w:hAnsi="Times New Roman" w:cs="Times New Roman"/>
          </w:rPr>
          <w:lastRenderedPageBreak/>
          <w:delText>traditional methods were all species found in aquatic environments (fish, amphibians, mollusks) where eDNA samples were taken from the water. In this environment, water currents may be efficiently and more evenly distributing shed DNA from species of interest compared to eDNA shed by an organism found within soil where there is comparatively little disruption</w:delText>
        </w:r>
        <w:r w:rsidR="00346D94" w:rsidRPr="0086788C" w:rsidDel="00DF77E1">
          <w:rPr>
            <w:rFonts w:ascii="Times New Roman" w:hAnsi="Times New Roman" w:cs="Times New Roman"/>
          </w:rPr>
          <w:delText xml:space="preserve">. For example, one </w:delText>
        </w:r>
        <w:r w:rsidR="00FB4331" w:rsidRPr="0086788C" w:rsidDel="00DF77E1">
          <w:rPr>
            <w:rFonts w:ascii="Times New Roman" w:hAnsi="Times New Roman" w:cs="Times New Roman"/>
          </w:rPr>
          <w:delText xml:space="preserve">aquatic </w:delText>
        </w:r>
        <w:r w:rsidR="00346D94" w:rsidRPr="0086788C" w:rsidDel="00DF77E1">
          <w:rPr>
            <w:rFonts w:ascii="Times New Roman" w:hAnsi="Times New Roman" w:cs="Times New Roman"/>
          </w:rPr>
          <w:delText>study found invertebrate eDNA to have traveled nearly 10 km downstream from its source organisms (</w:delText>
        </w:r>
        <w:r w:rsidR="00FB4331" w:rsidRPr="0086788C" w:rsidDel="00DF77E1">
          <w:rPr>
            <w:rFonts w:ascii="Times New Roman" w:hAnsi="Times New Roman" w:cs="Times New Roman"/>
          </w:rPr>
          <w:delText xml:space="preserve">Deiner </w:delText>
        </w:r>
        <w:r w:rsidR="00FB4331" w:rsidRPr="0086788C" w:rsidDel="00DF77E1">
          <w:rPr>
            <w:rFonts w:ascii="Times New Roman" w:hAnsi="Times New Roman" w:cs="Times New Roman"/>
            <w:i/>
            <w:iCs/>
          </w:rPr>
          <w:delText xml:space="preserve">et al., </w:delText>
        </w:r>
        <w:r w:rsidR="00FB4331" w:rsidRPr="0086788C" w:rsidDel="00DF77E1">
          <w:rPr>
            <w:rFonts w:ascii="Times New Roman" w:hAnsi="Times New Roman" w:cs="Times New Roman"/>
          </w:rPr>
          <w:delText>2014)</w:delText>
        </w:r>
        <w:r w:rsidR="00AF0BC0" w:rsidRPr="0086788C" w:rsidDel="00DF77E1">
          <w:rPr>
            <w:rFonts w:ascii="Times New Roman" w:hAnsi="Times New Roman" w:cs="Times New Roman"/>
          </w:rPr>
          <w:delText>. Conversely, the movement of eDNA within soil substrates is not well understood but assumed to make little later</w:delText>
        </w:r>
        <w:r w:rsidR="002D1D1D" w:rsidRPr="0086788C" w:rsidDel="00DF77E1">
          <w:rPr>
            <w:rFonts w:ascii="Times New Roman" w:hAnsi="Times New Roman" w:cs="Times New Roman"/>
          </w:rPr>
          <w:delText>al</w:delText>
        </w:r>
        <w:r w:rsidR="00AF0BC0" w:rsidRPr="0086788C" w:rsidDel="00DF77E1">
          <w:rPr>
            <w:rFonts w:ascii="Times New Roman" w:hAnsi="Times New Roman" w:cs="Times New Roman"/>
          </w:rPr>
          <w:delText xml:space="preserve"> movem</w:delText>
        </w:r>
        <w:r w:rsidR="009A56FC" w:rsidRPr="0086788C" w:rsidDel="00DF77E1">
          <w:rPr>
            <w:rFonts w:ascii="Times New Roman" w:hAnsi="Times New Roman" w:cs="Times New Roman"/>
          </w:rPr>
          <w:delText>en</w:delText>
        </w:r>
        <w:r w:rsidR="00AF0BC0" w:rsidRPr="0086788C" w:rsidDel="00DF77E1">
          <w:rPr>
            <w:rFonts w:ascii="Times New Roman" w:hAnsi="Times New Roman" w:cs="Times New Roman"/>
          </w:rPr>
          <w:delText>t</w:delText>
        </w:r>
        <w:r w:rsidR="009A56FC" w:rsidRPr="0086788C" w:rsidDel="00DF77E1">
          <w:rPr>
            <w:rFonts w:ascii="Times New Roman" w:hAnsi="Times New Roman" w:cs="Times New Roman"/>
          </w:rPr>
          <w:delText xml:space="preserve"> and primarily displaced by weather events such as rainfall (Talbert </w:delText>
        </w:r>
        <w:r w:rsidR="009A56FC" w:rsidRPr="0086788C" w:rsidDel="00DF77E1">
          <w:rPr>
            <w:rFonts w:ascii="Times New Roman" w:hAnsi="Times New Roman" w:cs="Times New Roman"/>
            <w:i/>
            <w:iCs/>
          </w:rPr>
          <w:delText xml:space="preserve">et al., </w:delText>
        </w:r>
        <w:r w:rsidR="009A56FC" w:rsidRPr="0086788C" w:rsidDel="00DF77E1">
          <w:rPr>
            <w:rFonts w:ascii="Times New Roman" w:hAnsi="Times New Roman" w:cs="Times New Roman"/>
          </w:rPr>
          <w:delText xml:space="preserve">2018, Valentin </w:delText>
        </w:r>
        <w:r w:rsidR="009A56FC" w:rsidRPr="0086788C" w:rsidDel="00DF77E1">
          <w:rPr>
            <w:rFonts w:ascii="Times New Roman" w:hAnsi="Times New Roman" w:cs="Times New Roman"/>
            <w:i/>
            <w:iCs/>
          </w:rPr>
          <w:delText xml:space="preserve">et al., </w:delText>
        </w:r>
        <w:r w:rsidR="009A56FC" w:rsidRPr="0086788C" w:rsidDel="00DF77E1">
          <w:rPr>
            <w:rFonts w:ascii="Times New Roman" w:hAnsi="Times New Roman" w:cs="Times New Roman"/>
          </w:rPr>
          <w:delText>2020).</w:delText>
        </w:r>
        <w:r w:rsidR="00346D94" w:rsidRPr="0086788C" w:rsidDel="00DF77E1">
          <w:rPr>
            <w:rFonts w:ascii="Times New Roman" w:hAnsi="Times New Roman" w:cs="Times New Roman"/>
          </w:rPr>
          <w:delText xml:space="preserve"> </w:delText>
        </w:r>
        <w:r w:rsidR="002D1D1D" w:rsidRPr="0086788C" w:rsidDel="00DF77E1">
          <w:rPr>
            <w:rFonts w:ascii="Times New Roman" w:hAnsi="Times New Roman" w:cs="Times New Roman"/>
          </w:rPr>
          <w:delText>T</w:delText>
        </w:r>
        <w:r w:rsidR="00D22871" w:rsidRPr="0086788C" w:rsidDel="00DF77E1">
          <w:rPr>
            <w:rFonts w:ascii="Times New Roman" w:hAnsi="Times New Roman" w:cs="Times New Roman"/>
          </w:rPr>
          <w:delText xml:space="preserve">his would mean successful sampling of species eDNA within soil would have to come from </w:delText>
        </w:r>
        <w:r w:rsidR="000F747F" w:rsidRPr="0086788C" w:rsidDel="00DF77E1">
          <w:rPr>
            <w:rFonts w:ascii="Times New Roman" w:hAnsi="Times New Roman" w:cs="Times New Roman"/>
          </w:rPr>
          <w:delText xml:space="preserve">a sample relatively close to the organism, whereas eDNA from an aquatic </w:delText>
        </w:r>
        <w:r w:rsidR="002D1D1D" w:rsidRPr="0086788C" w:rsidDel="00DF77E1">
          <w:rPr>
            <w:rFonts w:ascii="Times New Roman" w:hAnsi="Times New Roman" w:cs="Times New Roman"/>
          </w:rPr>
          <w:delText>organism</w:delText>
        </w:r>
        <w:r w:rsidR="000F747F" w:rsidRPr="0086788C" w:rsidDel="00DF77E1">
          <w:rPr>
            <w:rFonts w:ascii="Times New Roman" w:hAnsi="Times New Roman" w:cs="Times New Roman"/>
          </w:rPr>
          <w:delText xml:space="preserve"> can be</w:delText>
        </w:r>
        <w:r w:rsidR="002D1D1D" w:rsidRPr="0086788C" w:rsidDel="00DF77E1">
          <w:rPr>
            <w:rFonts w:ascii="Times New Roman" w:hAnsi="Times New Roman" w:cs="Times New Roman"/>
          </w:rPr>
          <w:delText xml:space="preserve"> detected at greater distances from its origin. </w:delText>
        </w:r>
        <w:r w:rsidR="000F747F" w:rsidRPr="0086788C" w:rsidDel="00DF77E1">
          <w:rPr>
            <w:rFonts w:ascii="Times New Roman" w:hAnsi="Times New Roman" w:cs="Times New Roman"/>
          </w:rPr>
          <w:delText>However, this may change if air eDNA samples were taken</w:delText>
        </w:r>
        <w:r w:rsidR="001151BF" w:rsidRPr="0086788C" w:rsidDel="00DF77E1">
          <w:rPr>
            <w:rFonts w:ascii="Times New Roman" w:hAnsi="Times New Roman" w:cs="Times New Roman"/>
          </w:rPr>
          <w:delText xml:space="preserve">; being a fluid like water, eDNA could flow through this medium more easily than through soil. However, the use of air eDNA comes with the caveat that air currents could potentially move eDNA well beyond the bounds of a habitat of interest, whereas eDNA collected form water is more contained. </w:delText>
        </w:r>
        <w:r w:rsidR="002D1D1D" w:rsidRPr="0086788C" w:rsidDel="00DF77E1">
          <w:rPr>
            <w:rFonts w:ascii="Times New Roman" w:hAnsi="Times New Roman" w:cs="Times New Roman"/>
          </w:rPr>
          <w:delText xml:space="preserve">In a recent national survey, airborne eDNA was used to monitor biodiversity; this study saw that eDNA samples remained relatively regional (&gt;80 km) (Tornayer </w:delText>
        </w:r>
        <w:r w:rsidR="002D1D1D" w:rsidRPr="0086788C" w:rsidDel="00DF77E1">
          <w:rPr>
            <w:rFonts w:ascii="Times New Roman" w:hAnsi="Times New Roman" w:cs="Times New Roman"/>
            <w:i/>
            <w:iCs/>
          </w:rPr>
          <w:delText xml:space="preserve">et al., </w:delText>
        </w:r>
        <w:r w:rsidR="002D1D1D" w:rsidRPr="0086788C" w:rsidDel="00DF77E1">
          <w:rPr>
            <w:rFonts w:ascii="Times New Roman" w:hAnsi="Times New Roman" w:cs="Times New Roman"/>
          </w:rPr>
          <w:delText>2025)</w:delText>
        </w:r>
        <w:r w:rsidR="0051507F" w:rsidRPr="0086788C" w:rsidDel="00DF77E1">
          <w:rPr>
            <w:rFonts w:ascii="Times New Roman" w:hAnsi="Times New Roman" w:cs="Times New Roman"/>
          </w:rPr>
          <w:delText xml:space="preserve">. Depending on the habitat range and species in mind, this technique could be either beneficial or detrimental for specific species detection. </w:delText>
        </w:r>
        <w:r w:rsidR="001151BF" w:rsidRPr="0086788C" w:rsidDel="00DF77E1">
          <w:rPr>
            <w:rFonts w:ascii="Times New Roman" w:hAnsi="Times New Roman" w:cs="Times New Roman"/>
          </w:rPr>
          <w:delText xml:space="preserve">Though the use of air eDNA presents potential benefits in the detection of terrestrial species, none of the studies examined in this meta-analysis used that method. </w:delText>
        </w:r>
      </w:del>
    </w:p>
    <w:p w14:paraId="5B1B3E10" w14:textId="77777777" w:rsidR="001A7E17" w:rsidRPr="0086788C" w:rsidDel="00312341" w:rsidRDefault="001151BF" w:rsidP="008709E0">
      <w:pPr>
        <w:spacing w:line="480" w:lineRule="auto"/>
        <w:contextualSpacing/>
        <w:rPr>
          <w:del w:id="2540" w:author="Macon, Taydin Robert" w:date="2025-12-12T15:06:00Z" w16du:dateUtc="2025-12-12T23:06:00Z"/>
          <w:rFonts w:ascii="Times New Roman" w:hAnsi="Times New Roman" w:cs="Times New Roman"/>
        </w:rPr>
      </w:pPr>
      <w:del w:id="2541" w:author="Macon, Taydin Robert" w:date="2025-12-31T11:23:00Z" w16du:dateUtc="2025-12-31T19:23:00Z">
        <w:r w:rsidRPr="0086788C" w:rsidDel="0086788C">
          <w:rPr>
            <w:rFonts w:ascii="Times New Roman" w:hAnsi="Times New Roman" w:cs="Times New Roman"/>
          </w:rPr>
          <w:tab/>
        </w:r>
      </w:del>
    </w:p>
    <w:p w14:paraId="0FA7FA79" w14:textId="4DE9D0D3" w:rsidR="001151BF" w:rsidRPr="0086788C" w:rsidDel="00312341" w:rsidRDefault="001151BF" w:rsidP="008709E0">
      <w:pPr>
        <w:spacing w:line="480" w:lineRule="auto"/>
        <w:ind w:firstLine="720"/>
        <w:contextualSpacing/>
        <w:rPr>
          <w:del w:id="2542" w:author="Macon, Taydin Robert" w:date="2025-12-12T15:06:00Z" w16du:dateUtc="2025-12-12T23:06:00Z"/>
          <w:rFonts w:ascii="Times New Roman" w:hAnsi="Times New Roman" w:cs="Times New Roman"/>
          <w:rPrChange w:id="2543" w:author="Macon, Taydin Robert" w:date="2025-12-31T11:26:00Z" w16du:dateUtc="2025-12-31T19:26:00Z">
            <w:rPr>
              <w:del w:id="2544" w:author="Macon, Taydin Robert" w:date="2025-12-12T15:06:00Z" w16du:dateUtc="2025-12-12T23:06:00Z"/>
              <w:rFonts w:ascii="Times New Roman" w:hAnsi="Times New Roman" w:cs="Times New Roman"/>
              <w:highlight w:val="red"/>
            </w:rPr>
          </w:rPrChange>
        </w:rPr>
      </w:pPr>
      <w:del w:id="2545" w:author="Macon, Taydin Robert" w:date="2025-12-09T14:48:00Z" w16du:dateUtc="2025-12-09T22:48:00Z">
        <w:r w:rsidRPr="0086788C" w:rsidDel="00D104DA">
          <w:rPr>
            <w:rFonts w:ascii="Times New Roman" w:hAnsi="Times New Roman" w:cs="Times New Roman"/>
          </w:rPr>
          <w:delText>Taxa where there were statistically significant differences i</w:delText>
        </w:r>
        <w:r w:rsidR="00EC18E7" w:rsidRPr="0086788C" w:rsidDel="00D104DA">
          <w:rPr>
            <w:rFonts w:ascii="Times New Roman" w:hAnsi="Times New Roman" w:cs="Times New Roman"/>
          </w:rPr>
          <w:delText xml:space="preserve">n probability detections were for fish, amphibians, </w:delText>
        </w:r>
        <w:r w:rsidR="007504F9" w:rsidRPr="0086788C" w:rsidDel="00D104DA">
          <w:rPr>
            <w:rFonts w:ascii="Times New Roman" w:hAnsi="Times New Roman" w:cs="Times New Roman"/>
          </w:rPr>
          <w:delText xml:space="preserve">and </w:delText>
        </w:r>
        <w:r w:rsidR="00EC18E7" w:rsidRPr="0086788C" w:rsidDel="00D104DA">
          <w:rPr>
            <w:rFonts w:ascii="Times New Roman" w:hAnsi="Times New Roman" w:cs="Times New Roman"/>
          </w:rPr>
          <w:delText xml:space="preserve">non-crustacean arthropods. These were also the three taxa with the </w:delText>
        </w:r>
        <w:r w:rsidR="00EC18E7" w:rsidRPr="0086788C" w:rsidDel="00D104DA">
          <w:rPr>
            <w:rFonts w:ascii="Times New Roman" w:hAnsi="Times New Roman" w:cs="Times New Roman"/>
          </w:rPr>
          <w:lastRenderedPageBreak/>
          <w:delText xml:space="preserve">most datapoints (fish- 30, amphibians- 92, non-crustacean arthropods- 53). </w:delText>
        </w:r>
      </w:del>
      <w:del w:id="2546" w:author="Macon, Taydin Robert" w:date="2025-12-12T15:06:00Z" w16du:dateUtc="2025-12-12T23:06:00Z">
        <w:r w:rsidR="00EC18E7" w:rsidRPr="0086788C" w:rsidDel="00312341">
          <w:rPr>
            <w:rFonts w:ascii="Times New Roman" w:hAnsi="Times New Roman" w:cs="Times New Roman"/>
          </w:rPr>
          <w:delText xml:space="preserve">eDNA studies within aquatic environments for the detection of fish </w:delText>
        </w:r>
      </w:del>
      <w:del w:id="2547" w:author="Macon, Taydin Robert" w:date="2025-12-12T15:03:00Z" w16du:dateUtc="2025-12-12T23:03:00Z">
        <w:r w:rsidR="00EC18E7" w:rsidRPr="0086788C" w:rsidDel="00312341">
          <w:rPr>
            <w:rFonts w:ascii="Times New Roman" w:hAnsi="Times New Roman" w:cs="Times New Roman"/>
          </w:rPr>
          <w:delText xml:space="preserve">and amphibian </w:delText>
        </w:r>
      </w:del>
      <w:del w:id="2548" w:author="Macon, Taydin Robert" w:date="2025-12-12T15:06:00Z" w16du:dateUtc="2025-12-12T23:06:00Z">
        <w:r w:rsidR="00EC18E7" w:rsidRPr="0086788C" w:rsidDel="00312341">
          <w:rPr>
            <w:rFonts w:ascii="Times New Roman" w:hAnsi="Times New Roman" w:cs="Times New Roman"/>
          </w:rPr>
          <w:delText xml:space="preserve">species are the most common studies since </w:delText>
        </w:r>
        <w:r w:rsidR="0051507F" w:rsidRPr="0086788C" w:rsidDel="00312341">
          <w:rPr>
            <w:rFonts w:ascii="Times New Roman" w:hAnsi="Times New Roman" w:cs="Times New Roman"/>
          </w:rPr>
          <w:delText xml:space="preserve">aquatics was the </w:delText>
        </w:r>
        <w:r w:rsidR="00EC18E7" w:rsidRPr="0086788C" w:rsidDel="00312341">
          <w:rPr>
            <w:rFonts w:ascii="Times New Roman" w:hAnsi="Times New Roman" w:cs="Times New Roman"/>
          </w:rPr>
          <w:delText xml:space="preserve">first system to implement this technique for </w:delText>
        </w:r>
        <w:r w:rsidR="0051507F" w:rsidRPr="0086788C" w:rsidDel="00312341">
          <w:rPr>
            <w:rFonts w:ascii="Times New Roman" w:hAnsi="Times New Roman" w:cs="Times New Roman"/>
          </w:rPr>
          <w:delText>species</w:delText>
        </w:r>
        <w:r w:rsidR="00EC18E7" w:rsidRPr="0086788C" w:rsidDel="00312341">
          <w:rPr>
            <w:rFonts w:ascii="Times New Roman" w:hAnsi="Times New Roman" w:cs="Times New Roman"/>
          </w:rPr>
          <w:delText xml:space="preserve"> detection (</w:delText>
        </w:r>
        <w:r w:rsidR="0051507F" w:rsidRPr="0086788C" w:rsidDel="00312341">
          <w:rPr>
            <w:rFonts w:ascii="Times New Roman" w:hAnsi="Times New Roman" w:cs="Times New Roman"/>
          </w:rPr>
          <w:delText xml:space="preserve">Ogram </w:delText>
        </w:r>
        <w:r w:rsidR="00B727B2" w:rsidRPr="0086788C" w:rsidDel="00312341">
          <w:rPr>
            <w:rFonts w:ascii="Times New Roman" w:hAnsi="Times New Roman" w:cs="Times New Roman"/>
            <w:i/>
            <w:iCs/>
          </w:rPr>
          <w:delText xml:space="preserve">et al., </w:delText>
        </w:r>
        <w:r w:rsidR="00B727B2" w:rsidRPr="0086788C" w:rsidDel="00312341">
          <w:rPr>
            <w:rFonts w:ascii="Times New Roman" w:hAnsi="Times New Roman" w:cs="Times New Roman"/>
          </w:rPr>
          <w:delText xml:space="preserve">1987, Ficetola </w:delText>
        </w:r>
        <w:r w:rsidR="00B727B2" w:rsidRPr="0086788C" w:rsidDel="00312341">
          <w:rPr>
            <w:rFonts w:ascii="Times New Roman" w:hAnsi="Times New Roman" w:cs="Times New Roman"/>
            <w:i/>
            <w:iCs/>
          </w:rPr>
          <w:delText xml:space="preserve">et al., </w:delText>
        </w:r>
        <w:r w:rsidR="00B727B2" w:rsidRPr="0086788C" w:rsidDel="00312341">
          <w:rPr>
            <w:rFonts w:ascii="Times New Roman" w:hAnsi="Times New Roman" w:cs="Times New Roman"/>
          </w:rPr>
          <w:delText xml:space="preserve">2008, Jerde </w:delText>
        </w:r>
        <w:r w:rsidR="00B727B2" w:rsidRPr="0086788C" w:rsidDel="00312341">
          <w:rPr>
            <w:rFonts w:ascii="Times New Roman" w:hAnsi="Times New Roman" w:cs="Times New Roman"/>
            <w:i/>
            <w:iCs/>
          </w:rPr>
          <w:delText xml:space="preserve">et al., </w:delText>
        </w:r>
        <w:r w:rsidR="00B727B2" w:rsidRPr="0086788C" w:rsidDel="00312341">
          <w:rPr>
            <w:rFonts w:ascii="Times New Roman" w:hAnsi="Times New Roman" w:cs="Times New Roman"/>
          </w:rPr>
          <w:delText xml:space="preserve">2011, </w:delText>
        </w:r>
        <w:r w:rsidR="00EC18E7" w:rsidRPr="0086788C" w:rsidDel="00312341">
          <w:rPr>
            <w:rFonts w:ascii="Times New Roman" w:hAnsi="Times New Roman" w:cs="Times New Roman"/>
          </w:rPr>
          <w:delText>)</w:delText>
        </w:r>
        <w:r w:rsidR="00B727B2" w:rsidRPr="0086788C" w:rsidDel="00312341">
          <w:rPr>
            <w:rFonts w:ascii="Times New Roman" w:hAnsi="Times New Roman" w:cs="Times New Roman"/>
          </w:rPr>
          <w:delText xml:space="preserve">, with reviews for eDNA in aquatic systems coming out as early as 2011 (Goldberg </w:delText>
        </w:r>
        <w:r w:rsidR="00B727B2" w:rsidRPr="0086788C" w:rsidDel="00312341">
          <w:rPr>
            <w:rFonts w:ascii="Times New Roman" w:hAnsi="Times New Roman" w:cs="Times New Roman"/>
            <w:i/>
            <w:iCs/>
          </w:rPr>
          <w:delText xml:space="preserve">et al., </w:delText>
        </w:r>
        <w:r w:rsidR="00B727B2" w:rsidRPr="0086788C" w:rsidDel="00312341">
          <w:rPr>
            <w:rFonts w:ascii="Times New Roman" w:hAnsi="Times New Roman" w:cs="Times New Roman"/>
          </w:rPr>
          <w:delText>2011)</w:delText>
        </w:r>
        <w:r w:rsidR="00EC18E7" w:rsidRPr="0086788C" w:rsidDel="00312341">
          <w:rPr>
            <w:rFonts w:ascii="Times New Roman" w:hAnsi="Times New Roman" w:cs="Times New Roman"/>
          </w:rPr>
          <w:delText xml:space="preserve">. </w:delText>
        </w:r>
      </w:del>
      <w:del w:id="2549" w:author="Macon, Taydin Robert" w:date="2025-12-09T14:48:00Z" w16du:dateUtc="2025-12-09T22:48:00Z">
        <w:r w:rsidR="00B727B2" w:rsidRPr="0086788C" w:rsidDel="00080AE2">
          <w:rPr>
            <w:rFonts w:ascii="Times New Roman" w:hAnsi="Times New Roman" w:cs="Times New Roman"/>
          </w:rPr>
          <w:delText>Therefore, the bias towards aquatic eDNA data was expected.</w:delText>
        </w:r>
        <w:r w:rsidR="005E2ECB" w:rsidRPr="0086788C" w:rsidDel="00080AE2">
          <w:rPr>
            <w:rFonts w:ascii="Times New Roman" w:hAnsi="Times New Roman" w:cs="Times New Roman"/>
          </w:rPr>
          <w:delText xml:space="preserve"> </w:delText>
        </w:r>
      </w:del>
      <w:del w:id="2550" w:author="Macon, Taydin Robert" w:date="2025-12-09T10:49:00Z" w16du:dateUtc="2025-12-09T18:49:00Z">
        <w:r w:rsidR="00EC18E7" w:rsidRPr="0086788C" w:rsidDel="00D748A1">
          <w:rPr>
            <w:rFonts w:ascii="Times New Roman" w:hAnsi="Times New Roman" w:cs="Times New Roman"/>
          </w:rPr>
          <w:delText xml:space="preserve">For non-crustacean arthropods, </w:delText>
        </w:r>
        <w:r w:rsidR="00CF0F64" w:rsidRPr="0086788C" w:rsidDel="00D748A1">
          <w:rPr>
            <w:rFonts w:ascii="Times New Roman" w:hAnsi="Times New Roman" w:cs="Times New Roman"/>
          </w:rPr>
          <w:delText>79</w:delText>
        </w:r>
        <w:r w:rsidR="00EC18E7" w:rsidRPr="0086788C" w:rsidDel="00D748A1">
          <w:rPr>
            <w:rFonts w:ascii="Times New Roman" w:hAnsi="Times New Roman" w:cs="Times New Roman"/>
          </w:rPr>
          <w:delText xml:space="preserve">% of these datapoints came from </w:delText>
        </w:r>
        <w:r w:rsidR="00270C9B" w:rsidRPr="0086788C" w:rsidDel="00D748A1">
          <w:rPr>
            <w:rFonts w:ascii="Times New Roman" w:hAnsi="Times New Roman" w:cs="Times New Roman"/>
          </w:rPr>
          <w:delText>1</w:delText>
        </w:r>
        <w:r w:rsidR="00EC18E7" w:rsidRPr="0086788C" w:rsidDel="00D748A1">
          <w:rPr>
            <w:rFonts w:ascii="Times New Roman" w:hAnsi="Times New Roman" w:cs="Times New Roman"/>
          </w:rPr>
          <w:delText xml:space="preserve"> stud</w:delText>
        </w:r>
        <w:r w:rsidR="00270C9B" w:rsidRPr="0086788C" w:rsidDel="00D748A1">
          <w:rPr>
            <w:rFonts w:ascii="Times New Roman" w:hAnsi="Times New Roman" w:cs="Times New Roman"/>
          </w:rPr>
          <w:delText>y</w:delText>
        </w:r>
        <w:r w:rsidR="00EC18E7" w:rsidRPr="0086788C" w:rsidDel="00D748A1">
          <w:rPr>
            <w:rFonts w:ascii="Times New Roman" w:hAnsi="Times New Roman" w:cs="Times New Roman"/>
          </w:rPr>
          <w:delText xml:space="preserve">; this lack in diversity could have contributed to eDNA’s lack of success in species detection compared to traditional trapping methods, and having more study diversity for </w:delText>
        </w:r>
        <w:r w:rsidR="005D4BC6" w:rsidRPr="0086788C" w:rsidDel="00D748A1">
          <w:rPr>
            <w:rFonts w:ascii="Times New Roman" w:hAnsi="Times New Roman" w:cs="Times New Roman"/>
          </w:rPr>
          <w:delText>this taxon</w:delText>
        </w:r>
        <w:r w:rsidR="00EC18E7" w:rsidRPr="0086788C" w:rsidDel="00D748A1">
          <w:rPr>
            <w:rFonts w:ascii="Times New Roman" w:hAnsi="Times New Roman" w:cs="Times New Roman"/>
          </w:rPr>
          <w:delText xml:space="preserve"> could potentially alter the results of this compariso</w:delText>
        </w:r>
        <w:r w:rsidR="007504F9" w:rsidRPr="0086788C" w:rsidDel="00D748A1">
          <w:rPr>
            <w:rFonts w:ascii="Times New Roman" w:hAnsi="Times New Roman" w:cs="Times New Roman"/>
          </w:rPr>
          <w:delText xml:space="preserve">n due to more diverse sampling protocols. </w:delText>
        </w:r>
        <w:r w:rsidR="00BB60E3" w:rsidRPr="0086788C" w:rsidDel="00D748A1">
          <w:rPr>
            <w:rFonts w:ascii="Times New Roman" w:hAnsi="Times New Roman" w:cs="Times New Roman"/>
          </w:rPr>
          <w:delText xml:space="preserve">In a laboratory study, eDNA from non-crustacean arthropods was found to be more frequently detected than crustacean eDNA despite a lower density of the non-crustacean arthropods (Korbel </w:delText>
        </w:r>
        <w:r w:rsidR="00BB60E3" w:rsidRPr="0086788C" w:rsidDel="00D748A1">
          <w:rPr>
            <w:rFonts w:ascii="Times New Roman" w:hAnsi="Times New Roman" w:cs="Times New Roman"/>
            <w:i/>
            <w:iCs/>
          </w:rPr>
          <w:delText xml:space="preserve">et al., </w:delText>
        </w:r>
        <w:r w:rsidR="00BB60E3" w:rsidRPr="0086788C" w:rsidDel="00D748A1">
          <w:rPr>
            <w:rFonts w:ascii="Times New Roman" w:hAnsi="Times New Roman" w:cs="Times New Roman"/>
          </w:rPr>
          <w:delText xml:space="preserve">2024); this helps to support the notion that eDNA use for this taxon could be beneficial in species detection.  </w:delText>
        </w:r>
        <w:r w:rsidR="007504F9" w:rsidRPr="0086788C" w:rsidDel="00D748A1">
          <w:rPr>
            <w:rFonts w:ascii="Times New Roman" w:hAnsi="Times New Roman" w:cs="Times New Roman"/>
          </w:rPr>
          <w:delText xml:space="preserve">Additionally, </w:delText>
        </w:r>
        <w:r w:rsidR="00CF0F64" w:rsidRPr="0086788C" w:rsidDel="00D748A1">
          <w:rPr>
            <w:rFonts w:ascii="Times New Roman" w:hAnsi="Times New Roman" w:cs="Times New Roman"/>
          </w:rPr>
          <w:delText xml:space="preserve">increasing the </w:delText>
        </w:r>
        <w:r w:rsidR="008C0EC1" w:rsidRPr="0086788C" w:rsidDel="00D748A1">
          <w:rPr>
            <w:rFonts w:ascii="Times New Roman" w:hAnsi="Times New Roman" w:cs="Times New Roman"/>
          </w:rPr>
          <w:delText>number</w:delText>
        </w:r>
        <w:r w:rsidR="00CF0F64" w:rsidRPr="0086788C" w:rsidDel="00D748A1">
          <w:rPr>
            <w:rFonts w:ascii="Times New Roman" w:hAnsi="Times New Roman" w:cs="Times New Roman"/>
          </w:rPr>
          <w:delText xml:space="preserve"> of studies looking for aquatic non-crustacean arthropods could increase eDNA’s overall success in species detection for this ta</w:delText>
        </w:r>
        <w:r w:rsidR="005D4BC6" w:rsidRPr="0086788C" w:rsidDel="00D748A1">
          <w:rPr>
            <w:rFonts w:ascii="Times New Roman" w:hAnsi="Times New Roman" w:cs="Times New Roman"/>
          </w:rPr>
          <w:delText>xon</w:delText>
        </w:r>
        <w:r w:rsidR="00CF0F64" w:rsidRPr="0086788C" w:rsidDel="00D748A1">
          <w:rPr>
            <w:rFonts w:ascii="Times New Roman" w:hAnsi="Times New Roman" w:cs="Times New Roman"/>
          </w:rPr>
          <w:delText xml:space="preserve">. </w:delText>
        </w:r>
        <w:r w:rsidR="007504F9" w:rsidRPr="0086788C" w:rsidDel="00D748A1">
          <w:rPr>
            <w:rFonts w:ascii="Times New Roman" w:hAnsi="Times New Roman" w:cs="Times New Roman"/>
          </w:rPr>
          <w:delText xml:space="preserve"> </w:delText>
        </w:r>
        <w:r w:rsidR="00CF0F64" w:rsidRPr="0086788C" w:rsidDel="00D748A1">
          <w:rPr>
            <w:rFonts w:ascii="Times New Roman" w:hAnsi="Times New Roman" w:cs="Times New Roman"/>
          </w:rPr>
          <w:delText>15% of the non-crustacean arthropod datapoints come from one study investigating mosquito larvae in an aquatic environment</w:delText>
        </w:r>
        <w:r w:rsidR="00BB60E3" w:rsidRPr="0086788C" w:rsidDel="00D748A1">
          <w:rPr>
            <w:rFonts w:ascii="Times New Roman" w:hAnsi="Times New Roman" w:cs="Times New Roman"/>
          </w:rPr>
          <w:delText xml:space="preserve"> (Schneider </w:delText>
        </w:r>
        <w:r w:rsidR="00BB60E3" w:rsidRPr="0086788C" w:rsidDel="00D748A1">
          <w:rPr>
            <w:rFonts w:ascii="Times New Roman" w:hAnsi="Times New Roman" w:cs="Times New Roman"/>
            <w:i/>
            <w:iCs/>
          </w:rPr>
          <w:delText xml:space="preserve">et al., </w:delText>
        </w:r>
        <w:r w:rsidR="00BB60E3" w:rsidRPr="0086788C" w:rsidDel="00D748A1">
          <w:rPr>
            <w:rFonts w:ascii="Times New Roman" w:hAnsi="Times New Roman" w:cs="Times New Roman"/>
          </w:rPr>
          <w:delText>2016)</w:delText>
        </w:r>
        <w:r w:rsidR="00CF0F64" w:rsidRPr="0086788C" w:rsidDel="00D748A1">
          <w:rPr>
            <w:rFonts w:ascii="Times New Roman" w:hAnsi="Times New Roman" w:cs="Times New Roman"/>
          </w:rPr>
          <w:delText>. Interestingly, when this study is isolated from the other non-crustacean arthropod datapoints, results of the Wilcoxon Signed Rank test are biologically significant (p =</w:delText>
        </w:r>
        <w:r w:rsidR="00270C9B" w:rsidRPr="0086788C" w:rsidDel="00D748A1">
          <w:rPr>
            <w:rFonts w:ascii="Times New Roman" w:hAnsi="Times New Roman" w:cs="Times New Roman"/>
          </w:rPr>
          <w:delText xml:space="preserve"> 0.079), and our forest plot shows eDNA outperforming traditional methods (0.09 [-.11,0.29]) (Figure 15). This suggests the problem with eDNA detection in </w:delText>
        </w:r>
        <w:r w:rsidR="005D4BC6" w:rsidRPr="0086788C" w:rsidDel="00D748A1">
          <w:rPr>
            <w:rFonts w:ascii="Times New Roman" w:hAnsi="Times New Roman" w:cs="Times New Roman"/>
          </w:rPr>
          <w:delText>this taxon</w:delText>
        </w:r>
        <w:r w:rsidR="00270C9B" w:rsidRPr="0086788C" w:rsidDel="00D748A1">
          <w:rPr>
            <w:rFonts w:ascii="Times New Roman" w:hAnsi="Times New Roman" w:cs="Times New Roman"/>
          </w:rPr>
          <w:delText xml:space="preserve"> is not overtly from a lack of eDNA, but from the </w:delText>
        </w:r>
        <w:r w:rsidR="001A7E17" w:rsidRPr="0086788C" w:rsidDel="00D748A1">
          <w:rPr>
            <w:rFonts w:ascii="Times New Roman" w:hAnsi="Times New Roman" w:cs="Times New Roman"/>
          </w:rPr>
          <w:delText>types of</w:delText>
        </w:r>
        <w:r w:rsidR="00270C9B" w:rsidRPr="0086788C" w:rsidDel="00D748A1">
          <w:rPr>
            <w:rFonts w:ascii="Times New Roman" w:hAnsi="Times New Roman" w:cs="Times New Roman"/>
          </w:rPr>
          <w:delText xml:space="preserve"> environmental samples taken. </w:delText>
        </w:r>
      </w:del>
    </w:p>
    <w:p w14:paraId="7EEA227F" w14:textId="77777777" w:rsidR="00270C9B" w:rsidRPr="0086788C" w:rsidRDefault="00270C9B" w:rsidP="008709E0">
      <w:pPr>
        <w:spacing w:line="480" w:lineRule="auto"/>
        <w:contextualSpacing/>
        <w:rPr>
          <w:rFonts w:ascii="Times New Roman" w:hAnsi="Times New Roman" w:cs="Times New Roman"/>
          <w:rPrChange w:id="2551" w:author="Macon, Taydin Robert" w:date="2025-12-31T11:26:00Z" w16du:dateUtc="2025-12-31T19:26:00Z">
            <w:rPr>
              <w:rFonts w:ascii="Times New Roman" w:hAnsi="Times New Roman" w:cs="Times New Roman"/>
              <w:highlight w:val="red"/>
            </w:rPr>
          </w:rPrChange>
        </w:rPr>
      </w:pPr>
    </w:p>
    <w:p w14:paraId="6A45A867" w14:textId="2429526E" w:rsidR="00270C9B" w:rsidRPr="0086788C" w:rsidRDefault="0086788C" w:rsidP="008709E0">
      <w:pPr>
        <w:spacing w:line="480" w:lineRule="auto"/>
        <w:ind w:firstLine="720"/>
        <w:contextualSpacing/>
        <w:rPr>
          <w:rFonts w:ascii="Times New Roman" w:hAnsi="Times New Roman" w:cs="Times New Roman"/>
          <w:rPrChange w:id="2552" w:author="Macon, Taydin Robert" w:date="2025-12-31T11:26:00Z" w16du:dateUtc="2025-12-31T19:26:00Z">
            <w:rPr>
              <w:rFonts w:ascii="Times New Roman" w:hAnsi="Times New Roman" w:cs="Times New Roman"/>
              <w:highlight w:val="red"/>
            </w:rPr>
          </w:rPrChange>
        </w:rPr>
      </w:pPr>
      <w:ins w:id="2553" w:author="Macon, Taydin Robert" w:date="2025-12-31T11:02:00Z" w16du:dateUtc="2025-12-31T19:02:00Z">
        <w:r w:rsidRPr="0086788C">
          <w:rPr>
            <w:rFonts w:ascii="Times New Roman" w:hAnsi="Times New Roman" w:cs="Times New Roman"/>
            <w:rPrChange w:id="2554" w:author="Macon, Taydin Robert" w:date="2025-12-31T11:26:00Z" w16du:dateUtc="2025-12-31T19:26:00Z">
              <w:rPr>
                <w:rFonts w:ascii="Times New Roman" w:hAnsi="Times New Roman" w:cs="Times New Roman"/>
                <w:highlight w:val="yellow"/>
              </w:rPr>
            </w:rPrChange>
          </w:rPr>
          <w:lastRenderedPageBreak/>
          <w:t xml:space="preserve">Another variable that could </w:t>
        </w:r>
      </w:ins>
      <w:ins w:id="2555" w:author="Macon, Taydin Robert" w:date="2025-12-31T11:03:00Z" w16du:dateUtc="2025-12-31T19:03:00Z">
        <w:r w:rsidRPr="0086788C">
          <w:rPr>
            <w:rFonts w:ascii="Times New Roman" w:hAnsi="Times New Roman" w:cs="Times New Roman"/>
            <w:rPrChange w:id="2556" w:author="Macon, Taydin Robert" w:date="2025-12-31T11:26:00Z" w16du:dateUtc="2025-12-31T19:26:00Z">
              <w:rPr>
                <w:rFonts w:ascii="Times New Roman" w:hAnsi="Times New Roman" w:cs="Times New Roman"/>
                <w:highlight w:val="yellow"/>
              </w:rPr>
            </w:rPrChange>
          </w:rPr>
          <w:t xml:space="preserve">affect species detection are the genetic markers used in PCR. </w:t>
        </w:r>
      </w:ins>
      <w:del w:id="2557" w:author="Macon, Taydin Robert" w:date="2025-12-11T14:09:00Z" w16du:dateUtc="2025-12-11T22:09:00Z">
        <w:r w:rsidR="00475F5F" w:rsidRPr="0086788C" w:rsidDel="00312341">
          <w:rPr>
            <w:rFonts w:ascii="Times New Roman" w:hAnsi="Times New Roman" w:cs="Times New Roman"/>
          </w:rPr>
          <w:delText>We also saw that for non-crustacean arthropods</w:delText>
        </w:r>
        <w:r w:rsidR="005D0AD6" w:rsidRPr="0086788C" w:rsidDel="00312341">
          <w:rPr>
            <w:rFonts w:ascii="Times New Roman" w:hAnsi="Times New Roman" w:cs="Times New Roman"/>
          </w:rPr>
          <w:delText xml:space="preserve"> and amphibians</w:delText>
        </w:r>
        <w:r w:rsidR="00475F5F" w:rsidRPr="0086788C" w:rsidDel="00312341">
          <w:rPr>
            <w:rFonts w:ascii="Times New Roman" w:hAnsi="Times New Roman" w:cs="Times New Roman"/>
          </w:rPr>
          <w:delText xml:space="preserve">, there were significant differences in eDNA’s ability to detect species depending on the </w:delText>
        </w:r>
        <w:r w:rsidR="00F222BA" w:rsidRPr="0086788C" w:rsidDel="00312341">
          <w:rPr>
            <w:rFonts w:ascii="Times New Roman" w:hAnsi="Times New Roman" w:cs="Times New Roman"/>
          </w:rPr>
          <w:delText xml:space="preserve">genetic markers used in PCR. </w:delText>
        </w:r>
        <w:r w:rsidR="00BB3DA4" w:rsidRPr="0086788C" w:rsidDel="00312341">
          <w:rPr>
            <w:rFonts w:ascii="Times New Roman" w:hAnsi="Times New Roman" w:cs="Times New Roman"/>
          </w:rPr>
          <w:delText xml:space="preserve">This was not surprising as </w:delText>
        </w:r>
      </w:del>
      <w:ins w:id="2558" w:author="Macon, Taydin Robert" w:date="2025-12-31T11:03:00Z" w16du:dateUtc="2025-12-31T19:03:00Z">
        <w:r w:rsidRPr="0086788C">
          <w:rPr>
            <w:rFonts w:ascii="Times New Roman" w:hAnsi="Times New Roman" w:cs="Times New Roman"/>
            <w:rPrChange w:id="2559" w:author="Macon, Taydin Robert" w:date="2025-12-31T11:26:00Z" w16du:dateUtc="2025-12-31T19:26:00Z">
              <w:rPr>
                <w:rFonts w:ascii="Times New Roman" w:hAnsi="Times New Roman" w:cs="Times New Roman"/>
                <w:highlight w:val="yellow"/>
              </w:rPr>
            </w:rPrChange>
          </w:rPr>
          <w:t>S</w:t>
        </w:r>
      </w:ins>
      <w:del w:id="2560" w:author="Macon, Taydin Robert" w:date="2025-12-31T11:03:00Z" w16du:dateUtc="2025-12-31T19:03:00Z">
        <w:r w:rsidR="00BB3DA4" w:rsidRPr="0086788C" w:rsidDel="0086788C">
          <w:rPr>
            <w:rFonts w:ascii="Times New Roman" w:hAnsi="Times New Roman" w:cs="Times New Roman"/>
          </w:rPr>
          <w:delText>s</w:delText>
        </w:r>
      </w:del>
      <w:r w:rsidR="00BB3DA4" w:rsidRPr="0086788C">
        <w:rPr>
          <w:rFonts w:ascii="Times New Roman" w:hAnsi="Times New Roman" w:cs="Times New Roman"/>
        </w:rPr>
        <w:t xml:space="preserve">everal </w:t>
      </w:r>
      <w:r w:rsidR="00AE58B2" w:rsidRPr="0086788C">
        <w:rPr>
          <w:rFonts w:ascii="Times New Roman" w:hAnsi="Times New Roman" w:cs="Times New Roman"/>
        </w:rPr>
        <w:t xml:space="preserve">metabarcoding </w:t>
      </w:r>
      <w:r w:rsidR="00BB3DA4" w:rsidRPr="0086788C">
        <w:rPr>
          <w:rFonts w:ascii="Times New Roman" w:hAnsi="Times New Roman" w:cs="Times New Roman"/>
        </w:rPr>
        <w:t xml:space="preserve">studies have shown that the use of different primers targeting different loci can greatly affect </w:t>
      </w:r>
      <w:r w:rsidR="00AE58B2" w:rsidRPr="0086788C">
        <w:rPr>
          <w:rFonts w:ascii="Times New Roman" w:hAnsi="Times New Roman" w:cs="Times New Roman"/>
        </w:rPr>
        <w:t>species</w:t>
      </w:r>
      <w:r w:rsidR="00BB3DA4" w:rsidRPr="0086788C">
        <w:rPr>
          <w:rFonts w:ascii="Times New Roman" w:hAnsi="Times New Roman" w:cs="Times New Roman"/>
        </w:rPr>
        <w:t xml:space="preserve"> detection. For example,</w:t>
      </w:r>
      <w:r w:rsidR="00AE58B2" w:rsidRPr="0086788C">
        <w:rPr>
          <w:rFonts w:ascii="Times New Roman" w:hAnsi="Times New Roman" w:cs="Times New Roman"/>
        </w:rPr>
        <w:t xml:space="preserve"> a study comparing 16s and COI genes for aquatic insect detection saw that of species collected by physical traps, 74.9% were detected using 16s primers while 40.1% were detected using COI (</w:t>
      </w:r>
      <w:r w:rsidR="00AE58B2" w:rsidRPr="00AE7997">
        <w:rPr>
          <w:rFonts w:ascii="Times New Roman" w:hAnsi="Times New Roman" w:cs="Times New Roman"/>
          <w:highlight w:val="green"/>
          <w:rPrChange w:id="2561" w:author="Macon, Taydin Robert" w:date="2026-02-10T10:13:00Z" w16du:dateUtc="2026-02-10T18:13:00Z">
            <w:rPr>
              <w:rFonts w:ascii="Times New Roman" w:hAnsi="Times New Roman" w:cs="Times New Roman"/>
            </w:rPr>
          </w:rPrChange>
        </w:rPr>
        <w:t>Takenaka</w:t>
      </w:r>
      <w:r w:rsidR="00AE58B2" w:rsidRPr="0086788C">
        <w:rPr>
          <w:rFonts w:ascii="Times New Roman" w:hAnsi="Times New Roman" w:cs="Times New Roman"/>
        </w:rPr>
        <w:t xml:space="preserve"> </w:t>
      </w:r>
      <w:r w:rsidR="00AE58B2" w:rsidRPr="0086788C">
        <w:rPr>
          <w:rFonts w:ascii="Times New Roman" w:hAnsi="Times New Roman" w:cs="Times New Roman"/>
          <w:i/>
          <w:iCs/>
        </w:rPr>
        <w:t xml:space="preserve">et al., </w:t>
      </w:r>
      <w:r w:rsidR="00AE58B2" w:rsidRPr="0086788C">
        <w:rPr>
          <w:rFonts w:ascii="Times New Roman" w:hAnsi="Times New Roman" w:cs="Times New Roman"/>
        </w:rPr>
        <w:t>2024).</w:t>
      </w:r>
      <w:r w:rsidR="005D0AD6" w:rsidRPr="0086788C">
        <w:rPr>
          <w:rFonts w:ascii="Times New Roman" w:hAnsi="Times New Roman" w:cs="Times New Roman"/>
        </w:rPr>
        <w:t xml:space="preserve"> </w:t>
      </w:r>
      <w:r w:rsidR="00AE58B2" w:rsidRPr="0086788C">
        <w:rPr>
          <w:rFonts w:ascii="Times New Roman" w:hAnsi="Times New Roman" w:cs="Times New Roman"/>
        </w:rPr>
        <w:t xml:space="preserve">For fish eDNA, </w:t>
      </w:r>
      <w:r w:rsidR="005D0AD6" w:rsidRPr="0086788C">
        <w:rPr>
          <w:rFonts w:ascii="Times New Roman" w:hAnsi="Times New Roman" w:cs="Times New Roman"/>
        </w:rPr>
        <w:t>o</w:t>
      </w:r>
      <w:r w:rsidR="00BB3DA4" w:rsidRPr="0086788C">
        <w:rPr>
          <w:rFonts w:ascii="Times New Roman" w:hAnsi="Times New Roman" w:cs="Times New Roman"/>
        </w:rPr>
        <w:t>ne meta-analysis evaluating primer use for metabarcoding eDNA saw that primers targeting 12s rRNA detected greater fish diversity than those of 16s rRNA and the COI genes, concluding that 12s is a highly effective target (</w:t>
      </w:r>
      <w:r w:rsidR="00BB3DA4" w:rsidRPr="00AE7997">
        <w:rPr>
          <w:rFonts w:ascii="Times New Roman" w:hAnsi="Times New Roman" w:cs="Times New Roman"/>
          <w:highlight w:val="green"/>
          <w:rPrChange w:id="2562" w:author="Macon, Taydin Robert" w:date="2026-02-10T10:15:00Z" w16du:dateUtc="2026-02-10T18:15:00Z">
            <w:rPr>
              <w:rFonts w:ascii="Times New Roman" w:hAnsi="Times New Roman" w:cs="Times New Roman"/>
            </w:rPr>
          </w:rPrChange>
        </w:rPr>
        <w:t>Zhang</w:t>
      </w:r>
      <w:r w:rsidR="00BB3DA4" w:rsidRPr="0086788C">
        <w:rPr>
          <w:rFonts w:ascii="Times New Roman" w:hAnsi="Times New Roman" w:cs="Times New Roman"/>
        </w:rPr>
        <w:t xml:space="preserve"> </w:t>
      </w:r>
      <w:r w:rsidR="00BB3DA4" w:rsidRPr="0086788C">
        <w:rPr>
          <w:rFonts w:ascii="Times New Roman" w:hAnsi="Times New Roman" w:cs="Times New Roman"/>
          <w:i/>
          <w:iCs/>
        </w:rPr>
        <w:t xml:space="preserve">et al., </w:t>
      </w:r>
      <w:r w:rsidR="00BB3DA4" w:rsidRPr="0086788C">
        <w:rPr>
          <w:rFonts w:ascii="Times New Roman" w:hAnsi="Times New Roman" w:cs="Times New Roman"/>
        </w:rPr>
        <w:t xml:space="preserve">2020). Another </w:t>
      </w:r>
      <w:r w:rsidR="00AE58B2" w:rsidRPr="0086788C">
        <w:rPr>
          <w:rFonts w:ascii="Times New Roman" w:hAnsi="Times New Roman" w:cs="Times New Roman"/>
        </w:rPr>
        <w:t xml:space="preserve">fish </w:t>
      </w:r>
      <w:r w:rsidR="00BB3DA4" w:rsidRPr="0086788C">
        <w:rPr>
          <w:rFonts w:ascii="Times New Roman" w:hAnsi="Times New Roman" w:cs="Times New Roman"/>
        </w:rPr>
        <w:t xml:space="preserve">study saw that overall, MiFish primers </w:t>
      </w:r>
      <w:r w:rsidR="005D0AD6" w:rsidRPr="0086788C">
        <w:rPr>
          <w:rFonts w:ascii="Times New Roman" w:hAnsi="Times New Roman" w:cs="Times New Roman"/>
        </w:rPr>
        <w:t>consistently</w:t>
      </w:r>
      <w:r w:rsidR="00BB3DA4" w:rsidRPr="0086788C">
        <w:rPr>
          <w:rFonts w:ascii="Times New Roman" w:hAnsi="Times New Roman" w:cs="Times New Roman"/>
        </w:rPr>
        <w:t xml:space="preserve"> outperformed others in species detection, however 12s and 16s primers outperformed COI and Cytb in freshwater ecosystems (</w:t>
      </w:r>
      <w:r w:rsidR="00BB3DA4" w:rsidRPr="00AE7997">
        <w:rPr>
          <w:rFonts w:ascii="Times New Roman" w:hAnsi="Times New Roman" w:cs="Times New Roman"/>
          <w:highlight w:val="green"/>
          <w:rPrChange w:id="2563" w:author="Macon, Taydin Robert" w:date="2026-02-10T10:16:00Z" w16du:dateUtc="2026-02-10T18:16:00Z">
            <w:rPr>
              <w:rFonts w:ascii="Times New Roman" w:hAnsi="Times New Roman" w:cs="Times New Roman"/>
            </w:rPr>
          </w:rPrChange>
        </w:rPr>
        <w:t>Xu</w:t>
      </w:r>
      <w:r w:rsidR="00BB3DA4" w:rsidRPr="0086788C">
        <w:rPr>
          <w:rFonts w:ascii="Times New Roman" w:hAnsi="Times New Roman" w:cs="Times New Roman"/>
        </w:rPr>
        <w:t xml:space="preserve"> </w:t>
      </w:r>
      <w:r w:rsidR="00BB3DA4" w:rsidRPr="0086788C">
        <w:rPr>
          <w:rFonts w:ascii="Times New Roman" w:hAnsi="Times New Roman" w:cs="Times New Roman"/>
          <w:i/>
          <w:iCs/>
        </w:rPr>
        <w:t xml:space="preserve">et al., </w:t>
      </w:r>
      <w:r w:rsidR="00BB3DA4" w:rsidRPr="0086788C">
        <w:rPr>
          <w:rFonts w:ascii="Times New Roman" w:hAnsi="Times New Roman" w:cs="Times New Roman"/>
        </w:rPr>
        <w:t>2024)</w:t>
      </w:r>
      <w:r w:rsidR="00AE58B2" w:rsidRPr="0086788C">
        <w:rPr>
          <w:rFonts w:ascii="Times New Roman" w:hAnsi="Times New Roman" w:cs="Times New Roman"/>
        </w:rPr>
        <w:t>.</w:t>
      </w:r>
      <w:r w:rsidR="00BB3DA4" w:rsidRPr="0086788C">
        <w:rPr>
          <w:rFonts w:ascii="Times New Roman" w:hAnsi="Times New Roman" w:cs="Times New Roman"/>
        </w:rPr>
        <w:t xml:space="preserve"> </w:t>
      </w:r>
      <w:r w:rsidR="00F222BA" w:rsidRPr="0086788C">
        <w:rPr>
          <w:rFonts w:ascii="Times New Roman" w:hAnsi="Times New Roman" w:cs="Times New Roman"/>
        </w:rPr>
        <w:t>Th</w:t>
      </w:r>
      <w:r w:rsidR="00AE58B2" w:rsidRPr="0086788C">
        <w:rPr>
          <w:rFonts w:ascii="Times New Roman" w:hAnsi="Times New Roman" w:cs="Times New Roman"/>
        </w:rPr>
        <w:t>e</w:t>
      </w:r>
      <w:r w:rsidR="00F222BA" w:rsidRPr="0086788C">
        <w:rPr>
          <w:rFonts w:ascii="Times New Roman" w:hAnsi="Times New Roman" w:cs="Times New Roman"/>
        </w:rPr>
        <w:t xml:space="preserve"> result</w:t>
      </w:r>
      <w:r w:rsidR="00AE58B2" w:rsidRPr="0086788C">
        <w:rPr>
          <w:rFonts w:ascii="Times New Roman" w:hAnsi="Times New Roman" w:cs="Times New Roman"/>
        </w:rPr>
        <w:t>s of this meta-analysis in conjunction with other studies</w:t>
      </w:r>
      <w:r w:rsidR="00F222BA" w:rsidRPr="0086788C">
        <w:rPr>
          <w:rFonts w:ascii="Times New Roman" w:hAnsi="Times New Roman" w:cs="Times New Roman"/>
        </w:rPr>
        <w:t xml:space="preserve"> illustrate the importance of</w:t>
      </w:r>
      <w:r w:rsidR="005D0AD6" w:rsidRPr="0086788C">
        <w:rPr>
          <w:rFonts w:ascii="Times New Roman" w:hAnsi="Times New Roman" w:cs="Times New Roman"/>
        </w:rPr>
        <w:t xml:space="preserve"> </w:t>
      </w:r>
      <w:r w:rsidR="00F222BA" w:rsidRPr="0086788C">
        <w:rPr>
          <w:rFonts w:ascii="Times New Roman" w:hAnsi="Times New Roman" w:cs="Times New Roman"/>
        </w:rPr>
        <w:t xml:space="preserve">choosing appropriate </w:t>
      </w:r>
      <w:r w:rsidR="00AE58B2" w:rsidRPr="0086788C">
        <w:rPr>
          <w:rFonts w:ascii="Times New Roman" w:hAnsi="Times New Roman" w:cs="Times New Roman"/>
        </w:rPr>
        <w:t xml:space="preserve">PCR primers for species detection. However, it is important to note that </w:t>
      </w:r>
      <w:r w:rsidR="00F222BA" w:rsidRPr="0086788C">
        <w:rPr>
          <w:rFonts w:ascii="Times New Roman" w:hAnsi="Times New Roman" w:cs="Times New Roman"/>
        </w:rPr>
        <w:t xml:space="preserve">sample substrate, </w:t>
      </w:r>
      <w:r w:rsidR="00AE58B2" w:rsidRPr="0086788C">
        <w:rPr>
          <w:rFonts w:ascii="Times New Roman" w:hAnsi="Times New Roman" w:cs="Times New Roman"/>
        </w:rPr>
        <w:t xml:space="preserve">sample volume, filters used, DNA preservation techniques, </w:t>
      </w:r>
      <w:r w:rsidR="005D0AD6" w:rsidRPr="0086788C">
        <w:rPr>
          <w:rFonts w:ascii="Times New Roman" w:hAnsi="Times New Roman" w:cs="Times New Roman"/>
        </w:rPr>
        <w:t xml:space="preserve">and </w:t>
      </w:r>
      <w:r w:rsidR="00F222BA" w:rsidRPr="0086788C">
        <w:rPr>
          <w:rFonts w:ascii="Times New Roman" w:hAnsi="Times New Roman" w:cs="Times New Roman"/>
        </w:rPr>
        <w:t>DNA extraction methods can</w:t>
      </w:r>
      <w:r w:rsidR="005D0AD6" w:rsidRPr="0086788C">
        <w:rPr>
          <w:rFonts w:ascii="Times New Roman" w:hAnsi="Times New Roman" w:cs="Times New Roman"/>
        </w:rPr>
        <w:t xml:space="preserve"> also</w:t>
      </w:r>
      <w:r w:rsidR="00F222BA" w:rsidRPr="0086788C">
        <w:rPr>
          <w:rFonts w:ascii="Times New Roman" w:hAnsi="Times New Roman" w:cs="Times New Roman"/>
        </w:rPr>
        <w:t xml:space="preserve"> affect the downstream amplification of DNA in PCR (</w:t>
      </w:r>
      <w:r w:rsidR="00FB4331" w:rsidRPr="00AE7997">
        <w:rPr>
          <w:rFonts w:ascii="Times New Roman" w:hAnsi="Times New Roman" w:cs="Times New Roman"/>
          <w:highlight w:val="green"/>
          <w:rPrChange w:id="2564" w:author="Macon, Taydin Robert" w:date="2026-02-10T10:16:00Z" w16du:dateUtc="2026-02-10T18:16:00Z">
            <w:rPr>
              <w:rFonts w:ascii="Times New Roman" w:hAnsi="Times New Roman" w:cs="Times New Roman"/>
            </w:rPr>
          </w:rPrChange>
        </w:rPr>
        <w:t>Takahashi</w:t>
      </w:r>
      <w:r w:rsidR="00FB4331" w:rsidRPr="0086788C">
        <w:rPr>
          <w:rFonts w:ascii="Times New Roman" w:hAnsi="Times New Roman" w:cs="Times New Roman"/>
        </w:rPr>
        <w:t xml:space="preserve"> </w:t>
      </w:r>
      <w:r w:rsidR="00FB4331" w:rsidRPr="0086788C">
        <w:rPr>
          <w:rFonts w:ascii="Times New Roman" w:hAnsi="Times New Roman" w:cs="Times New Roman"/>
          <w:i/>
          <w:iCs/>
        </w:rPr>
        <w:t xml:space="preserve">et al., </w:t>
      </w:r>
      <w:r w:rsidR="00FB4331" w:rsidRPr="0086788C">
        <w:rPr>
          <w:rFonts w:ascii="Times New Roman" w:hAnsi="Times New Roman" w:cs="Times New Roman"/>
        </w:rPr>
        <w:t>2023</w:t>
      </w:r>
      <w:r w:rsidR="00F222BA" w:rsidRPr="0086788C">
        <w:rPr>
          <w:rFonts w:ascii="Times New Roman" w:hAnsi="Times New Roman" w:cs="Times New Roman"/>
        </w:rPr>
        <w:t>).</w:t>
      </w:r>
      <w:r w:rsidR="005D0AD6" w:rsidRPr="0086788C">
        <w:rPr>
          <w:rFonts w:ascii="Times New Roman" w:hAnsi="Times New Roman" w:cs="Times New Roman"/>
        </w:rPr>
        <w:t xml:space="preserve"> A combination of all these variables can affect the probability of species detection using eDNA techniques. </w:t>
      </w:r>
      <w:ins w:id="2565" w:author="Macon, Taydin Robert" w:date="2025-12-31T11:01:00Z" w16du:dateUtc="2025-12-31T19:01:00Z">
        <w:r w:rsidRPr="0086788C">
          <w:rPr>
            <w:rFonts w:ascii="Times New Roman" w:hAnsi="Times New Roman" w:cs="Times New Roman"/>
            <w:rPrChange w:id="2566" w:author="Macon, Taydin Robert" w:date="2025-12-31T11:26:00Z" w16du:dateUtc="2025-12-31T19:26:00Z">
              <w:rPr>
                <w:rFonts w:ascii="Times New Roman" w:hAnsi="Times New Roman" w:cs="Times New Roman"/>
                <w:highlight w:val="yellow"/>
              </w:rPr>
            </w:rPrChange>
          </w:rPr>
          <w:t>Originally we planned to use genetic markers as a variable in our models, however the genetic marker sample size across the different t</w:t>
        </w:r>
      </w:ins>
      <w:ins w:id="2567" w:author="Macon, Taydin Robert" w:date="2025-12-31T11:02:00Z" w16du:dateUtc="2025-12-31T19:02:00Z">
        <w:r w:rsidRPr="0086788C">
          <w:rPr>
            <w:rFonts w:ascii="Times New Roman" w:hAnsi="Times New Roman" w:cs="Times New Roman"/>
            <w:rPrChange w:id="2568" w:author="Macon, Taydin Robert" w:date="2025-12-31T11:26:00Z" w16du:dateUtc="2025-12-31T19:26:00Z">
              <w:rPr>
                <w:rFonts w:ascii="Times New Roman" w:hAnsi="Times New Roman" w:cs="Times New Roman"/>
                <w:highlight w:val="yellow"/>
              </w:rPr>
            </w:rPrChange>
          </w:rPr>
          <w:t xml:space="preserve">axa was not large enough to perform an analysis. </w:t>
        </w:r>
      </w:ins>
    </w:p>
    <w:p w14:paraId="2A429E84" w14:textId="0FC79128" w:rsidR="005D4BC6" w:rsidRPr="0086788C" w:rsidDel="0086788C" w:rsidRDefault="005D4BC6" w:rsidP="008709E0">
      <w:pPr>
        <w:spacing w:line="480" w:lineRule="auto"/>
        <w:contextualSpacing/>
        <w:rPr>
          <w:del w:id="2569" w:author="Macon, Taydin Robert" w:date="2025-12-31T10:41:00Z" w16du:dateUtc="2025-12-31T18:41:00Z"/>
          <w:rFonts w:ascii="Times New Roman" w:hAnsi="Times New Roman" w:cs="Times New Roman"/>
          <w:rPrChange w:id="2570" w:author="Macon, Taydin Robert" w:date="2025-12-31T11:26:00Z" w16du:dateUtc="2025-12-31T19:26:00Z">
            <w:rPr>
              <w:del w:id="2571" w:author="Macon, Taydin Robert" w:date="2025-12-31T10:41:00Z" w16du:dateUtc="2025-12-31T18:41:00Z"/>
              <w:rFonts w:ascii="Times New Roman" w:hAnsi="Times New Roman" w:cs="Times New Roman"/>
              <w:highlight w:val="red"/>
            </w:rPr>
          </w:rPrChange>
        </w:rPr>
      </w:pPr>
    </w:p>
    <w:p w14:paraId="091B5419" w14:textId="4DCCCEFD" w:rsidR="00EF7A3E" w:rsidRPr="0086788C" w:rsidDel="0086788C" w:rsidRDefault="00EF7A3E" w:rsidP="008709E0">
      <w:pPr>
        <w:spacing w:line="480" w:lineRule="auto"/>
        <w:ind w:firstLine="720"/>
        <w:contextualSpacing/>
        <w:rPr>
          <w:del w:id="2572" w:author="Macon, Taydin Robert" w:date="2025-12-31T11:21:00Z" w16du:dateUtc="2025-12-31T19:21:00Z"/>
          <w:rFonts w:ascii="Times New Roman" w:hAnsi="Times New Roman" w:cs="Times New Roman"/>
        </w:rPr>
      </w:pPr>
      <w:del w:id="2573" w:author="Macon, Taydin Robert" w:date="2025-12-31T10:41:00Z" w16du:dateUtc="2025-12-31T18:41:00Z">
        <w:r w:rsidRPr="0086788C" w:rsidDel="0086788C">
          <w:rPr>
            <w:rFonts w:ascii="Times New Roman" w:hAnsi="Times New Roman" w:cs="Times New Roman"/>
          </w:rPr>
          <w:delText xml:space="preserve">When the comparison between eDNA and traditional detection methods was bifurcated between active and passive modes of traditional detection, we saw that eDNA performed better </w:delText>
        </w:r>
        <w:r w:rsidRPr="0086788C" w:rsidDel="0086788C">
          <w:rPr>
            <w:rFonts w:ascii="Times New Roman" w:hAnsi="Times New Roman" w:cs="Times New Roman"/>
          </w:rPr>
          <w:lastRenderedPageBreak/>
          <w:delText xml:space="preserve">compared to active species detection and conversely worse than passive species detection; this result was not expected. </w:delText>
        </w:r>
        <w:r w:rsidR="00621C95" w:rsidRPr="0086788C" w:rsidDel="0086788C">
          <w:rPr>
            <w:rFonts w:ascii="Times New Roman" w:hAnsi="Times New Roman" w:cs="Times New Roman"/>
          </w:rPr>
          <w:delText>Before the analysis, we assumed eDNA would outperform both passive and active detection methods. However, this result can be explained due to the use of baits in passive traps that can lure in animals as well as the long duration that traps can be implemented. In active detection, individuals need both temporal and spa</w:delText>
        </w:r>
        <w:r w:rsidR="00E86E3D" w:rsidRPr="0086788C" w:rsidDel="0086788C">
          <w:rPr>
            <w:rFonts w:ascii="Times New Roman" w:hAnsi="Times New Roman" w:cs="Times New Roman"/>
          </w:rPr>
          <w:delText>t</w:delText>
        </w:r>
        <w:r w:rsidR="00621C95" w:rsidRPr="0086788C" w:rsidDel="0086788C">
          <w:rPr>
            <w:rFonts w:ascii="Times New Roman" w:hAnsi="Times New Roman" w:cs="Times New Roman"/>
          </w:rPr>
          <w:delText xml:space="preserve">ial accuracy </w:delText>
        </w:r>
        <w:r w:rsidR="00475F5F" w:rsidRPr="0086788C" w:rsidDel="0086788C">
          <w:rPr>
            <w:rFonts w:ascii="Times New Roman" w:hAnsi="Times New Roman" w:cs="Times New Roman"/>
          </w:rPr>
          <w:delText>to</w:delText>
        </w:r>
        <w:r w:rsidR="00621C95" w:rsidRPr="0086788C" w:rsidDel="0086788C">
          <w:rPr>
            <w:rFonts w:ascii="Times New Roman" w:hAnsi="Times New Roman" w:cs="Times New Roman"/>
          </w:rPr>
          <w:delText xml:space="preserve"> identify the species in question whereas passive detection </w:delText>
        </w:r>
        <w:r w:rsidR="003E7261" w:rsidRPr="0086788C" w:rsidDel="0086788C">
          <w:rPr>
            <w:rFonts w:ascii="Times New Roman" w:hAnsi="Times New Roman" w:cs="Times New Roman"/>
          </w:rPr>
          <w:delText xml:space="preserve">makes the </w:delText>
        </w:r>
        <w:r w:rsidR="00621C95" w:rsidRPr="0086788C" w:rsidDel="0086788C">
          <w:rPr>
            <w:rFonts w:ascii="Times New Roman" w:hAnsi="Times New Roman" w:cs="Times New Roman"/>
          </w:rPr>
          <w:delText>temporal variable</w:delText>
        </w:r>
        <w:r w:rsidR="003E7261" w:rsidRPr="0086788C" w:rsidDel="0086788C">
          <w:rPr>
            <w:rFonts w:ascii="Times New Roman" w:hAnsi="Times New Roman" w:cs="Times New Roman"/>
          </w:rPr>
          <w:delText xml:space="preserve"> more lenient</w:delText>
        </w:r>
        <w:r w:rsidR="00621C95" w:rsidRPr="0086788C" w:rsidDel="0086788C">
          <w:rPr>
            <w:rFonts w:ascii="Times New Roman" w:hAnsi="Times New Roman" w:cs="Times New Roman"/>
          </w:rPr>
          <w:delText xml:space="preserve">. </w:delText>
        </w:r>
      </w:del>
      <w:del w:id="2574" w:author="Macon, Taydin Robert" w:date="2025-12-31T11:21:00Z" w16du:dateUtc="2025-12-31T19:21:00Z">
        <w:r w:rsidR="00621C95" w:rsidRPr="0086788C" w:rsidDel="0086788C">
          <w:rPr>
            <w:rFonts w:ascii="Times New Roman" w:hAnsi="Times New Roman" w:cs="Times New Roman"/>
          </w:rPr>
          <w:delText>With eDNA, researchers also need both temporal and spa</w:delText>
        </w:r>
        <w:r w:rsidR="00E86E3D" w:rsidRPr="0086788C" w:rsidDel="0086788C">
          <w:rPr>
            <w:rFonts w:ascii="Times New Roman" w:hAnsi="Times New Roman" w:cs="Times New Roman"/>
          </w:rPr>
          <w:delText>t</w:delText>
        </w:r>
        <w:r w:rsidR="00621C95" w:rsidRPr="0086788C" w:rsidDel="0086788C">
          <w:rPr>
            <w:rFonts w:ascii="Times New Roman" w:hAnsi="Times New Roman" w:cs="Times New Roman"/>
          </w:rPr>
          <w:delText>ial accuracy for species detection</w:delText>
        </w:r>
        <w:r w:rsidR="00E86E3D" w:rsidRPr="0086788C" w:rsidDel="0086788C">
          <w:rPr>
            <w:rFonts w:ascii="Times New Roman" w:hAnsi="Times New Roman" w:cs="Times New Roman"/>
          </w:rPr>
          <w:delText xml:space="preserve"> (Beentjes </w:delText>
        </w:r>
        <w:r w:rsidR="00E86E3D" w:rsidRPr="0086788C" w:rsidDel="0086788C">
          <w:rPr>
            <w:rFonts w:ascii="Times New Roman" w:hAnsi="Times New Roman" w:cs="Times New Roman"/>
            <w:i/>
            <w:iCs/>
          </w:rPr>
          <w:delText xml:space="preserve">et al., </w:delText>
        </w:r>
        <w:r w:rsidR="00E86E3D" w:rsidRPr="0086788C" w:rsidDel="0086788C">
          <w:rPr>
            <w:rFonts w:ascii="Times New Roman" w:hAnsi="Times New Roman" w:cs="Times New Roman"/>
          </w:rPr>
          <w:delText xml:space="preserve">2019, Hervé </w:delText>
        </w:r>
        <w:r w:rsidR="00E86E3D" w:rsidRPr="0086788C" w:rsidDel="0086788C">
          <w:rPr>
            <w:rFonts w:ascii="Times New Roman" w:hAnsi="Times New Roman" w:cs="Times New Roman"/>
            <w:i/>
            <w:iCs/>
          </w:rPr>
          <w:delText xml:space="preserve">et al., </w:delText>
        </w:r>
        <w:r w:rsidR="00E86E3D" w:rsidRPr="0086788C" w:rsidDel="0086788C">
          <w:rPr>
            <w:rFonts w:ascii="Times New Roman" w:hAnsi="Times New Roman" w:cs="Times New Roman"/>
          </w:rPr>
          <w:delText xml:space="preserve">2022, Perry </w:delText>
        </w:r>
        <w:r w:rsidR="00E86E3D" w:rsidRPr="0086788C" w:rsidDel="0086788C">
          <w:rPr>
            <w:rFonts w:ascii="Times New Roman" w:hAnsi="Times New Roman" w:cs="Times New Roman"/>
            <w:i/>
            <w:iCs/>
          </w:rPr>
          <w:delText xml:space="preserve">et al., </w:delText>
        </w:r>
        <w:r w:rsidR="00E86E3D" w:rsidRPr="0086788C" w:rsidDel="0086788C">
          <w:rPr>
            <w:rFonts w:ascii="Times New Roman" w:hAnsi="Times New Roman" w:cs="Times New Roman"/>
          </w:rPr>
          <w:delText>2024,</w:delText>
        </w:r>
        <w:r w:rsidR="003E7261" w:rsidRPr="0086788C" w:rsidDel="0086788C">
          <w:rPr>
            <w:rFonts w:ascii="Times New Roman" w:hAnsi="Times New Roman" w:cs="Times New Roman"/>
          </w:rPr>
          <w:delText xml:space="preserve"> Mathieu </w:delText>
        </w:r>
        <w:r w:rsidR="003E7261" w:rsidRPr="0086788C" w:rsidDel="0086788C">
          <w:rPr>
            <w:rFonts w:ascii="Times New Roman" w:hAnsi="Times New Roman" w:cs="Times New Roman"/>
            <w:i/>
            <w:iCs/>
          </w:rPr>
          <w:delText xml:space="preserve">et al., </w:delText>
        </w:r>
        <w:r w:rsidR="003E7261" w:rsidRPr="0086788C" w:rsidDel="0086788C">
          <w:rPr>
            <w:rFonts w:ascii="Times New Roman" w:hAnsi="Times New Roman" w:cs="Times New Roman"/>
          </w:rPr>
          <w:delText>2020)</w:delText>
        </w:r>
        <w:r w:rsidR="00E86E3D" w:rsidRPr="0086788C" w:rsidDel="0086788C">
          <w:rPr>
            <w:rFonts w:ascii="Times New Roman" w:hAnsi="Times New Roman" w:cs="Times New Roman"/>
          </w:rPr>
          <w:delText>)</w:delText>
        </w:r>
        <w:r w:rsidR="00621C95" w:rsidRPr="0086788C" w:rsidDel="0086788C">
          <w:rPr>
            <w:rFonts w:ascii="Times New Roman" w:hAnsi="Times New Roman" w:cs="Times New Roman"/>
          </w:rPr>
          <w:delText xml:space="preserve">, but eDNA can persist within the environment well after an organism has departed. Therefore, the temporal aspect of eDNA detection mainly relies on the degradation rate of the eDNA which depends on abiotic and biotic factors of </w:delText>
        </w:r>
        <w:r w:rsidR="00475F5F" w:rsidRPr="0086788C" w:rsidDel="0086788C">
          <w:rPr>
            <w:rFonts w:ascii="Times New Roman" w:hAnsi="Times New Roman" w:cs="Times New Roman"/>
          </w:rPr>
          <w:delText xml:space="preserve">both </w:delText>
        </w:r>
        <w:r w:rsidR="00621C95" w:rsidRPr="0086788C" w:rsidDel="0086788C">
          <w:rPr>
            <w:rFonts w:ascii="Times New Roman" w:hAnsi="Times New Roman" w:cs="Times New Roman"/>
          </w:rPr>
          <w:delText xml:space="preserve">the environment and the DNA itself. </w:delText>
        </w:r>
      </w:del>
    </w:p>
    <w:p w14:paraId="0B811833" w14:textId="739A3797" w:rsidR="005D4BC6" w:rsidRPr="0086788C" w:rsidRDefault="00F222BA" w:rsidP="008709E0">
      <w:pPr>
        <w:spacing w:line="480" w:lineRule="auto"/>
        <w:contextualSpacing/>
        <w:rPr>
          <w:ins w:id="2575" w:author="Macon, Taydin Robert" w:date="2025-12-09T14:58:00Z" w16du:dateUtc="2025-12-09T22:58:00Z"/>
          <w:rFonts w:ascii="Times New Roman" w:hAnsi="Times New Roman" w:cs="Times New Roman"/>
        </w:rPr>
      </w:pPr>
      <w:del w:id="2576" w:author="Macon, Taydin Robert" w:date="2025-12-09T14:58:00Z" w16du:dateUtc="2025-12-09T22:58:00Z">
        <w:r w:rsidRPr="0086788C" w:rsidDel="00763CA3">
          <w:rPr>
            <w:rFonts w:ascii="Times New Roman" w:hAnsi="Times New Roman" w:cs="Times New Roman"/>
          </w:rPr>
          <w:tab/>
        </w:r>
      </w:del>
    </w:p>
    <w:p w14:paraId="108EC4E2" w14:textId="43354DE7" w:rsidR="00763CA3" w:rsidRPr="0086788C" w:rsidRDefault="00E82D86" w:rsidP="008709E0">
      <w:pPr>
        <w:spacing w:line="480" w:lineRule="auto"/>
        <w:contextualSpacing/>
        <w:rPr>
          <w:rFonts w:ascii="Times New Roman" w:hAnsi="Times New Roman" w:cs="Times New Roman"/>
        </w:rPr>
      </w:pPr>
      <w:ins w:id="2577" w:author="Macon, Taydin Robert" w:date="2026-02-11T09:18:00Z" w16du:dateUtc="2026-02-11T17:18:00Z">
        <w:r w:rsidRPr="0086788C">
          <w:rPr>
            <w:rFonts w:ascii="Times New Roman" w:hAnsi="Times New Roman" w:cs="Times New Roman"/>
          </w:rPr>
          <w:t>Conclusion</w:t>
        </w:r>
      </w:ins>
    </w:p>
    <w:p w14:paraId="00C51E4E" w14:textId="3408E304" w:rsidR="0086788C" w:rsidRPr="0086788C" w:rsidRDefault="00F222BA" w:rsidP="0086788C">
      <w:pPr>
        <w:spacing w:line="480" w:lineRule="auto"/>
        <w:ind w:firstLine="720"/>
        <w:contextualSpacing/>
        <w:rPr>
          <w:ins w:id="2578" w:author="Macon, Taydin Robert" w:date="2025-12-31T11:06:00Z" w16du:dateUtc="2025-12-31T19:06:00Z"/>
          <w:rFonts w:ascii="Times New Roman" w:hAnsi="Times New Roman" w:cs="Times New Roman"/>
        </w:rPr>
      </w:pPr>
      <w:r w:rsidRPr="0086788C">
        <w:rPr>
          <w:rFonts w:ascii="Times New Roman" w:hAnsi="Times New Roman" w:cs="Times New Roman"/>
        </w:rPr>
        <w:tab/>
        <w:t>This meta-analysis</w:t>
      </w:r>
      <w:del w:id="2579" w:author="Macon, Taydin Robert" w:date="2025-12-09T14:58:00Z" w16du:dateUtc="2025-12-09T22:58:00Z">
        <w:r w:rsidRPr="0086788C" w:rsidDel="00763CA3">
          <w:rPr>
            <w:rFonts w:ascii="Times New Roman" w:hAnsi="Times New Roman" w:cs="Times New Roman"/>
          </w:rPr>
          <w:delText xml:space="preserve"> also</w:delText>
        </w:r>
      </w:del>
      <w:r w:rsidRPr="0086788C">
        <w:rPr>
          <w:rFonts w:ascii="Times New Roman" w:hAnsi="Times New Roman" w:cs="Times New Roman"/>
        </w:rPr>
        <w:t xml:space="preserve"> illuminates several </w:t>
      </w:r>
      <w:del w:id="2580" w:author="Macon, Taydin Robert" w:date="2025-12-09T14:59:00Z" w16du:dateUtc="2025-12-09T22:59:00Z">
        <w:r w:rsidRPr="0086788C" w:rsidDel="00763CA3">
          <w:rPr>
            <w:rFonts w:ascii="Times New Roman" w:hAnsi="Times New Roman" w:cs="Times New Roman"/>
          </w:rPr>
          <w:delText>study</w:delText>
        </w:r>
        <w:r w:rsidRPr="0086788C" w:rsidDel="0046632B">
          <w:rPr>
            <w:rFonts w:ascii="Times New Roman" w:hAnsi="Times New Roman" w:cs="Times New Roman"/>
          </w:rPr>
          <w:delText xml:space="preserve"> </w:delText>
        </w:r>
      </w:del>
      <w:r w:rsidRPr="0086788C">
        <w:rPr>
          <w:rFonts w:ascii="Times New Roman" w:hAnsi="Times New Roman" w:cs="Times New Roman"/>
        </w:rPr>
        <w:t xml:space="preserve">areas </w:t>
      </w:r>
      <w:ins w:id="2581" w:author="Macon, Taydin Robert" w:date="2025-12-09T15:00:00Z" w16du:dateUtc="2025-12-09T23:00:00Z">
        <w:r w:rsidR="00D76961" w:rsidRPr="0086788C">
          <w:rPr>
            <w:rFonts w:ascii="Times New Roman" w:hAnsi="Times New Roman" w:cs="Times New Roman"/>
            <w:rPrChange w:id="2582" w:author="Macon, Taydin Robert" w:date="2025-12-31T11:26:00Z" w16du:dateUtc="2025-12-31T19:26:00Z">
              <w:rPr>
                <w:rFonts w:ascii="Times New Roman" w:hAnsi="Times New Roman" w:cs="Times New Roman"/>
                <w:highlight w:val="green"/>
              </w:rPr>
            </w:rPrChange>
          </w:rPr>
          <w:t xml:space="preserve">of study that lack clarity </w:t>
        </w:r>
      </w:ins>
      <w:del w:id="2583" w:author="Macon, Taydin Robert" w:date="2025-12-09T14:59:00Z" w16du:dateUtc="2025-12-09T22:59:00Z">
        <w:r w:rsidRPr="0086788C" w:rsidDel="00D76961">
          <w:rPr>
            <w:rFonts w:ascii="Times New Roman" w:hAnsi="Times New Roman" w:cs="Times New Roman"/>
          </w:rPr>
          <w:delText xml:space="preserve">of opportunity </w:delText>
        </w:r>
        <w:r w:rsidRPr="0086788C" w:rsidDel="0046632B">
          <w:rPr>
            <w:rFonts w:ascii="Times New Roman" w:hAnsi="Times New Roman" w:cs="Times New Roman"/>
          </w:rPr>
          <w:delText xml:space="preserve">with </w:delText>
        </w:r>
      </w:del>
      <w:ins w:id="2584" w:author="Macon, Taydin Robert" w:date="2025-12-09T14:59:00Z" w16du:dateUtc="2025-12-09T22:59:00Z">
        <w:r w:rsidR="0046632B" w:rsidRPr="0086788C">
          <w:rPr>
            <w:rFonts w:ascii="Times New Roman" w:hAnsi="Times New Roman" w:cs="Times New Roman"/>
            <w:rPrChange w:id="2585" w:author="Macon, Taydin Robert" w:date="2025-12-31T11:26:00Z" w16du:dateUtc="2025-12-31T19:26:00Z">
              <w:rPr>
                <w:rFonts w:ascii="Times New Roman" w:hAnsi="Times New Roman" w:cs="Times New Roman"/>
                <w:highlight w:val="green"/>
              </w:rPr>
            </w:rPrChange>
          </w:rPr>
          <w:t>for</w:t>
        </w:r>
        <w:r w:rsidR="0046632B" w:rsidRPr="0086788C">
          <w:rPr>
            <w:rFonts w:ascii="Times New Roman" w:hAnsi="Times New Roman" w:cs="Times New Roman"/>
          </w:rPr>
          <w:t xml:space="preserve"> </w:t>
        </w:r>
      </w:ins>
      <w:r w:rsidRPr="0086788C">
        <w:rPr>
          <w:rFonts w:ascii="Times New Roman" w:hAnsi="Times New Roman" w:cs="Times New Roman"/>
        </w:rPr>
        <w:t xml:space="preserve">eDNA </w:t>
      </w:r>
      <w:del w:id="2586" w:author="Macon, Taydin Robert" w:date="2025-12-09T14:59:00Z" w16du:dateUtc="2025-12-09T22:59:00Z">
        <w:r w:rsidRPr="0086788C" w:rsidDel="0046632B">
          <w:rPr>
            <w:rFonts w:ascii="Times New Roman" w:hAnsi="Times New Roman" w:cs="Times New Roman"/>
          </w:rPr>
          <w:delText>for the use of</w:delText>
        </w:r>
      </w:del>
      <w:ins w:id="2587" w:author="Macon, Taydin Robert" w:date="2025-12-09T14:59:00Z" w16du:dateUtc="2025-12-09T22:59:00Z">
        <w:r w:rsidR="0046632B" w:rsidRPr="0086788C">
          <w:rPr>
            <w:rFonts w:ascii="Times New Roman" w:hAnsi="Times New Roman" w:cs="Times New Roman"/>
            <w:rPrChange w:id="2588" w:author="Macon, Taydin Robert" w:date="2025-12-31T11:26:00Z" w16du:dateUtc="2025-12-31T19:26:00Z">
              <w:rPr>
                <w:rFonts w:ascii="Times New Roman" w:hAnsi="Times New Roman" w:cs="Times New Roman"/>
                <w:highlight w:val="green"/>
              </w:rPr>
            </w:rPrChange>
          </w:rPr>
          <w:t>as a tool for specific</w:t>
        </w:r>
      </w:ins>
      <w:r w:rsidRPr="0086788C">
        <w:rPr>
          <w:rFonts w:ascii="Times New Roman" w:hAnsi="Times New Roman" w:cs="Times New Roman"/>
        </w:rPr>
        <w:t xml:space="preserve"> species detection. First off, we had originally planned to conduct a quantitative cost analysis between eDNA and traditional methods of detection</w:t>
      </w:r>
      <w:r w:rsidR="00B462A8" w:rsidRPr="0086788C">
        <w:rPr>
          <w:rFonts w:ascii="Times New Roman" w:hAnsi="Times New Roman" w:cs="Times New Roman"/>
        </w:rPr>
        <w:t>, but there was an overall lack of transparent information regarding the cost of labor and supplies.  Only 4 of the 3</w:t>
      </w:r>
      <w:ins w:id="2589" w:author="Macon, Taydin Robert" w:date="2025-12-09T14:50:00Z" w16du:dateUtc="2025-12-09T22:50:00Z">
        <w:r w:rsidR="001E635F" w:rsidRPr="0086788C">
          <w:rPr>
            <w:rFonts w:ascii="Times New Roman" w:hAnsi="Times New Roman" w:cs="Times New Roman"/>
          </w:rPr>
          <w:t>2</w:t>
        </w:r>
      </w:ins>
      <w:del w:id="2590" w:author="Macon, Taydin Robert" w:date="2025-12-09T14:50:00Z" w16du:dateUtc="2025-12-09T22:50:00Z">
        <w:r w:rsidR="00B462A8" w:rsidRPr="0086788C" w:rsidDel="001E635F">
          <w:rPr>
            <w:rFonts w:ascii="Times New Roman" w:hAnsi="Times New Roman" w:cs="Times New Roman"/>
          </w:rPr>
          <w:delText>5</w:delText>
        </w:r>
      </w:del>
      <w:r w:rsidR="00B462A8" w:rsidRPr="0086788C">
        <w:rPr>
          <w:rFonts w:ascii="Times New Roman" w:hAnsi="Times New Roman" w:cs="Times New Roman"/>
        </w:rPr>
        <w:t xml:space="preserve"> the studies examined in this meta-analysis reported cost comparisons, which did not warrant statistical analysis. This deficit is of great concern because in fields where eDNA is not a prevalent detection method, one of the first concerns with stake holders is the cost. The availability of more transparent cost reporting could help fields where eDNA methods have not been widely adopted feel more secure in investing in this type of research. Second, while filtering through papers, a large portion of the eDNA research we came </w:t>
      </w:r>
      <w:r w:rsidR="00B462A8" w:rsidRPr="0086788C">
        <w:rPr>
          <w:rFonts w:ascii="Times New Roman" w:hAnsi="Times New Roman" w:cs="Times New Roman"/>
        </w:rPr>
        <w:lastRenderedPageBreak/>
        <w:t xml:space="preserve">across did not </w:t>
      </w:r>
      <w:r w:rsidR="00B2792D" w:rsidRPr="0086788C">
        <w:rPr>
          <w:rFonts w:ascii="Times New Roman" w:hAnsi="Times New Roman" w:cs="Times New Roman"/>
        </w:rPr>
        <w:t xml:space="preserve">meet our inclusion criteria because it utilized metabarcoding. </w:t>
      </w:r>
      <w:ins w:id="2591" w:author="Macon, Taydin Robert" w:date="2025-12-31T11:19:00Z" w16du:dateUtc="2025-12-31T19:19:00Z">
        <w:r w:rsidR="0086788C" w:rsidRPr="0086788C">
          <w:rPr>
            <w:rFonts w:ascii="Times New Roman" w:hAnsi="Times New Roman" w:cs="Times New Roman"/>
          </w:rPr>
          <w:t xml:space="preserve">We chose to exclude metabarcoding for consistency in molecular techniques. In </w:t>
        </w:r>
      </w:ins>
      <w:ins w:id="2592" w:author="Macon, Taydin Robert" w:date="2026-02-10T10:16:00Z" w16du:dateUtc="2026-02-10T18:16:00Z">
        <w:r w:rsidR="00AE7997" w:rsidRPr="0086788C">
          <w:rPr>
            <w:rFonts w:ascii="Times New Roman" w:hAnsi="Times New Roman" w:cs="Times New Roman"/>
          </w:rPr>
          <w:t>addition</w:t>
        </w:r>
      </w:ins>
      <w:ins w:id="2593" w:author="Macon, Taydin Robert" w:date="2025-12-31T11:19:00Z" w16du:dateUtc="2025-12-31T19:19:00Z">
        <w:r w:rsidR="0086788C" w:rsidRPr="0086788C">
          <w:rPr>
            <w:rFonts w:ascii="Times New Roman" w:hAnsi="Times New Roman" w:cs="Times New Roman"/>
          </w:rPr>
          <w:t>, not all metabarcoding studies are used for specific species detectio</w:t>
        </w:r>
      </w:ins>
      <w:ins w:id="2594" w:author="Macon, Taydin Robert" w:date="2025-12-31T11:20:00Z" w16du:dateUtc="2025-12-31T19:20:00Z">
        <w:r w:rsidR="0086788C" w:rsidRPr="0086788C">
          <w:rPr>
            <w:rFonts w:ascii="Times New Roman" w:hAnsi="Times New Roman" w:cs="Times New Roman"/>
          </w:rPr>
          <w:t>n; some are used as a broad analysis for all the DNA captured within a sample.</w:t>
        </w:r>
      </w:ins>
      <w:ins w:id="2595" w:author="Macon, Taydin Robert" w:date="2025-12-31T11:21:00Z" w16du:dateUtc="2025-12-31T19:21:00Z">
        <w:r w:rsidR="0086788C" w:rsidRPr="0086788C">
          <w:rPr>
            <w:rFonts w:ascii="Times New Roman" w:hAnsi="Times New Roman" w:cs="Times New Roman"/>
          </w:rPr>
          <w:t xml:space="preserve"> </w:t>
        </w:r>
      </w:ins>
      <w:del w:id="2596" w:author="Macon, Taydin Robert" w:date="2025-12-31T11:19:00Z" w16du:dateUtc="2025-12-31T19:19:00Z">
        <w:r w:rsidR="00B2792D" w:rsidRPr="0086788C" w:rsidDel="0086788C">
          <w:rPr>
            <w:rFonts w:ascii="Times New Roman" w:hAnsi="Times New Roman" w:cs="Times New Roman"/>
          </w:rPr>
          <w:delText xml:space="preserve">While metabarcoding is great at answering the question “what DNA from this taxa is in this sample,” it is not equip to answer questions regarding specific species detection and comparing its efficacy to traditional methods of detection; for these sorts of studies, you have to know exactly what you are looking for in order for your results to be meaningful. </w:delText>
        </w:r>
      </w:del>
      <w:r w:rsidR="00B2792D" w:rsidRPr="0086788C">
        <w:rPr>
          <w:rFonts w:ascii="Times New Roman" w:hAnsi="Times New Roman" w:cs="Times New Roman"/>
        </w:rPr>
        <w:t>Lastly, there is a need for more eDNA and traditional detection comparison studies in a wider range of taxa. Comparison studies looking at crustaceans, mollusks, mammals, and reptiles only made up 11% of the datapoints combined, and as mentioned before, all 53 datapoints from non-crustacean arthropods came from only 3 studies.</w:t>
      </w:r>
    </w:p>
    <w:p w14:paraId="00CDF0CF" w14:textId="527DAE45" w:rsidR="00B462A8" w:rsidRPr="008709E0" w:rsidRDefault="00B44EF9">
      <w:pPr>
        <w:spacing w:line="480" w:lineRule="auto"/>
        <w:ind w:firstLine="720"/>
        <w:contextualSpacing/>
        <w:rPr>
          <w:rFonts w:ascii="Times New Roman" w:hAnsi="Times New Roman" w:cs="Times New Roman"/>
        </w:rPr>
        <w:pPrChange w:id="2597" w:author="Macon, Taydin Robert" w:date="2025-12-31T11:14:00Z" w16du:dateUtc="2025-12-31T19:14:00Z">
          <w:pPr>
            <w:spacing w:line="480" w:lineRule="auto"/>
            <w:contextualSpacing/>
          </w:pPr>
        </w:pPrChange>
      </w:pPr>
      <w:r w:rsidRPr="0086788C">
        <w:rPr>
          <w:rFonts w:ascii="Times New Roman" w:hAnsi="Times New Roman" w:cs="Times New Roman"/>
        </w:rPr>
        <w:t xml:space="preserve"> </w:t>
      </w:r>
      <w:ins w:id="2598" w:author="Macon, Taydin Robert" w:date="2025-12-31T11:05:00Z" w16du:dateUtc="2025-12-31T19:05:00Z">
        <w:r w:rsidR="0086788C" w:rsidRPr="0086788C">
          <w:rPr>
            <w:rFonts w:ascii="Times New Roman" w:hAnsi="Times New Roman" w:cs="Times New Roman"/>
          </w:rPr>
          <w:t>I</w:t>
        </w:r>
      </w:ins>
      <w:ins w:id="2599" w:author="Macon, Taydin Robert" w:date="2025-12-31T11:06:00Z" w16du:dateUtc="2025-12-31T19:06:00Z">
        <w:r w:rsidR="0086788C" w:rsidRPr="0086788C">
          <w:rPr>
            <w:rFonts w:ascii="Times New Roman" w:hAnsi="Times New Roman" w:cs="Times New Roman"/>
          </w:rPr>
          <w:t>n</w:t>
        </w:r>
      </w:ins>
      <w:ins w:id="2600" w:author="Macon, Taydin Robert" w:date="2025-12-31T11:05:00Z" w16du:dateUtc="2025-12-31T19:05:00Z">
        <w:r w:rsidR="0086788C" w:rsidRPr="0086788C">
          <w:rPr>
            <w:rFonts w:ascii="Times New Roman" w:hAnsi="Times New Roman" w:cs="Times New Roman"/>
          </w:rPr>
          <w:t xml:space="preserve"> conclusion, </w:t>
        </w:r>
      </w:ins>
      <w:ins w:id="2601" w:author="Macon, Taydin Robert" w:date="2025-12-31T11:06:00Z" w16du:dateUtc="2025-12-31T19:06:00Z">
        <w:r w:rsidR="0086788C" w:rsidRPr="0086788C">
          <w:rPr>
            <w:rFonts w:ascii="Times New Roman" w:hAnsi="Times New Roman" w:cs="Times New Roman"/>
            <w:rPrChange w:id="2602" w:author="Macon, Taydin Robert" w:date="2025-12-31T11:26:00Z" w16du:dateUtc="2025-12-31T19:26:00Z">
              <w:rPr>
                <w:rFonts w:ascii="Times New Roman" w:hAnsi="Times New Roman" w:cs="Times New Roman"/>
                <w:highlight w:val="yellow"/>
              </w:rPr>
            </w:rPrChange>
          </w:rPr>
          <w:t xml:space="preserve">species detection </w:t>
        </w:r>
      </w:ins>
      <w:ins w:id="2603" w:author="Macon, Taydin Robert" w:date="2025-12-31T11:05:00Z" w16du:dateUtc="2025-12-31T19:05:00Z">
        <w:r w:rsidR="0086788C" w:rsidRPr="0086788C">
          <w:rPr>
            <w:rFonts w:ascii="Times New Roman" w:hAnsi="Times New Roman" w:cs="Times New Roman"/>
            <w:rPrChange w:id="2604" w:author="Macon, Taydin Robert" w:date="2025-12-31T11:26:00Z" w16du:dateUtc="2025-12-31T19:26:00Z">
              <w:rPr>
                <w:rFonts w:ascii="Times New Roman" w:hAnsi="Times New Roman" w:cs="Times New Roman"/>
                <w:highlight w:val="yellow"/>
              </w:rPr>
            </w:rPrChange>
          </w:rPr>
          <w:t>need</w:t>
        </w:r>
      </w:ins>
      <w:ins w:id="2605" w:author="Macon, Taydin Robert" w:date="2025-12-31T11:06:00Z" w16du:dateUtc="2025-12-31T19:06:00Z">
        <w:r w:rsidR="0086788C" w:rsidRPr="0086788C">
          <w:rPr>
            <w:rFonts w:ascii="Times New Roman" w:hAnsi="Times New Roman" w:cs="Times New Roman"/>
            <w:rPrChange w:id="2606" w:author="Macon, Taydin Robert" w:date="2025-12-31T11:26:00Z" w16du:dateUtc="2025-12-31T19:26:00Z">
              <w:rPr>
                <w:rFonts w:ascii="Times New Roman" w:hAnsi="Times New Roman" w:cs="Times New Roman"/>
                <w:highlight w:val="yellow"/>
              </w:rPr>
            </w:rPrChange>
          </w:rPr>
          <w:t>s</w:t>
        </w:r>
      </w:ins>
      <w:ins w:id="2607" w:author="Macon, Taydin Robert" w:date="2025-12-31T11:05:00Z" w16du:dateUtc="2025-12-31T19:05:00Z">
        <w:r w:rsidR="0086788C" w:rsidRPr="0086788C">
          <w:rPr>
            <w:rFonts w:ascii="Times New Roman" w:hAnsi="Times New Roman" w:cs="Times New Roman"/>
            <w:rPrChange w:id="2608" w:author="Macon, Taydin Robert" w:date="2025-12-31T11:26:00Z" w16du:dateUtc="2025-12-31T19:26:00Z">
              <w:rPr>
                <w:rFonts w:ascii="Times New Roman" w:hAnsi="Times New Roman" w:cs="Times New Roman"/>
                <w:highlight w:val="yellow"/>
              </w:rPr>
            </w:rPrChange>
          </w:rPr>
          <w:t xml:space="preserve"> both temporal and spatial accuracy (</w:t>
        </w:r>
        <w:r w:rsidR="0086788C" w:rsidRPr="00AE7997">
          <w:rPr>
            <w:rFonts w:ascii="Times New Roman" w:hAnsi="Times New Roman" w:cs="Times New Roman"/>
            <w:highlight w:val="green"/>
            <w:rPrChange w:id="2609" w:author="Macon, Taydin Robert" w:date="2026-02-10T10:17:00Z" w16du:dateUtc="2026-02-10T18:17:00Z">
              <w:rPr>
                <w:rFonts w:ascii="Times New Roman" w:hAnsi="Times New Roman" w:cs="Times New Roman"/>
                <w:highlight w:val="yellow"/>
              </w:rPr>
            </w:rPrChange>
          </w:rPr>
          <w:t>Beentjes</w:t>
        </w:r>
        <w:r w:rsidR="0086788C" w:rsidRPr="0086788C">
          <w:rPr>
            <w:rFonts w:ascii="Times New Roman" w:hAnsi="Times New Roman" w:cs="Times New Roman"/>
            <w:rPrChange w:id="2610" w:author="Macon, Taydin Robert" w:date="2025-12-31T11:26:00Z" w16du:dateUtc="2025-12-31T19:26:00Z">
              <w:rPr>
                <w:rFonts w:ascii="Times New Roman" w:hAnsi="Times New Roman" w:cs="Times New Roman"/>
                <w:highlight w:val="yellow"/>
              </w:rPr>
            </w:rPrChange>
          </w:rPr>
          <w:t xml:space="preserve"> </w:t>
        </w:r>
        <w:r w:rsidR="0086788C" w:rsidRPr="0086788C">
          <w:rPr>
            <w:rFonts w:ascii="Times New Roman" w:hAnsi="Times New Roman" w:cs="Times New Roman"/>
            <w:i/>
            <w:iCs/>
            <w:rPrChange w:id="2611" w:author="Macon, Taydin Robert" w:date="2025-12-31T11:26:00Z" w16du:dateUtc="2025-12-31T19:26:00Z">
              <w:rPr>
                <w:rFonts w:ascii="Times New Roman" w:hAnsi="Times New Roman" w:cs="Times New Roman"/>
                <w:i/>
                <w:iCs/>
                <w:highlight w:val="yellow"/>
              </w:rPr>
            </w:rPrChange>
          </w:rPr>
          <w:t xml:space="preserve">et al., </w:t>
        </w:r>
        <w:r w:rsidR="0086788C" w:rsidRPr="0086788C">
          <w:rPr>
            <w:rFonts w:ascii="Times New Roman" w:hAnsi="Times New Roman" w:cs="Times New Roman"/>
            <w:rPrChange w:id="2612" w:author="Macon, Taydin Robert" w:date="2025-12-31T11:26:00Z" w16du:dateUtc="2025-12-31T19:26:00Z">
              <w:rPr>
                <w:rFonts w:ascii="Times New Roman" w:hAnsi="Times New Roman" w:cs="Times New Roman"/>
                <w:highlight w:val="yellow"/>
              </w:rPr>
            </w:rPrChange>
          </w:rPr>
          <w:t xml:space="preserve">2019, </w:t>
        </w:r>
        <w:r w:rsidR="0086788C" w:rsidRPr="00AE7997">
          <w:rPr>
            <w:rFonts w:ascii="Times New Roman" w:hAnsi="Times New Roman" w:cs="Times New Roman"/>
            <w:highlight w:val="green"/>
            <w:rPrChange w:id="2613" w:author="Macon, Taydin Robert" w:date="2026-02-10T10:18:00Z" w16du:dateUtc="2026-02-10T18:18:00Z">
              <w:rPr>
                <w:rFonts w:ascii="Times New Roman" w:hAnsi="Times New Roman" w:cs="Times New Roman"/>
                <w:highlight w:val="yellow"/>
              </w:rPr>
            </w:rPrChange>
          </w:rPr>
          <w:t>Herv</w:t>
        </w:r>
        <w:r w:rsidR="0086788C" w:rsidRPr="0086788C">
          <w:rPr>
            <w:rFonts w:ascii="Times New Roman" w:hAnsi="Times New Roman" w:cs="Times New Roman"/>
            <w:rPrChange w:id="2614" w:author="Macon, Taydin Robert" w:date="2025-12-31T11:26:00Z" w16du:dateUtc="2025-12-31T19:26:00Z">
              <w:rPr>
                <w:rFonts w:ascii="Times New Roman" w:hAnsi="Times New Roman" w:cs="Times New Roman"/>
                <w:highlight w:val="yellow"/>
              </w:rPr>
            </w:rPrChange>
          </w:rPr>
          <w:t xml:space="preserve">é </w:t>
        </w:r>
        <w:r w:rsidR="0086788C" w:rsidRPr="0086788C">
          <w:rPr>
            <w:rFonts w:ascii="Times New Roman" w:hAnsi="Times New Roman" w:cs="Times New Roman"/>
            <w:i/>
            <w:iCs/>
            <w:rPrChange w:id="2615" w:author="Macon, Taydin Robert" w:date="2025-12-31T11:26:00Z" w16du:dateUtc="2025-12-31T19:26:00Z">
              <w:rPr>
                <w:rFonts w:ascii="Times New Roman" w:hAnsi="Times New Roman" w:cs="Times New Roman"/>
                <w:i/>
                <w:iCs/>
                <w:highlight w:val="yellow"/>
              </w:rPr>
            </w:rPrChange>
          </w:rPr>
          <w:t xml:space="preserve">et al., </w:t>
        </w:r>
        <w:r w:rsidR="0086788C" w:rsidRPr="0086788C">
          <w:rPr>
            <w:rFonts w:ascii="Times New Roman" w:hAnsi="Times New Roman" w:cs="Times New Roman"/>
            <w:rPrChange w:id="2616" w:author="Macon, Taydin Robert" w:date="2025-12-31T11:26:00Z" w16du:dateUtc="2025-12-31T19:26:00Z">
              <w:rPr>
                <w:rFonts w:ascii="Times New Roman" w:hAnsi="Times New Roman" w:cs="Times New Roman"/>
                <w:highlight w:val="yellow"/>
              </w:rPr>
            </w:rPrChange>
          </w:rPr>
          <w:t xml:space="preserve">2022, </w:t>
        </w:r>
        <w:r w:rsidR="0086788C" w:rsidRPr="00AE7997">
          <w:rPr>
            <w:rFonts w:ascii="Times New Roman" w:hAnsi="Times New Roman" w:cs="Times New Roman"/>
            <w:highlight w:val="green"/>
            <w:rPrChange w:id="2617" w:author="Macon, Taydin Robert" w:date="2026-02-10T10:18:00Z" w16du:dateUtc="2026-02-10T18:18:00Z">
              <w:rPr>
                <w:rFonts w:ascii="Times New Roman" w:hAnsi="Times New Roman" w:cs="Times New Roman"/>
                <w:highlight w:val="yellow"/>
              </w:rPr>
            </w:rPrChange>
          </w:rPr>
          <w:t>Perry</w:t>
        </w:r>
        <w:r w:rsidR="0086788C" w:rsidRPr="0086788C">
          <w:rPr>
            <w:rFonts w:ascii="Times New Roman" w:hAnsi="Times New Roman" w:cs="Times New Roman"/>
            <w:rPrChange w:id="2618" w:author="Macon, Taydin Robert" w:date="2025-12-31T11:26:00Z" w16du:dateUtc="2025-12-31T19:26:00Z">
              <w:rPr>
                <w:rFonts w:ascii="Times New Roman" w:hAnsi="Times New Roman" w:cs="Times New Roman"/>
                <w:highlight w:val="yellow"/>
              </w:rPr>
            </w:rPrChange>
          </w:rPr>
          <w:t xml:space="preserve"> </w:t>
        </w:r>
        <w:r w:rsidR="0086788C" w:rsidRPr="0086788C">
          <w:rPr>
            <w:rFonts w:ascii="Times New Roman" w:hAnsi="Times New Roman" w:cs="Times New Roman"/>
            <w:i/>
            <w:iCs/>
            <w:rPrChange w:id="2619" w:author="Macon, Taydin Robert" w:date="2025-12-31T11:26:00Z" w16du:dateUtc="2025-12-31T19:26:00Z">
              <w:rPr>
                <w:rFonts w:ascii="Times New Roman" w:hAnsi="Times New Roman" w:cs="Times New Roman"/>
                <w:i/>
                <w:iCs/>
                <w:highlight w:val="yellow"/>
              </w:rPr>
            </w:rPrChange>
          </w:rPr>
          <w:t xml:space="preserve">et al., </w:t>
        </w:r>
        <w:r w:rsidR="0086788C" w:rsidRPr="0086788C">
          <w:rPr>
            <w:rFonts w:ascii="Times New Roman" w:hAnsi="Times New Roman" w:cs="Times New Roman"/>
            <w:rPrChange w:id="2620" w:author="Macon, Taydin Robert" w:date="2025-12-31T11:26:00Z" w16du:dateUtc="2025-12-31T19:26:00Z">
              <w:rPr>
                <w:rFonts w:ascii="Times New Roman" w:hAnsi="Times New Roman" w:cs="Times New Roman"/>
                <w:highlight w:val="yellow"/>
              </w:rPr>
            </w:rPrChange>
          </w:rPr>
          <w:t xml:space="preserve">2024, </w:t>
        </w:r>
        <w:r w:rsidR="0086788C" w:rsidRPr="00694B20">
          <w:rPr>
            <w:rFonts w:ascii="Times New Roman" w:hAnsi="Times New Roman" w:cs="Times New Roman"/>
            <w:highlight w:val="green"/>
            <w:rPrChange w:id="2621" w:author="Macon, Taydin Robert" w:date="2026-02-10T10:20:00Z" w16du:dateUtc="2026-02-10T18:20:00Z">
              <w:rPr>
                <w:rFonts w:ascii="Times New Roman" w:hAnsi="Times New Roman" w:cs="Times New Roman"/>
                <w:highlight w:val="yellow"/>
              </w:rPr>
            </w:rPrChange>
          </w:rPr>
          <w:t>Mathie</w:t>
        </w:r>
        <w:r w:rsidR="0086788C" w:rsidRPr="0086788C">
          <w:rPr>
            <w:rFonts w:ascii="Times New Roman" w:hAnsi="Times New Roman" w:cs="Times New Roman"/>
            <w:rPrChange w:id="2622" w:author="Macon, Taydin Robert" w:date="2025-12-31T11:26:00Z" w16du:dateUtc="2025-12-31T19:26:00Z">
              <w:rPr>
                <w:rFonts w:ascii="Times New Roman" w:hAnsi="Times New Roman" w:cs="Times New Roman"/>
                <w:highlight w:val="yellow"/>
              </w:rPr>
            </w:rPrChange>
          </w:rPr>
          <w:t xml:space="preserve">u </w:t>
        </w:r>
        <w:r w:rsidR="0086788C" w:rsidRPr="0086788C">
          <w:rPr>
            <w:rFonts w:ascii="Times New Roman" w:hAnsi="Times New Roman" w:cs="Times New Roman"/>
            <w:i/>
            <w:iCs/>
            <w:rPrChange w:id="2623" w:author="Macon, Taydin Robert" w:date="2025-12-31T11:26:00Z" w16du:dateUtc="2025-12-31T19:26:00Z">
              <w:rPr>
                <w:rFonts w:ascii="Times New Roman" w:hAnsi="Times New Roman" w:cs="Times New Roman"/>
                <w:i/>
                <w:iCs/>
                <w:highlight w:val="yellow"/>
              </w:rPr>
            </w:rPrChange>
          </w:rPr>
          <w:t xml:space="preserve">et al., </w:t>
        </w:r>
        <w:r w:rsidR="0086788C" w:rsidRPr="0086788C">
          <w:rPr>
            <w:rFonts w:ascii="Times New Roman" w:hAnsi="Times New Roman" w:cs="Times New Roman"/>
            <w:rPrChange w:id="2624" w:author="Macon, Taydin Robert" w:date="2025-12-31T11:26:00Z" w16du:dateUtc="2025-12-31T19:26:00Z">
              <w:rPr>
                <w:rFonts w:ascii="Times New Roman" w:hAnsi="Times New Roman" w:cs="Times New Roman"/>
                <w:highlight w:val="yellow"/>
              </w:rPr>
            </w:rPrChange>
          </w:rPr>
          <w:t xml:space="preserve">2020)), but eDNA can persist within the environment well after an organism has departed. </w:t>
        </w:r>
      </w:ins>
      <w:ins w:id="2625" w:author="Macon, Taydin Robert" w:date="2025-12-31T11:06:00Z" w16du:dateUtc="2025-12-31T19:06:00Z">
        <w:r w:rsidR="0086788C" w:rsidRPr="0086788C">
          <w:rPr>
            <w:rFonts w:ascii="Times New Roman" w:hAnsi="Times New Roman" w:cs="Times New Roman"/>
            <w:rPrChange w:id="2626" w:author="Macon, Taydin Robert" w:date="2025-12-31T11:26:00Z" w16du:dateUtc="2025-12-31T19:26:00Z">
              <w:rPr>
                <w:rFonts w:ascii="Times New Roman" w:hAnsi="Times New Roman" w:cs="Times New Roman"/>
                <w:highlight w:val="yellow"/>
              </w:rPr>
            </w:rPrChange>
          </w:rPr>
          <w:t xml:space="preserve">How </w:t>
        </w:r>
      </w:ins>
      <w:ins w:id="2627" w:author="Macon, Taydin Robert" w:date="2025-12-31T11:07:00Z" w16du:dateUtc="2025-12-31T19:07:00Z">
        <w:r w:rsidR="0086788C" w:rsidRPr="0086788C">
          <w:rPr>
            <w:rFonts w:ascii="Times New Roman" w:hAnsi="Times New Roman" w:cs="Times New Roman"/>
            <w:rPrChange w:id="2628" w:author="Macon, Taydin Robert" w:date="2025-12-31T11:26:00Z" w16du:dateUtc="2025-12-31T19:26:00Z">
              <w:rPr>
                <w:rFonts w:ascii="Times New Roman" w:hAnsi="Times New Roman" w:cs="Times New Roman"/>
                <w:highlight w:val="yellow"/>
              </w:rPr>
            </w:rPrChange>
          </w:rPr>
          <w:t xml:space="preserve">the eDNA persists within the environment depends heavily on the type of organism it comes from and from the medium the DNA was deposited into. </w:t>
        </w:r>
      </w:ins>
      <w:r w:rsidRPr="0086788C">
        <w:rPr>
          <w:rFonts w:ascii="Times New Roman" w:hAnsi="Times New Roman" w:cs="Times New Roman"/>
        </w:rPr>
        <w:t xml:space="preserve">eDNA has the potential to be a valuable tool for </w:t>
      </w:r>
      <w:del w:id="2629" w:author="Macon, Taydin Robert" w:date="2025-12-31T11:14:00Z" w16du:dateUtc="2025-12-31T19:14:00Z">
        <w:r w:rsidRPr="0086788C" w:rsidDel="0086788C">
          <w:rPr>
            <w:rFonts w:ascii="Times New Roman" w:hAnsi="Times New Roman" w:cs="Times New Roman"/>
          </w:rPr>
          <w:delText>all these taxa</w:delText>
        </w:r>
      </w:del>
      <w:ins w:id="2630" w:author="Macon, Taydin Robert" w:date="2025-12-31T11:14:00Z" w16du:dateUtc="2025-12-31T19:14:00Z">
        <w:r w:rsidR="0086788C" w:rsidRPr="0086788C">
          <w:rPr>
            <w:rFonts w:ascii="Times New Roman" w:hAnsi="Times New Roman" w:cs="Times New Roman"/>
          </w:rPr>
          <w:t xml:space="preserve">for several taxa in various </w:t>
        </w:r>
      </w:ins>
      <w:ins w:id="2631" w:author="Macon, Taydin Robert" w:date="2026-02-10T10:21:00Z" w16du:dateUtc="2026-02-10T18:21:00Z">
        <w:r w:rsidR="00694B20" w:rsidRPr="0086788C">
          <w:rPr>
            <w:rFonts w:ascii="Times New Roman" w:hAnsi="Times New Roman" w:cs="Times New Roman"/>
          </w:rPr>
          <w:t>fields</w:t>
        </w:r>
      </w:ins>
      <w:ins w:id="2632" w:author="Macon, Taydin Robert" w:date="2025-12-31T11:14:00Z" w16du:dateUtc="2025-12-31T19:14:00Z">
        <w:r w:rsidR="0086788C" w:rsidRPr="0086788C">
          <w:rPr>
            <w:rFonts w:ascii="Times New Roman" w:hAnsi="Times New Roman" w:cs="Times New Roman"/>
          </w:rPr>
          <w:t xml:space="preserve"> of study</w:t>
        </w:r>
      </w:ins>
      <w:ins w:id="2633" w:author="Macon, Taydin Robert" w:date="2025-12-31T11:15:00Z" w16du:dateUtc="2025-12-31T19:15:00Z">
        <w:r w:rsidR="0086788C" w:rsidRPr="0086788C">
          <w:rPr>
            <w:rFonts w:ascii="Times New Roman" w:hAnsi="Times New Roman" w:cs="Times New Roman"/>
          </w:rPr>
          <w:t xml:space="preserve">. Though some taxa such as non-crustacean </w:t>
        </w:r>
      </w:ins>
      <w:ins w:id="2634" w:author="Macon, Taydin Robert" w:date="2026-02-10T10:21:00Z" w16du:dateUtc="2026-02-10T18:21:00Z">
        <w:r w:rsidR="00694B20" w:rsidRPr="0086788C">
          <w:rPr>
            <w:rFonts w:ascii="Times New Roman" w:hAnsi="Times New Roman" w:cs="Times New Roman"/>
          </w:rPr>
          <w:t>arthropods</w:t>
        </w:r>
      </w:ins>
      <w:ins w:id="2635" w:author="Macon, Taydin Robert" w:date="2025-12-31T11:15:00Z" w16du:dateUtc="2025-12-31T19:15:00Z">
        <w:r w:rsidR="0086788C" w:rsidRPr="0086788C">
          <w:rPr>
            <w:rFonts w:ascii="Times New Roman" w:hAnsi="Times New Roman" w:cs="Times New Roman"/>
          </w:rPr>
          <w:t xml:space="preserve"> showed poor eDNA performance compared to traditional methods</w:t>
        </w:r>
      </w:ins>
      <w:del w:id="2636" w:author="Macon, Taydin Robert" w:date="2025-12-31T11:15:00Z" w16du:dateUtc="2025-12-31T19:15:00Z">
        <w:r w:rsidRPr="0086788C" w:rsidDel="0086788C">
          <w:rPr>
            <w:rFonts w:ascii="Times New Roman" w:hAnsi="Times New Roman" w:cs="Times New Roman"/>
          </w:rPr>
          <w:delText xml:space="preserve">, </w:delText>
        </w:r>
      </w:del>
      <w:ins w:id="2637" w:author="Macon, Taydin Robert" w:date="2025-12-31T11:15:00Z" w16du:dateUtc="2025-12-31T19:15:00Z">
        <w:r w:rsidR="0086788C" w:rsidRPr="0086788C">
          <w:rPr>
            <w:rFonts w:ascii="Times New Roman" w:hAnsi="Times New Roman" w:cs="Times New Roman"/>
          </w:rPr>
          <w:t>, further research into insects and eDNA could have great</w:t>
        </w:r>
      </w:ins>
      <w:ins w:id="2638" w:author="Macon, Taydin Robert" w:date="2025-12-31T11:16:00Z" w16du:dateUtc="2025-12-31T19:16:00Z">
        <w:r w:rsidR="0086788C" w:rsidRPr="0086788C">
          <w:rPr>
            <w:rFonts w:ascii="Times New Roman" w:hAnsi="Times New Roman" w:cs="Times New Roman"/>
          </w:rPr>
          <w:t xml:space="preserve"> </w:t>
        </w:r>
      </w:ins>
      <w:del w:id="2639" w:author="Macon, Taydin Robert" w:date="2025-12-31T11:15:00Z" w16du:dateUtc="2025-12-31T19:15:00Z">
        <w:r w:rsidRPr="0086788C" w:rsidDel="0086788C">
          <w:rPr>
            <w:rFonts w:ascii="Times New Roman" w:hAnsi="Times New Roman" w:cs="Times New Roman"/>
          </w:rPr>
          <w:delText>but specifically</w:delText>
        </w:r>
      </w:del>
      <w:del w:id="2640" w:author="Macon, Taydin Robert" w:date="2025-12-31T11:16:00Z" w16du:dateUtc="2025-12-31T19:16:00Z">
        <w:r w:rsidRPr="0086788C" w:rsidDel="0086788C">
          <w:rPr>
            <w:rFonts w:ascii="Times New Roman" w:hAnsi="Times New Roman" w:cs="Times New Roman"/>
          </w:rPr>
          <w:delText xml:space="preserve">, the </w:delText>
        </w:r>
      </w:del>
      <w:r w:rsidRPr="0086788C">
        <w:rPr>
          <w:rFonts w:ascii="Times New Roman" w:hAnsi="Times New Roman" w:cs="Times New Roman"/>
        </w:rPr>
        <w:t xml:space="preserve">use </w:t>
      </w:r>
      <w:del w:id="2641" w:author="Macon, Taydin Robert" w:date="2025-12-31T11:16:00Z" w16du:dateUtc="2025-12-31T19:16:00Z">
        <w:r w:rsidRPr="0086788C" w:rsidDel="0086788C">
          <w:rPr>
            <w:rFonts w:ascii="Times New Roman" w:hAnsi="Times New Roman" w:cs="Times New Roman"/>
          </w:rPr>
          <w:delText xml:space="preserve">of it </w:delText>
        </w:r>
      </w:del>
      <w:r w:rsidRPr="0086788C">
        <w:rPr>
          <w:rFonts w:ascii="Times New Roman" w:hAnsi="Times New Roman" w:cs="Times New Roman"/>
        </w:rPr>
        <w:t xml:space="preserve">in agricultural </w:t>
      </w:r>
      <w:del w:id="2642" w:author="Macon, Taydin Robert" w:date="2025-12-31T11:16:00Z" w16du:dateUtc="2025-12-31T19:16:00Z">
        <w:r w:rsidRPr="0086788C" w:rsidDel="0086788C">
          <w:rPr>
            <w:rFonts w:ascii="Times New Roman" w:hAnsi="Times New Roman" w:cs="Times New Roman"/>
          </w:rPr>
          <w:delText>studies</w:delText>
        </w:r>
      </w:del>
      <w:r w:rsidRPr="0086788C">
        <w:rPr>
          <w:rFonts w:ascii="Times New Roman" w:hAnsi="Times New Roman" w:cs="Times New Roman"/>
        </w:rPr>
        <w:t xml:space="preserve"> for the detection and potential quantification of insect and other</w:t>
      </w:r>
      <w:r w:rsidRPr="00312341">
        <w:rPr>
          <w:rFonts w:ascii="Times New Roman" w:hAnsi="Times New Roman" w:cs="Times New Roman"/>
        </w:rPr>
        <w:t xml:space="preserve"> arthropod pests</w:t>
      </w:r>
      <w:ins w:id="2643" w:author="Macon, Taydin Robert" w:date="2025-12-31T11:16:00Z" w16du:dateUtc="2025-12-31T19:16:00Z">
        <w:r w:rsidR="0086788C">
          <w:rPr>
            <w:rFonts w:ascii="Times New Roman" w:hAnsi="Times New Roman" w:cs="Times New Roman"/>
          </w:rPr>
          <w:t xml:space="preserve">. This </w:t>
        </w:r>
      </w:ins>
      <w:del w:id="2644" w:author="Macon, Taydin Robert" w:date="2025-12-31T11:17:00Z" w16du:dateUtc="2025-12-31T19:17:00Z">
        <w:r w:rsidRPr="00312341" w:rsidDel="0086788C">
          <w:rPr>
            <w:rFonts w:ascii="Times New Roman" w:hAnsi="Times New Roman" w:cs="Times New Roman"/>
          </w:rPr>
          <w:delText xml:space="preserve"> </w:delText>
        </w:r>
      </w:del>
      <w:r w:rsidRPr="00312341">
        <w:rPr>
          <w:rFonts w:ascii="Times New Roman" w:hAnsi="Times New Roman" w:cs="Times New Roman"/>
        </w:rPr>
        <w:t xml:space="preserve">would be of great use in </w:t>
      </w:r>
      <w:del w:id="2645" w:author="Macon, Taydin Robert" w:date="2025-12-31T11:16:00Z" w16du:dateUtc="2025-12-31T19:16:00Z">
        <w:r w:rsidRPr="00312341" w:rsidDel="0086788C">
          <w:rPr>
            <w:rFonts w:ascii="Times New Roman" w:hAnsi="Times New Roman" w:cs="Times New Roman"/>
          </w:rPr>
          <w:delText xml:space="preserve">that </w:delText>
        </w:r>
      </w:del>
      <w:r w:rsidRPr="00312341">
        <w:rPr>
          <w:rFonts w:ascii="Times New Roman" w:hAnsi="Times New Roman" w:cs="Times New Roman"/>
        </w:rPr>
        <w:t>industry and could help inform growers on the timing</w:t>
      </w:r>
      <w:ins w:id="2646" w:author="Macon, Taydin Robert" w:date="2025-12-31T11:17:00Z" w16du:dateUtc="2025-12-31T19:17:00Z">
        <w:r w:rsidR="0086788C">
          <w:rPr>
            <w:rFonts w:ascii="Times New Roman" w:hAnsi="Times New Roman" w:cs="Times New Roman"/>
          </w:rPr>
          <w:t xml:space="preserve"> of pesticide application </w:t>
        </w:r>
      </w:ins>
      <w:r w:rsidRPr="00312341">
        <w:rPr>
          <w:rFonts w:ascii="Times New Roman" w:hAnsi="Times New Roman" w:cs="Times New Roman"/>
        </w:rPr>
        <w:t xml:space="preserve"> and quantity </w:t>
      </w:r>
      <w:del w:id="2647" w:author="Macon, Taydin Robert" w:date="2025-12-31T11:17:00Z" w16du:dateUtc="2025-12-31T19:17:00Z">
        <w:r w:rsidRPr="00312341" w:rsidDel="0086788C">
          <w:rPr>
            <w:rFonts w:ascii="Times New Roman" w:hAnsi="Times New Roman" w:cs="Times New Roman"/>
          </w:rPr>
          <w:delText xml:space="preserve">of pesticides </w:delText>
        </w:r>
      </w:del>
      <w:r w:rsidRPr="00312341">
        <w:rPr>
          <w:rFonts w:ascii="Times New Roman" w:hAnsi="Times New Roman" w:cs="Times New Roman"/>
        </w:rPr>
        <w:t>needed to control a population.</w:t>
      </w:r>
    </w:p>
    <w:p w14:paraId="4443C5F0" w14:textId="638BAF38" w:rsidR="00F222BA" w:rsidRPr="008709E0" w:rsidRDefault="00F222BA" w:rsidP="008709E0">
      <w:pPr>
        <w:spacing w:line="480" w:lineRule="auto"/>
        <w:contextualSpacing/>
        <w:rPr>
          <w:rFonts w:ascii="Times New Roman" w:hAnsi="Times New Roman" w:cs="Times New Roman"/>
        </w:rPr>
      </w:pPr>
      <w:r w:rsidRPr="008709E0">
        <w:rPr>
          <w:rFonts w:ascii="Times New Roman" w:hAnsi="Times New Roman" w:cs="Times New Roman"/>
        </w:rPr>
        <w:t xml:space="preserve"> </w:t>
      </w:r>
    </w:p>
    <w:p w14:paraId="6CAB3B18" w14:textId="77777777" w:rsidR="008709E0" w:rsidRDefault="008709E0">
      <w:pPr>
        <w:spacing w:after="160" w:line="278" w:lineRule="auto"/>
        <w:rPr>
          <w:ins w:id="2648" w:author="Macon, Taydin Robert" w:date="2025-12-31T10:50:00Z" w16du:dateUtc="2025-12-31T18:50:00Z"/>
        </w:rPr>
      </w:pPr>
      <w:r>
        <w:lastRenderedPageBreak/>
        <w:br w:type="page"/>
      </w:r>
    </w:p>
    <w:p w14:paraId="423D317F" w14:textId="77777777" w:rsidR="0086788C" w:rsidRDefault="0086788C">
      <w:pPr>
        <w:spacing w:after="160" w:line="278" w:lineRule="auto"/>
        <w:rPr>
          <w:ins w:id="2649" w:author="Macon, Taydin Robert" w:date="2025-12-31T10:50:00Z" w16du:dateUtc="2025-12-31T18:50:00Z"/>
        </w:rPr>
      </w:pPr>
    </w:p>
    <w:p w14:paraId="31B5F291" w14:textId="77777777" w:rsidR="0086788C" w:rsidRDefault="0086788C">
      <w:pPr>
        <w:spacing w:after="160" w:line="278" w:lineRule="auto"/>
        <w:rPr>
          <w:ins w:id="2650" w:author="Macon, Taydin Robert" w:date="2025-12-31T10:50:00Z" w16du:dateUtc="2025-12-31T18:50:00Z"/>
        </w:rPr>
      </w:pPr>
    </w:p>
    <w:p w14:paraId="7A21DD7A" w14:textId="6B57DD07" w:rsidR="0086788C" w:rsidRDefault="00DA371C">
      <w:pPr>
        <w:spacing w:after="160" w:line="278" w:lineRule="auto"/>
        <w:rPr>
          <w:ins w:id="2651" w:author="Macon, Taydin Robert" w:date="2025-12-31T10:50:00Z" w16du:dateUtc="2025-12-31T18:50:00Z"/>
        </w:rPr>
      </w:pPr>
      <w:ins w:id="2652" w:author="Macon, Taydin Robert" w:date="2026-02-24T14:12:00Z" w16du:dateUtc="2026-02-24T22:12:00Z">
        <w:r>
          <w:rPr>
            <w:noProof/>
          </w:rPr>
          <w:drawing>
            <wp:inline distT="0" distB="0" distL="0" distR="0" wp14:anchorId="310CF8C8" wp14:editId="66216E42">
              <wp:extent cx="5943600" cy="5283200"/>
              <wp:effectExtent l="0" t="0" r="0" b="0"/>
              <wp:docPr id="206719037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0373" name="Picture 1" descr="A graph of different colore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283200"/>
                      </a:xfrm>
                      <a:prstGeom prst="rect">
                        <a:avLst/>
                      </a:prstGeom>
                      <a:noFill/>
                      <a:ln>
                        <a:noFill/>
                      </a:ln>
                    </pic:spPr>
                  </pic:pic>
                </a:graphicData>
              </a:graphic>
            </wp:inline>
          </w:drawing>
        </w:r>
      </w:ins>
    </w:p>
    <w:p w14:paraId="678DEE47" w14:textId="1BDC27BB" w:rsidR="0086788C" w:rsidRDefault="0086788C">
      <w:pPr>
        <w:spacing w:after="160" w:line="278" w:lineRule="auto"/>
        <w:rPr>
          <w:ins w:id="2653" w:author="Macon, Taydin Robert" w:date="2025-12-31T10:50:00Z" w16du:dateUtc="2025-12-31T18:50:00Z"/>
        </w:rPr>
      </w:pPr>
      <w:ins w:id="2654" w:author="Macon, Taydin Robert" w:date="2025-12-31T10:51:00Z" w16du:dateUtc="2025-12-31T18:51:00Z">
        <w:r>
          <w:t>Figure 1</w:t>
        </w:r>
      </w:ins>
      <w:ins w:id="2655" w:author="Macon, Taydin Robert" w:date="2025-12-31T11:13:00Z" w16du:dateUtc="2025-12-31T19:13:00Z">
        <w:r>
          <w:t xml:space="preserve">: A is by site, B is by sample </w:t>
        </w:r>
      </w:ins>
    </w:p>
    <w:p w14:paraId="772853F2" w14:textId="77777777" w:rsidR="0086788C" w:rsidRDefault="0086788C">
      <w:pPr>
        <w:spacing w:after="160" w:line="278" w:lineRule="auto"/>
        <w:rPr>
          <w:ins w:id="2656" w:author="Macon, Taydin Robert" w:date="2025-12-31T10:50:00Z" w16du:dateUtc="2025-12-31T18:50:00Z"/>
        </w:rPr>
      </w:pPr>
    </w:p>
    <w:p w14:paraId="793EEFF7" w14:textId="77777777" w:rsidR="0086788C" w:rsidRDefault="0086788C">
      <w:pPr>
        <w:spacing w:after="160" w:line="278" w:lineRule="auto"/>
        <w:rPr>
          <w:ins w:id="2657" w:author="Macon, Taydin Robert" w:date="2025-12-31T10:50:00Z" w16du:dateUtc="2025-12-31T18:50:00Z"/>
        </w:rPr>
      </w:pPr>
    </w:p>
    <w:p w14:paraId="7440B85B" w14:textId="77777777" w:rsidR="0086788C" w:rsidRDefault="0086788C">
      <w:pPr>
        <w:spacing w:after="160" w:line="278" w:lineRule="auto"/>
        <w:rPr>
          <w:ins w:id="2658" w:author="Macon, Taydin Robert" w:date="2025-12-31T10:50:00Z" w16du:dateUtc="2025-12-31T18:50:00Z"/>
        </w:rPr>
      </w:pPr>
    </w:p>
    <w:p w14:paraId="60BCA617" w14:textId="77777777" w:rsidR="0086788C" w:rsidRDefault="0086788C">
      <w:pPr>
        <w:spacing w:after="160" w:line="278" w:lineRule="auto"/>
        <w:rPr>
          <w:ins w:id="2659" w:author="Macon, Taydin Robert" w:date="2025-12-31T10:50:00Z" w16du:dateUtc="2025-12-31T18:50:00Z"/>
        </w:rPr>
      </w:pPr>
    </w:p>
    <w:p w14:paraId="1BE35C49" w14:textId="77777777" w:rsidR="0086788C" w:rsidRDefault="0086788C">
      <w:pPr>
        <w:spacing w:after="160" w:line="278" w:lineRule="auto"/>
        <w:rPr>
          <w:ins w:id="2660" w:author="Macon, Taydin Robert" w:date="2025-12-31T10:50:00Z" w16du:dateUtc="2025-12-31T18:50:00Z"/>
        </w:rPr>
      </w:pPr>
    </w:p>
    <w:p w14:paraId="08496F40" w14:textId="77777777" w:rsidR="0086788C" w:rsidRDefault="0086788C">
      <w:pPr>
        <w:spacing w:after="160" w:line="278" w:lineRule="auto"/>
        <w:rPr>
          <w:ins w:id="2661" w:author="Macon, Taydin Robert" w:date="2025-12-31T10:50:00Z" w16du:dateUtc="2025-12-31T18:50:00Z"/>
        </w:rPr>
      </w:pPr>
    </w:p>
    <w:p w14:paraId="51DE8933" w14:textId="30D64F65" w:rsidR="0086788C" w:rsidRDefault="00DA371C">
      <w:pPr>
        <w:spacing w:after="160" w:line="278" w:lineRule="auto"/>
        <w:rPr>
          <w:ins w:id="2662" w:author="Macon, Taydin Robert" w:date="2025-12-31T10:50:00Z" w16du:dateUtc="2025-12-31T18:50:00Z"/>
        </w:rPr>
      </w:pPr>
      <w:ins w:id="2663" w:author="Macon, Taydin Robert" w:date="2026-02-24T14:13:00Z" w16du:dateUtc="2026-02-24T22:13:00Z">
        <w:r>
          <w:rPr>
            <w:noProof/>
          </w:rPr>
          <w:lastRenderedPageBreak/>
          <w:drawing>
            <wp:inline distT="0" distB="0" distL="0" distR="0" wp14:anchorId="55D18552" wp14:editId="1702B374">
              <wp:extent cx="5485130" cy="8229600"/>
              <wp:effectExtent l="0" t="0" r="1270" b="0"/>
              <wp:docPr id="1671702477" name="Picture 3" descr="A graph with a number of different spe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2477" name="Picture 3" descr="A graph with a number of different speci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5130" cy="8229600"/>
                      </a:xfrm>
                      <a:prstGeom prst="rect">
                        <a:avLst/>
                      </a:prstGeom>
                      <a:noFill/>
                      <a:ln>
                        <a:noFill/>
                      </a:ln>
                    </pic:spPr>
                  </pic:pic>
                </a:graphicData>
              </a:graphic>
            </wp:inline>
          </w:drawing>
        </w:r>
      </w:ins>
    </w:p>
    <w:p w14:paraId="07948C1F" w14:textId="77777777" w:rsidR="0086788C" w:rsidRDefault="0086788C">
      <w:pPr>
        <w:spacing w:after="160" w:line="278" w:lineRule="auto"/>
        <w:rPr>
          <w:ins w:id="2664" w:author="Macon, Taydin Robert" w:date="2025-12-31T10:50:00Z" w16du:dateUtc="2025-12-31T18:50:00Z"/>
        </w:rPr>
      </w:pPr>
    </w:p>
    <w:p w14:paraId="60C37F60" w14:textId="77777777" w:rsidR="0086788C" w:rsidRDefault="0086788C">
      <w:pPr>
        <w:spacing w:after="160" w:line="278" w:lineRule="auto"/>
        <w:rPr>
          <w:ins w:id="2665" w:author="Macon, Taydin Robert" w:date="2025-12-31T10:51:00Z" w16du:dateUtc="2025-12-31T18:51:00Z"/>
        </w:rPr>
      </w:pPr>
    </w:p>
    <w:p w14:paraId="5B9BE6D1" w14:textId="77777777" w:rsidR="0086788C" w:rsidRDefault="0086788C">
      <w:pPr>
        <w:spacing w:after="160" w:line="278" w:lineRule="auto"/>
        <w:rPr>
          <w:ins w:id="2666" w:author="Macon, Taydin Robert" w:date="2025-12-31T10:51:00Z" w16du:dateUtc="2025-12-31T18:51:00Z"/>
        </w:rPr>
      </w:pPr>
    </w:p>
    <w:p w14:paraId="703FC5E0" w14:textId="77777777" w:rsidR="0086788C" w:rsidRDefault="0086788C">
      <w:pPr>
        <w:spacing w:after="160" w:line="278" w:lineRule="auto"/>
        <w:rPr>
          <w:ins w:id="2667" w:author="Macon, Taydin Robert" w:date="2025-12-31T10:51:00Z" w16du:dateUtc="2025-12-31T18:51:00Z"/>
        </w:rPr>
      </w:pPr>
    </w:p>
    <w:p w14:paraId="27D5C31F" w14:textId="77777777" w:rsidR="0086788C" w:rsidRDefault="0086788C">
      <w:pPr>
        <w:spacing w:after="160" w:line="278" w:lineRule="auto"/>
        <w:rPr>
          <w:ins w:id="2668" w:author="Macon, Taydin Robert" w:date="2025-12-31T10:51:00Z" w16du:dateUtc="2025-12-31T18:51:00Z"/>
        </w:rPr>
      </w:pPr>
    </w:p>
    <w:p w14:paraId="5237FEAE" w14:textId="77777777" w:rsidR="0086788C" w:rsidRDefault="0086788C">
      <w:pPr>
        <w:spacing w:after="160" w:line="278" w:lineRule="auto"/>
        <w:rPr>
          <w:ins w:id="2669" w:author="Macon, Taydin Robert" w:date="2025-12-31T10:51:00Z" w16du:dateUtc="2025-12-31T18:51:00Z"/>
        </w:rPr>
      </w:pPr>
    </w:p>
    <w:p w14:paraId="5BE90BB6" w14:textId="77777777" w:rsidR="0086788C" w:rsidRDefault="0086788C">
      <w:pPr>
        <w:spacing w:after="160" w:line="278" w:lineRule="auto"/>
        <w:rPr>
          <w:ins w:id="2670" w:author="Macon, Taydin Robert" w:date="2025-12-31T10:51:00Z" w16du:dateUtc="2025-12-31T18:51:00Z"/>
        </w:rPr>
      </w:pPr>
    </w:p>
    <w:p w14:paraId="61BA4250" w14:textId="77777777" w:rsidR="0086788C" w:rsidRDefault="0086788C">
      <w:pPr>
        <w:spacing w:after="160" w:line="278" w:lineRule="auto"/>
        <w:rPr>
          <w:ins w:id="2671" w:author="Macon, Taydin Robert" w:date="2025-12-31T10:51:00Z" w16du:dateUtc="2025-12-31T18:51:00Z"/>
        </w:rPr>
      </w:pPr>
    </w:p>
    <w:p w14:paraId="3CF6E074" w14:textId="77777777" w:rsidR="0086788C" w:rsidRDefault="0086788C">
      <w:pPr>
        <w:spacing w:after="160" w:line="278" w:lineRule="auto"/>
        <w:rPr>
          <w:ins w:id="2672" w:author="Macon, Taydin Robert" w:date="2025-12-31T10:51:00Z" w16du:dateUtc="2025-12-31T18:51:00Z"/>
        </w:rPr>
      </w:pPr>
    </w:p>
    <w:p w14:paraId="3A567BB8" w14:textId="77777777" w:rsidR="0086788C" w:rsidRDefault="0086788C">
      <w:pPr>
        <w:spacing w:after="160" w:line="278" w:lineRule="auto"/>
        <w:rPr>
          <w:ins w:id="2673" w:author="Macon, Taydin Robert" w:date="2025-12-31T10:51:00Z" w16du:dateUtc="2025-12-31T18:51:00Z"/>
        </w:rPr>
      </w:pPr>
    </w:p>
    <w:p w14:paraId="47B4858F" w14:textId="77777777" w:rsidR="0086788C" w:rsidRDefault="0086788C">
      <w:pPr>
        <w:spacing w:after="160" w:line="278" w:lineRule="auto"/>
        <w:rPr>
          <w:ins w:id="2674" w:author="Macon, Taydin Robert" w:date="2025-12-31T10:51:00Z" w16du:dateUtc="2025-12-31T18:51:00Z"/>
        </w:rPr>
      </w:pPr>
    </w:p>
    <w:p w14:paraId="0E6331D2" w14:textId="77777777" w:rsidR="0086788C" w:rsidRDefault="0086788C">
      <w:pPr>
        <w:spacing w:after="160" w:line="278" w:lineRule="auto"/>
        <w:rPr>
          <w:ins w:id="2675" w:author="Macon, Taydin Robert" w:date="2025-12-31T10:51:00Z" w16du:dateUtc="2025-12-31T18:51:00Z"/>
        </w:rPr>
      </w:pPr>
    </w:p>
    <w:p w14:paraId="1E6939D0" w14:textId="77777777" w:rsidR="0086788C" w:rsidRDefault="0086788C">
      <w:pPr>
        <w:spacing w:after="160" w:line="278" w:lineRule="auto"/>
      </w:pPr>
    </w:p>
    <w:p w14:paraId="130DC154" w14:textId="4D4390E4" w:rsidR="003626C7" w:rsidRPr="00C615FF" w:rsidRDefault="00C615FF" w:rsidP="003626C7">
      <w:pPr>
        <w:jc w:val="center"/>
        <w:rPr>
          <w:ins w:id="2676" w:author="Anderson, Riley Morgan" w:date="2025-12-01T22:00:00Z" w16du:dateUtc="2025-12-01T22:00:36Z"/>
          <w:rFonts w:ascii="Times New Roman" w:hAnsi="Times New Roman" w:cs="Times New Roman"/>
          <w:rPrChange w:id="2677" w:author="Macon, Taydin Robert" w:date="2026-02-13T10:02:00Z" w16du:dateUtc="2026-02-13T18:02:00Z">
            <w:rPr>
              <w:ins w:id="2678" w:author="Anderson, Riley Morgan" w:date="2025-12-01T22:00:00Z" w16du:dateUtc="2025-12-01T22:00:36Z"/>
            </w:rPr>
          </w:rPrChange>
        </w:rPr>
      </w:pPr>
      <w:ins w:id="2679" w:author="Macon, Taydin Robert" w:date="2026-02-13T10:02:00Z" w16du:dateUtc="2026-02-13T18:02:00Z">
        <w:r w:rsidRPr="00C615FF">
          <w:rPr>
            <w:rFonts w:ascii="Times New Roman" w:hAnsi="Times New Roman" w:cs="Times New Roman"/>
            <w:rPrChange w:id="2680" w:author="Macon, Taydin Robert" w:date="2026-02-13T10:02:00Z" w16du:dateUtc="2026-02-13T18:02:00Z">
              <w:rPr/>
            </w:rPrChange>
          </w:rPr>
          <w:t xml:space="preserve">Refrences </w:t>
        </w:r>
      </w:ins>
      <w:del w:id="2681" w:author="Macon, Taydin Robert" w:date="2026-02-13T10:02:00Z" w16du:dateUtc="2026-02-13T18:02:00Z">
        <w:r w:rsidR="003626C7" w:rsidRPr="00C615FF" w:rsidDel="00C615FF">
          <w:rPr>
            <w:rFonts w:ascii="Times New Roman" w:hAnsi="Times New Roman" w:cs="Times New Roman"/>
            <w:rPrChange w:id="2682" w:author="Macon, Taydin Robert" w:date="2026-02-13T10:02:00Z" w16du:dateUtc="2026-02-13T18:02:00Z">
              <w:rPr/>
            </w:rPrChange>
          </w:rPr>
          <w:delText>Wo</w:delText>
        </w:r>
      </w:del>
      <w:ins w:id="2683" w:author="Macon, Taydin Robert" w:date="2026-02-13T10:02:00Z" w16du:dateUtc="2026-02-13T18:02:00Z">
        <w:r w:rsidRPr="00C615FF" w:rsidDel="00C615FF">
          <w:rPr>
            <w:rFonts w:ascii="Times New Roman" w:hAnsi="Times New Roman" w:cs="Times New Roman"/>
            <w:rPrChange w:id="2684" w:author="Macon, Taydin Robert" w:date="2026-02-13T10:02:00Z" w16du:dateUtc="2026-02-13T18:02:00Z">
              <w:rPr/>
            </w:rPrChange>
          </w:rPr>
          <w:t xml:space="preserve"> </w:t>
        </w:r>
      </w:ins>
      <w:del w:id="2685" w:author="Macon, Taydin Robert" w:date="2026-02-13T10:02:00Z" w16du:dateUtc="2026-02-13T18:02:00Z">
        <w:r w:rsidR="003626C7" w:rsidRPr="00C615FF" w:rsidDel="00C615FF">
          <w:rPr>
            <w:rFonts w:ascii="Times New Roman" w:hAnsi="Times New Roman" w:cs="Times New Roman"/>
            <w:rPrChange w:id="2686" w:author="Macon, Taydin Robert" w:date="2026-02-13T10:02:00Z" w16du:dateUtc="2026-02-13T18:02:00Z">
              <w:rPr/>
            </w:rPrChange>
          </w:rPr>
          <w:delText xml:space="preserve">rks Cited </w:delText>
        </w:r>
      </w:del>
      <w:del w:id="2687" w:author="Macon, Taydin Robert" w:date="2026-02-10T10:22:00Z" w16du:dateUtc="2026-02-10T18:22:00Z">
        <w:r w:rsidR="00B6727F" w:rsidRPr="00C615FF" w:rsidDel="00694B20">
          <w:rPr>
            <w:rFonts w:ascii="Times New Roman" w:hAnsi="Times New Roman" w:cs="Times New Roman"/>
            <w:rPrChange w:id="2688" w:author="Macon, Taydin Robert" w:date="2026-02-13T10:02:00Z" w16du:dateUtc="2026-02-13T18:02:00Z">
              <w:rPr/>
            </w:rPrChange>
          </w:rPr>
          <w:delText>(need to include all meta-</w:delText>
        </w:r>
        <w:r w:rsidR="00F375A9" w:rsidRPr="00C615FF" w:rsidDel="00694B20">
          <w:rPr>
            <w:rFonts w:ascii="Times New Roman" w:hAnsi="Times New Roman" w:cs="Times New Roman"/>
            <w:rPrChange w:id="2689" w:author="Macon, Taydin Robert" w:date="2026-02-13T10:02:00Z" w16du:dateUtc="2026-02-13T18:02:00Z">
              <w:rPr/>
            </w:rPrChange>
          </w:rPr>
          <w:delText>analysis</w:delText>
        </w:r>
        <w:r w:rsidR="00B6727F" w:rsidRPr="00C615FF" w:rsidDel="00694B20">
          <w:rPr>
            <w:rFonts w:ascii="Times New Roman" w:hAnsi="Times New Roman" w:cs="Times New Roman"/>
            <w:rPrChange w:id="2690" w:author="Macon, Taydin Robert" w:date="2026-02-13T10:02:00Z" w16du:dateUtc="2026-02-13T18:02:00Z">
              <w:rPr/>
            </w:rPrChange>
          </w:rPr>
          <w:delText xml:space="preserve"> papers still) </w:delText>
        </w:r>
      </w:del>
    </w:p>
    <w:p w14:paraId="69EFCCD4" w14:textId="415D7FA9" w:rsidR="0396228E" w:rsidRDefault="0396228E" w:rsidP="0396228E">
      <w:pPr>
        <w:jc w:val="center"/>
        <w:rPr>
          <w:ins w:id="2691" w:author="Anderson, Riley Morgan" w:date="2025-12-01T22:02:00Z" w16du:dateUtc="2025-12-01T22:02:58Z"/>
        </w:rPr>
      </w:pPr>
    </w:p>
    <w:p w14:paraId="47789CF9" w14:textId="4A35FA84" w:rsidR="7782E8E5" w:rsidDel="00694B20" w:rsidRDefault="7782E8E5">
      <w:pPr>
        <w:spacing w:after="160" w:line="480" w:lineRule="auto"/>
        <w:ind w:left="540" w:hanging="540"/>
        <w:rPr>
          <w:ins w:id="2692" w:author="Anderson, Riley Morgan" w:date="2025-12-01T22:02:00Z" w16du:dateUtc="2025-12-01T22:02:59Z"/>
          <w:del w:id="2693" w:author="Macon, Taydin Robert" w:date="2026-02-10T10:22:00Z" w16du:dateUtc="2026-02-10T18:22:00Z"/>
          <w:rFonts w:ascii="Times New Roman" w:eastAsia="Times New Roman" w:hAnsi="Times New Roman" w:cs="Times New Roman"/>
        </w:rPr>
        <w:pPrChange w:id="2694" w:author="Anderson, Riley Morgan" w:date="2025-12-01T22:02:00Z">
          <w:pPr/>
        </w:pPrChange>
      </w:pPr>
      <w:ins w:id="2695" w:author="Anderson, Riley Morgan" w:date="2025-12-01T22:02:00Z">
        <w:del w:id="2696" w:author="Macon, Taydin Robert" w:date="2026-02-10T10:22:00Z" w16du:dateUtc="2026-02-10T18:22:00Z">
          <w:r w:rsidRPr="0037642D" w:rsidDel="00694B20">
            <w:rPr>
              <w:rFonts w:ascii="Times New Roman" w:eastAsia="Times New Roman" w:hAnsi="Times New Roman" w:cs="Times New Roman"/>
              <w:highlight w:val="green"/>
              <w:rPrChange w:id="2697" w:author="Macon, Taydin Robert" w:date="2026-02-04T15:30:00Z" w16du:dateUtc="2026-02-04T23:30:00Z">
                <w:rPr>
                  <w:rFonts w:ascii="Times New Roman" w:eastAsia="Times New Roman" w:hAnsi="Times New Roman" w:cs="Times New Roman"/>
                </w:rPr>
              </w:rPrChange>
            </w:rPr>
            <w:delText xml:space="preserve">R Core Team (2023) R: A language and environment for statistical computing. R Foundation for Statistical Computing, Vienna, Austria. URL: </w:delText>
          </w:r>
          <w:r w:rsidRPr="0037642D" w:rsidDel="00694B20">
            <w:rPr>
              <w:highlight w:val="green"/>
              <w:rPrChange w:id="2698" w:author="Macon, Taydin Robert" w:date="2026-02-04T15:30:00Z" w16du:dateUtc="2026-02-04T23:30:00Z">
                <w:rPr/>
              </w:rPrChange>
            </w:rPr>
            <w:fldChar w:fldCharType="begin"/>
          </w:r>
          <w:r w:rsidRPr="0037642D" w:rsidDel="00694B20">
            <w:rPr>
              <w:highlight w:val="green"/>
              <w:rPrChange w:id="2699" w:author="Macon, Taydin Robert" w:date="2026-02-04T15:30:00Z" w16du:dateUtc="2026-02-04T23:30:00Z">
                <w:rPr/>
              </w:rPrChange>
            </w:rPr>
            <w:delInstrText xml:space="preserve">HYPERLINK "https://www.r-project.org/" </w:delInstrText>
          </w:r>
          <w:r w:rsidRPr="00C137BA" w:rsidDel="00694B20">
            <w:rPr>
              <w:highlight w:val="green"/>
            </w:rPr>
          </w:r>
          <w:r w:rsidRPr="0037642D" w:rsidDel="00694B20">
            <w:rPr>
              <w:highlight w:val="green"/>
              <w:rPrChange w:id="2700" w:author="Macon, Taydin Robert" w:date="2026-02-04T15:30:00Z" w16du:dateUtc="2026-02-04T23:30:00Z">
                <w:rPr/>
              </w:rPrChange>
            </w:rPr>
            <w:fldChar w:fldCharType="separate"/>
          </w:r>
          <w:r w:rsidRPr="0037642D" w:rsidDel="00694B20">
            <w:rPr>
              <w:rStyle w:val="Hyperlink"/>
              <w:rFonts w:ascii="Times New Roman" w:eastAsia="Times New Roman" w:hAnsi="Times New Roman" w:cs="Times New Roman"/>
              <w:color w:val="0563C1"/>
              <w:highlight w:val="green"/>
              <w:rPrChange w:id="2701" w:author="Macon, Taydin Robert" w:date="2026-02-04T15:30:00Z" w16du:dateUtc="2026-02-04T23:30:00Z">
                <w:rPr>
                  <w:rStyle w:val="Hyperlink"/>
                  <w:rFonts w:ascii="Times New Roman" w:eastAsia="Times New Roman" w:hAnsi="Times New Roman" w:cs="Times New Roman"/>
                  <w:color w:val="0563C1"/>
                </w:rPr>
              </w:rPrChange>
            </w:rPr>
            <w:delText>https://www.R-project.org/</w:delText>
          </w:r>
          <w:r w:rsidRPr="0037642D" w:rsidDel="00694B20">
            <w:rPr>
              <w:highlight w:val="green"/>
              <w:rPrChange w:id="2702" w:author="Macon, Taydin Robert" w:date="2026-02-04T15:30:00Z" w16du:dateUtc="2026-02-04T23:30:00Z">
                <w:rPr/>
              </w:rPrChange>
            </w:rPr>
            <w:fldChar w:fldCharType="end"/>
          </w:r>
          <w:r w:rsidRPr="0396228E" w:rsidDel="00694B20">
            <w:rPr>
              <w:rFonts w:ascii="Times New Roman" w:eastAsia="Times New Roman" w:hAnsi="Times New Roman" w:cs="Times New Roman"/>
            </w:rPr>
            <w:delText>.</w:delText>
          </w:r>
        </w:del>
      </w:ins>
    </w:p>
    <w:p w14:paraId="392F6D9E" w14:textId="7FDB2268" w:rsidR="7782E8E5" w:rsidDel="00694B20" w:rsidRDefault="7782E8E5">
      <w:pPr>
        <w:spacing w:line="480" w:lineRule="auto"/>
        <w:ind w:left="540" w:hanging="540"/>
        <w:rPr>
          <w:ins w:id="2703" w:author="Anderson, Riley Morgan" w:date="2025-12-01T22:04:00Z" w16du:dateUtc="2025-12-01T22:04:20Z"/>
          <w:del w:id="2704" w:author="Macon, Taydin Robert" w:date="2026-02-10T10:22:00Z" w16du:dateUtc="2026-02-10T18:22:00Z"/>
          <w:rFonts w:ascii="Times New Roman" w:eastAsia="Times New Roman" w:hAnsi="Times New Roman" w:cs="Times New Roman"/>
          <w:color w:val="000000" w:themeColor="text1"/>
        </w:rPr>
        <w:pPrChange w:id="2705" w:author="Anderson, Riley Morgan" w:date="2025-12-01T22:03:00Z">
          <w:pPr/>
        </w:pPrChange>
      </w:pPr>
      <w:ins w:id="2706" w:author="Anderson, Riley Morgan" w:date="2025-12-01T22:03:00Z">
        <w:del w:id="2707" w:author="Macon, Taydin Robert" w:date="2026-02-10T10:22:00Z" w16du:dateUtc="2026-02-10T18:22:00Z">
          <w:r w:rsidRPr="00567BDA" w:rsidDel="00694B20">
            <w:rPr>
              <w:rFonts w:ascii="Times New Roman" w:eastAsia="Times New Roman" w:hAnsi="Times New Roman" w:cs="Times New Roman"/>
              <w:color w:val="000000" w:themeColor="text1"/>
              <w:highlight w:val="green"/>
              <w:rPrChange w:id="2708" w:author="Macon, Taydin Robert" w:date="2026-02-06T10:18:00Z" w16du:dateUtc="2026-02-06T18:18:00Z">
                <w:rPr>
                  <w:rFonts w:ascii="Times New Roman" w:eastAsia="Times New Roman" w:hAnsi="Times New Roman" w:cs="Times New Roman"/>
                  <w:color w:val="000000" w:themeColor="text1"/>
                </w:rPr>
              </w:rPrChange>
            </w:rPr>
            <w:delText xml:space="preserve">Wickham H, Averick M, Bryan J, Chang W, McGowan LD, et al. (2019) Welcome to the tidyverse. </w:delText>
          </w:r>
          <w:r w:rsidRPr="00567BDA" w:rsidDel="00694B20">
            <w:rPr>
              <w:rFonts w:ascii="Times New Roman" w:eastAsia="Times New Roman" w:hAnsi="Times New Roman" w:cs="Times New Roman"/>
              <w:i/>
              <w:iCs/>
              <w:color w:val="000000" w:themeColor="text1"/>
              <w:highlight w:val="green"/>
              <w:rPrChange w:id="2709" w:author="Macon, Taydin Robert" w:date="2026-02-06T10:18:00Z" w16du:dateUtc="2026-02-06T18:18:00Z">
                <w:rPr>
                  <w:rFonts w:ascii="Times New Roman" w:eastAsia="Times New Roman" w:hAnsi="Times New Roman" w:cs="Times New Roman"/>
                  <w:color w:val="000000" w:themeColor="text1"/>
                </w:rPr>
              </w:rPrChange>
            </w:rPr>
            <w:delText>Journal of Open Source Software</w:delText>
          </w:r>
          <w:r w:rsidRPr="00567BDA" w:rsidDel="00694B20">
            <w:rPr>
              <w:rFonts w:ascii="Times New Roman" w:eastAsia="Times New Roman" w:hAnsi="Times New Roman" w:cs="Times New Roman"/>
              <w:color w:val="000000" w:themeColor="text1"/>
              <w:highlight w:val="green"/>
              <w:rPrChange w:id="2710" w:author="Macon, Taydin Robert" w:date="2026-02-06T10:18:00Z" w16du:dateUtc="2026-02-06T18:18:00Z">
                <w:rPr>
                  <w:rFonts w:ascii="Times New Roman" w:eastAsia="Times New Roman" w:hAnsi="Times New Roman" w:cs="Times New Roman"/>
                  <w:color w:val="000000" w:themeColor="text1"/>
                </w:rPr>
              </w:rPrChange>
            </w:rPr>
            <w:delText xml:space="preserve"> </w:delText>
          </w:r>
          <w:r w:rsidRPr="00567BDA" w:rsidDel="00694B20">
            <w:rPr>
              <w:rFonts w:ascii="Times New Roman" w:eastAsia="Times New Roman" w:hAnsi="Times New Roman" w:cs="Times New Roman"/>
              <w:b/>
              <w:bCs/>
              <w:color w:val="000000" w:themeColor="text1"/>
              <w:highlight w:val="green"/>
              <w:rPrChange w:id="2711" w:author="Macon, Taydin Robert" w:date="2026-02-06T10:18:00Z" w16du:dateUtc="2026-02-06T18:18:00Z">
                <w:rPr>
                  <w:rFonts w:ascii="Times New Roman" w:eastAsia="Times New Roman" w:hAnsi="Times New Roman" w:cs="Times New Roman"/>
                  <w:color w:val="000000" w:themeColor="text1"/>
                </w:rPr>
              </w:rPrChange>
            </w:rPr>
            <w:delText>4</w:delText>
          </w:r>
        </w:del>
      </w:ins>
      <w:ins w:id="2712" w:author="Anderson, Riley Morgan" w:date="2025-12-01T22:08:00Z">
        <w:del w:id="2713" w:author="Macon, Taydin Robert" w:date="2026-02-10T10:22:00Z" w16du:dateUtc="2026-02-10T18:22:00Z">
          <w:r w:rsidR="0F7E8072" w:rsidRPr="00567BDA" w:rsidDel="00694B20">
            <w:rPr>
              <w:rFonts w:ascii="Times New Roman" w:eastAsia="Times New Roman" w:hAnsi="Times New Roman" w:cs="Times New Roman"/>
              <w:b/>
              <w:bCs/>
              <w:color w:val="000000" w:themeColor="text1"/>
              <w:highlight w:val="green"/>
              <w:rPrChange w:id="2714" w:author="Macon, Taydin Robert" w:date="2026-02-06T10:18:00Z" w16du:dateUtc="2026-02-06T18:18:00Z">
                <w:rPr>
                  <w:rFonts w:ascii="Times New Roman" w:eastAsia="Times New Roman" w:hAnsi="Times New Roman" w:cs="Times New Roman"/>
                  <w:b/>
                  <w:bCs/>
                  <w:color w:val="000000" w:themeColor="text1"/>
                </w:rPr>
              </w:rPrChange>
            </w:rPr>
            <w:delText>,</w:delText>
          </w:r>
        </w:del>
      </w:ins>
      <w:ins w:id="2715" w:author="Anderson, Riley Morgan" w:date="2025-12-01T22:03:00Z">
        <w:del w:id="2716" w:author="Macon, Taydin Robert" w:date="2026-02-10T10:22:00Z" w16du:dateUtc="2026-02-10T18:22:00Z">
          <w:r w:rsidRPr="00567BDA" w:rsidDel="00694B20">
            <w:rPr>
              <w:rFonts w:ascii="Times New Roman" w:eastAsia="Times New Roman" w:hAnsi="Times New Roman" w:cs="Times New Roman"/>
              <w:color w:val="000000" w:themeColor="text1"/>
              <w:highlight w:val="green"/>
              <w:rPrChange w:id="2717" w:author="Macon, Taydin Robert" w:date="2026-02-06T10:18:00Z" w16du:dateUtc="2026-02-06T18:18:00Z">
                <w:rPr>
                  <w:rFonts w:ascii="Times New Roman" w:eastAsia="Times New Roman" w:hAnsi="Times New Roman" w:cs="Times New Roman"/>
                  <w:color w:val="000000" w:themeColor="text1"/>
                </w:rPr>
              </w:rPrChange>
            </w:rPr>
            <w:delText xml:space="preserve"> 1686.</w:delText>
          </w:r>
        </w:del>
      </w:ins>
    </w:p>
    <w:p w14:paraId="31EAB697" w14:textId="70CD8302" w:rsidR="3BA81965" w:rsidDel="00694B20" w:rsidRDefault="3BA81965" w:rsidP="0396228E">
      <w:pPr>
        <w:spacing w:line="480" w:lineRule="auto"/>
        <w:ind w:left="540" w:hanging="540"/>
        <w:rPr>
          <w:ins w:id="2718" w:author="Anderson, Riley Morgan" w:date="2025-12-01T22:09:00Z" w16du:dateUtc="2025-12-01T22:09:01Z"/>
          <w:del w:id="2719" w:author="Macon, Taydin Robert" w:date="2026-02-10T10:22:00Z" w16du:dateUtc="2026-02-10T18:22:00Z"/>
          <w:rFonts w:ascii="Times New Roman" w:eastAsia="Times New Roman" w:hAnsi="Times New Roman" w:cs="Times New Roman"/>
        </w:rPr>
      </w:pPr>
      <w:ins w:id="2720" w:author="Anderson, Riley Morgan" w:date="2025-12-01T22:04:00Z">
        <w:del w:id="2721" w:author="Macon, Taydin Robert" w:date="2026-02-10T10:22:00Z" w16du:dateUtc="2026-02-10T18:22:00Z">
          <w:r w:rsidRPr="00567BDA" w:rsidDel="00694B20">
            <w:rPr>
              <w:rFonts w:ascii="Times New Roman" w:eastAsia="Times New Roman" w:hAnsi="Times New Roman" w:cs="Times New Roman"/>
              <w:color w:val="000000" w:themeColor="text1"/>
              <w:highlight w:val="green"/>
              <w:rPrChange w:id="2722" w:author="Macon, Taydin Robert" w:date="2026-02-06T10:18:00Z" w16du:dateUtc="2026-02-06T18:18:00Z">
                <w:rPr>
                  <w:rFonts w:ascii="Times New Roman" w:eastAsia="Times New Roman" w:hAnsi="Times New Roman" w:cs="Times New Roman"/>
                  <w:color w:val="000000" w:themeColor="text1"/>
                </w:rPr>
              </w:rPrChange>
            </w:rPr>
            <w:delText xml:space="preserve">Brooks ME, Kristensen K, </w:delText>
          </w:r>
        </w:del>
      </w:ins>
      <w:ins w:id="2723" w:author="Anderson, Riley Morgan" w:date="2025-12-01T22:05:00Z">
        <w:del w:id="2724" w:author="Macon, Taydin Robert" w:date="2026-02-10T10:22:00Z" w16du:dateUtc="2026-02-10T18:22:00Z">
          <w:r w:rsidRPr="00567BDA" w:rsidDel="00694B20">
            <w:rPr>
              <w:rFonts w:ascii="Times New Roman" w:eastAsia="Times New Roman" w:hAnsi="Times New Roman" w:cs="Times New Roman"/>
              <w:color w:val="000000" w:themeColor="text1"/>
              <w:highlight w:val="green"/>
              <w:rPrChange w:id="2725" w:author="Macon, Taydin Robert" w:date="2026-02-06T10:18:00Z" w16du:dateUtc="2026-02-06T18:18:00Z">
                <w:rPr>
                  <w:rFonts w:ascii="Times New Roman" w:eastAsia="Times New Roman" w:hAnsi="Times New Roman" w:cs="Times New Roman"/>
                  <w:color w:val="000000" w:themeColor="text1"/>
                </w:rPr>
              </w:rPrChange>
            </w:rPr>
            <w:delText xml:space="preserve">van Benthem KJ, Magnusson A, Berg </w:delText>
          </w:r>
          <w:r w:rsidR="3E3C358B" w:rsidRPr="00567BDA" w:rsidDel="00694B20">
            <w:rPr>
              <w:rFonts w:ascii="Times New Roman" w:eastAsia="Times New Roman" w:hAnsi="Times New Roman" w:cs="Times New Roman"/>
              <w:color w:val="000000" w:themeColor="text1"/>
              <w:highlight w:val="green"/>
              <w:rPrChange w:id="2726" w:author="Macon, Taydin Robert" w:date="2026-02-06T10:18:00Z" w16du:dateUtc="2026-02-06T18:18:00Z">
                <w:rPr>
                  <w:rFonts w:ascii="Times New Roman" w:eastAsia="Times New Roman" w:hAnsi="Times New Roman" w:cs="Times New Roman"/>
                  <w:color w:val="000000" w:themeColor="text1"/>
                </w:rPr>
              </w:rPrChange>
            </w:rPr>
            <w:delText>CW, Nielsen A, Skaug HJ, Maechler M, Bolker</w:delText>
          </w:r>
        </w:del>
      </w:ins>
      <w:ins w:id="2727" w:author="Anderson, Riley Morgan" w:date="2025-12-01T22:06:00Z">
        <w:del w:id="2728" w:author="Macon, Taydin Robert" w:date="2026-02-10T10:22:00Z" w16du:dateUtc="2026-02-10T18:22:00Z">
          <w:r w:rsidR="3E3C358B" w:rsidRPr="00567BDA" w:rsidDel="00694B20">
            <w:rPr>
              <w:rFonts w:ascii="Times New Roman" w:eastAsia="Times New Roman" w:hAnsi="Times New Roman" w:cs="Times New Roman"/>
              <w:color w:val="000000" w:themeColor="text1"/>
              <w:highlight w:val="green"/>
              <w:rPrChange w:id="2729" w:author="Macon, Taydin Robert" w:date="2026-02-06T10:18:00Z" w16du:dateUtc="2026-02-06T18:18:00Z">
                <w:rPr>
                  <w:rFonts w:ascii="Times New Roman" w:eastAsia="Times New Roman" w:hAnsi="Times New Roman" w:cs="Times New Roman"/>
                  <w:color w:val="000000" w:themeColor="text1"/>
                </w:rPr>
              </w:rPrChange>
            </w:rPr>
            <w:delText xml:space="preserve"> BM (2017) </w:delText>
          </w:r>
          <w:r w:rsidR="7AA70266" w:rsidRPr="00567BDA" w:rsidDel="00694B20">
            <w:rPr>
              <w:rFonts w:ascii="Times New Roman" w:eastAsia="Times New Roman" w:hAnsi="Times New Roman" w:cs="Times New Roman"/>
              <w:color w:val="000000" w:themeColor="text1"/>
              <w:highlight w:val="green"/>
              <w:rPrChange w:id="2730" w:author="Macon, Taydin Robert" w:date="2026-02-06T10:18:00Z" w16du:dateUtc="2026-02-06T18:18:00Z">
                <w:rPr>
                  <w:rFonts w:ascii="Times New Roman" w:eastAsia="Times New Roman" w:hAnsi="Times New Roman" w:cs="Times New Roman"/>
                  <w:color w:val="000000" w:themeColor="text1"/>
                </w:rPr>
              </w:rPrChange>
            </w:rPr>
            <w:delText>“glmmTMB balances speed and flexibility among packages for zero-inflated gen</w:delText>
          </w:r>
        </w:del>
      </w:ins>
      <w:ins w:id="2731" w:author="Anderson, Riley Morgan" w:date="2025-12-01T22:07:00Z">
        <w:del w:id="2732" w:author="Macon, Taydin Robert" w:date="2026-02-10T10:22:00Z" w16du:dateUtc="2026-02-10T18:22:00Z">
          <w:r w:rsidR="7AA70266" w:rsidRPr="00567BDA" w:rsidDel="00694B20">
            <w:rPr>
              <w:rFonts w:ascii="Times New Roman" w:eastAsia="Times New Roman" w:hAnsi="Times New Roman" w:cs="Times New Roman"/>
              <w:color w:val="000000" w:themeColor="text1"/>
              <w:highlight w:val="green"/>
              <w:rPrChange w:id="2733" w:author="Macon, Taydin Robert" w:date="2026-02-06T10:18:00Z" w16du:dateUtc="2026-02-06T18:18:00Z">
                <w:rPr>
                  <w:rFonts w:ascii="Times New Roman" w:eastAsia="Times New Roman" w:hAnsi="Times New Roman" w:cs="Times New Roman"/>
                  <w:color w:val="000000" w:themeColor="text1"/>
                </w:rPr>
              </w:rPrChange>
            </w:rPr>
            <w:delText xml:space="preserve">eralized linear mixed modeling.” </w:delText>
          </w:r>
          <w:r w:rsidR="7AA70266" w:rsidRPr="00567BDA" w:rsidDel="00694B20">
            <w:rPr>
              <w:rFonts w:ascii="Times New Roman" w:eastAsia="Times New Roman" w:hAnsi="Times New Roman" w:cs="Times New Roman"/>
              <w:i/>
              <w:iCs/>
              <w:color w:val="000000" w:themeColor="text1"/>
              <w:highlight w:val="green"/>
              <w:rPrChange w:id="2734" w:author="Macon, Taydin Robert" w:date="2026-02-06T10:18:00Z" w16du:dateUtc="2026-02-06T18:18:00Z">
                <w:rPr>
                  <w:rFonts w:ascii="Times New Roman" w:eastAsia="Times New Roman" w:hAnsi="Times New Roman" w:cs="Times New Roman"/>
                  <w:color w:val="000000" w:themeColor="text1"/>
                </w:rPr>
              </w:rPrChange>
            </w:rPr>
            <w:delText>The R Jou</w:delText>
          </w:r>
          <w:r w:rsidR="292DB20E" w:rsidRPr="00567BDA" w:rsidDel="00694B20">
            <w:rPr>
              <w:rFonts w:ascii="Times New Roman" w:eastAsia="Times New Roman" w:hAnsi="Times New Roman" w:cs="Times New Roman"/>
              <w:i/>
              <w:iCs/>
              <w:color w:val="000000" w:themeColor="text1"/>
              <w:highlight w:val="green"/>
              <w:rPrChange w:id="2735" w:author="Macon, Taydin Robert" w:date="2026-02-06T10:18:00Z" w16du:dateUtc="2026-02-06T18:18:00Z">
                <w:rPr>
                  <w:rFonts w:ascii="Times New Roman" w:eastAsia="Times New Roman" w:hAnsi="Times New Roman" w:cs="Times New Roman"/>
                  <w:color w:val="000000" w:themeColor="text1"/>
                </w:rPr>
              </w:rPrChange>
            </w:rPr>
            <w:delText>rnal</w:delText>
          </w:r>
          <w:r w:rsidR="292DB20E" w:rsidRPr="00567BDA" w:rsidDel="00694B20">
            <w:rPr>
              <w:rFonts w:ascii="Times New Roman" w:eastAsia="Times New Roman" w:hAnsi="Times New Roman" w:cs="Times New Roman"/>
              <w:color w:val="000000" w:themeColor="text1"/>
              <w:highlight w:val="green"/>
              <w:rPrChange w:id="2736" w:author="Macon, Taydin Robert" w:date="2026-02-06T10:18:00Z" w16du:dateUtc="2026-02-06T18:18:00Z">
                <w:rPr>
                  <w:rFonts w:ascii="Times New Roman" w:eastAsia="Times New Roman" w:hAnsi="Times New Roman" w:cs="Times New Roman"/>
                  <w:color w:val="000000" w:themeColor="text1"/>
                </w:rPr>
              </w:rPrChange>
            </w:rPr>
            <w:delText xml:space="preserve">, </w:delText>
          </w:r>
          <w:r w:rsidR="292DB20E" w:rsidRPr="00567BDA" w:rsidDel="00694B20">
            <w:rPr>
              <w:rFonts w:ascii="Times New Roman" w:eastAsia="Times New Roman" w:hAnsi="Times New Roman" w:cs="Times New Roman"/>
              <w:b/>
              <w:bCs/>
              <w:color w:val="000000" w:themeColor="text1"/>
              <w:highlight w:val="green"/>
              <w:rPrChange w:id="2737" w:author="Macon, Taydin Robert" w:date="2026-02-06T10:18:00Z" w16du:dateUtc="2026-02-06T18:18:00Z">
                <w:rPr>
                  <w:rFonts w:ascii="Times New Roman" w:eastAsia="Times New Roman" w:hAnsi="Times New Roman" w:cs="Times New Roman"/>
                  <w:b/>
                  <w:bCs/>
                  <w:color w:val="000000" w:themeColor="text1"/>
                </w:rPr>
              </w:rPrChange>
            </w:rPr>
            <w:delText>9</w:delText>
          </w:r>
          <w:r w:rsidR="292DB20E" w:rsidRPr="00567BDA" w:rsidDel="00694B20">
            <w:rPr>
              <w:rFonts w:ascii="Times New Roman" w:eastAsia="Times New Roman" w:hAnsi="Times New Roman" w:cs="Times New Roman"/>
              <w:color w:val="000000" w:themeColor="text1"/>
              <w:highlight w:val="green"/>
              <w:rPrChange w:id="2738" w:author="Macon, Taydin Robert" w:date="2026-02-06T10:18:00Z" w16du:dateUtc="2026-02-06T18:18:00Z">
                <w:rPr>
                  <w:rFonts w:ascii="Times New Roman" w:eastAsia="Times New Roman" w:hAnsi="Times New Roman" w:cs="Times New Roman"/>
                  <w:color w:val="000000" w:themeColor="text1"/>
                </w:rPr>
              </w:rPrChange>
            </w:rPr>
            <w:delText xml:space="preserve">(2), 378-400. </w:delText>
          </w:r>
        </w:del>
      </w:ins>
      <w:ins w:id="2739" w:author="Anderson, Riley Morgan" w:date="2025-12-01T22:08:00Z">
        <w:del w:id="2740" w:author="Macon, Taydin Robert" w:date="2026-02-10T10:22:00Z" w16du:dateUtc="2026-02-10T18:22:00Z">
          <w:r w:rsidRPr="00567BDA" w:rsidDel="00694B20">
            <w:rPr>
              <w:highlight w:val="green"/>
              <w:rPrChange w:id="2741" w:author="Macon, Taydin Robert" w:date="2026-02-06T10:18:00Z" w16du:dateUtc="2026-02-06T18:18:00Z">
                <w:rPr/>
              </w:rPrChange>
            </w:rPr>
            <w:fldChar w:fldCharType="begin"/>
          </w:r>
          <w:r w:rsidRPr="00567BDA" w:rsidDel="00694B20">
            <w:rPr>
              <w:highlight w:val="green"/>
              <w:rPrChange w:id="2742" w:author="Macon, Taydin Robert" w:date="2026-02-06T10:18:00Z" w16du:dateUtc="2026-02-06T18:18:00Z">
                <w:rPr/>
              </w:rPrChange>
            </w:rPr>
            <w:delInstrText xml:space="preserve">HYPERLINK "https://doi.org/10.32614/RJ-2017-066" </w:delInstrText>
          </w:r>
          <w:r w:rsidRPr="00C137BA" w:rsidDel="00694B20">
            <w:rPr>
              <w:highlight w:val="green"/>
            </w:rPr>
          </w:r>
          <w:r w:rsidRPr="00567BDA" w:rsidDel="00694B20">
            <w:rPr>
              <w:highlight w:val="green"/>
              <w:rPrChange w:id="2743" w:author="Macon, Taydin Robert" w:date="2026-02-06T10:18:00Z" w16du:dateUtc="2026-02-06T18:18:00Z">
                <w:rPr/>
              </w:rPrChange>
            </w:rPr>
            <w:fldChar w:fldCharType="separate"/>
          </w:r>
          <w:r w:rsidR="292DB20E" w:rsidRPr="00567BDA" w:rsidDel="00694B20">
            <w:rPr>
              <w:rStyle w:val="Hyperlink"/>
              <w:rFonts w:ascii="Times New Roman" w:eastAsia="Times New Roman" w:hAnsi="Times New Roman" w:cs="Times New Roman"/>
              <w:color w:val="0000FF"/>
              <w:highlight w:val="green"/>
              <w:rPrChange w:id="2744" w:author="Macon, Taydin Robert" w:date="2026-02-06T10:18:00Z" w16du:dateUtc="2026-02-06T18:18:00Z">
                <w:rPr>
                  <w:rStyle w:val="Hyperlink"/>
                  <w:rFonts w:ascii="Times New Roman" w:eastAsia="Times New Roman" w:hAnsi="Times New Roman" w:cs="Times New Roman"/>
                  <w:color w:val="0000FF"/>
                </w:rPr>
              </w:rPrChange>
            </w:rPr>
            <w:delText>doi:10.32614/RJ-2017-066</w:delText>
          </w:r>
          <w:r w:rsidRPr="00567BDA" w:rsidDel="00694B20">
            <w:rPr>
              <w:highlight w:val="green"/>
              <w:rPrChange w:id="2745" w:author="Macon, Taydin Robert" w:date="2026-02-06T10:18:00Z" w16du:dateUtc="2026-02-06T18:18:00Z">
                <w:rPr/>
              </w:rPrChange>
            </w:rPr>
            <w:fldChar w:fldCharType="end"/>
          </w:r>
          <w:r w:rsidR="292DB20E" w:rsidRPr="00567BDA" w:rsidDel="00694B20">
            <w:rPr>
              <w:rFonts w:ascii="Times New Roman" w:eastAsia="Times New Roman" w:hAnsi="Times New Roman" w:cs="Times New Roman"/>
              <w:color w:val="000000" w:themeColor="text1"/>
              <w:highlight w:val="green"/>
              <w:rPrChange w:id="2746" w:author="Macon, Taydin Robert" w:date="2026-02-06T10:18:00Z" w16du:dateUtc="2026-02-06T18:18:00Z">
                <w:rPr>
                  <w:rFonts w:ascii="Times New Roman" w:eastAsia="Times New Roman" w:hAnsi="Times New Roman" w:cs="Times New Roman"/>
                  <w:color w:val="000000" w:themeColor="text1"/>
                </w:rPr>
              </w:rPrChange>
            </w:rPr>
            <w:delText>.</w:delText>
          </w:r>
        </w:del>
      </w:ins>
    </w:p>
    <w:p w14:paraId="3DE01437" w14:textId="16DF7114" w:rsidR="5BC6B2A7" w:rsidDel="00694B20" w:rsidRDefault="5BC6B2A7" w:rsidP="0396228E">
      <w:pPr>
        <w:spacing w:line="480" w:lineRule="auto"/>
        <w:ind w:left="540" w:hanging="540"/>
        <w:rPr>
          <w:ins w:id="2747" w:author="Anderson, Riley Morgan" w:date="2025-12-01T22:11:00Z" w16du:dateUtc="2025-12-01T22:11:25Z"/>
          <w:del w:id="2748" w:author="Macon, Taydin Robert" w:date="2026-02-10T10:22:00Z" w16du:dateUtc="2026-02-10T18:22:00Z"/>
          <w:rFonts w:ascii="Times New Roman" w:eastAsia="Times New Roman" w:hAnsi="Times New Roman" w:cs="Times New Roman"/>
        </w:rPr>
      </w:pPr>
      <w:ins w:id="2749" w:author="Anderson, Riley Morgan" w:date="2025-12-01T22:10:00Z">
        <w:del w:id="2750" w:author="Macon, Taydin Robert" w:date="2026-02-10T10:22:00Z" w16du:dateUtc="2026-02-10T18:22:00Z">
          <w:r w:rsidRPr="00567BDA" w:rsidDel="00694B20">
            <w:rPr>
              <w:rFonts w:ascii="Times New Roman" w:eastAsia="Times New Roman" w:hAnsi="Times New Roman" w:cs="Times New Roman"/>
              <w:color w:val="001D35"/>
              <w:highlight w:val="green"/>
              <w:rPrChange w:id="2751" w:author="Macon, Taydin Robert" w:date="2026-02-06T10:19:00Z" w16du:dateUtc="2026-02-06T18:19:00Z">
                <w:rPr>
                  <w:rFonts w:ascii="Roboto" w:eastAsia="Roboto" w:hAnsi="Roboto" w:cs="Roboto"/>
                  <w:color w:val="001D35"/>
                </w:rPr>
              </w:rPrChange>
            </w:rPr>
            <w:delText xml:space="preserve">Zuur A, Ieno EN, Walker N, Saveliev AA, Smith GM (2009) </w:delText>
          </w:r>
          <w:r w:rsidRPr="00567BDA" w:rsidDel="00694B20">
            <w:rPr>
              <w:rFonts w:ascii="Times New Roman" w:eastAsia="Times New Roman" w:hAnsi="Times New Roman" w:cs="Times New Roman"/>
              <w:i/>
              <w:iCs/>
              <w:color w:val="001D35"/>
              <w:highlight w:val="green"/>
              <w:rPrChange w:id="2752" w:author="Macon, Taydin Robert" w:date="2026-02-06T10:19:00Z" w16du:dateUtc="2026-02-06T18:19:00Z">
                <w:rPr>
                  <w:rFonts w:ascii="Roboto" w:eastAsia="Roboto" w:hAnsi="Roboto" w:cs="Roboto"/>
                  <w:i/>
                  <w:iCs/>
                  <w:color w:val="001D35"/>
                </w:rPr>
              </w:rPrChange>
            </w:rPr>
            <w:delText>Mixed effects models and extensions in ecology with R</w:delText>
          </w:r>
          <w:r w:rsidRPr="00567BDA" w:rsidDel="00694B20">
            <w:rPr>
              <w:rFonts w:ascii="Times New Roman" w:eastAsia="Times New Roman" w:hAnsi="Times New Roman" w:cs="Times New Roman"/>
              <w:color w:val="001D35"/>
              <w:highlight w:val="green"/>
              <w:rPrChange w:id="2753" w:author="Macon, Taydin Robert" w:date="2026-02-06T10:19:00Z" w16du:dateUtc="2026-02-06T18:19:00Z">
                <w:rPr>
                  <w:rFonts w:ascii="Roboto" w:eastAsia="Roboto" w:hAnsi="Roboto" w:cs="Roboto"/>
                  <w:color w:val="001D35"/>
                </w:rPr>
              </w:rPrChange>
            </w:rPr>
            <w:delText>. Springer</w:delText>
          </w:r>
        </w:del>
      </w:ins>
    </w:p>
    <w:p w14:paraId="26B6980E" w14:textId="757BB161" w:rsidR="23980411" w:rsidDel="00694B20" w:rsidRDefault="23980411" w:rsidP="0396228E">
      <w:pPr>
        <w:spacing w:line="480" w:lineRule="auto"/>
        <w:ind w:left="540" w:hanging="540"/>
        <w:rPr>
          <w:ins w:id="2754" w:author="Anderson, Riley Morgan" w:date="2025-12-01T22:03:00Z" w16du:dateUtc="2025-12-01T22:03:18Z"/>
          <w:del w:id="2755" w:author="Macon, Taydin Robert" w:date="2026-02-10T10:22:00Z" w16du:dateUtc="2026-02-10T18:22:00Z"/>
          <w:rFonts w:ascii="Times New Roman" w:eastAsia="Times New Roman" w:hAnsi="Times New Roman" w:cs="Times New Roman"/>
          <w:color w:val="001D35"/>
          <w:rPrChange w:id="2756" w:author="Anderson, Riley Morgan" w:date="2025-12-01T22:13:00Z">
            <w:rPr>
              <w:ins w:id="2757" w:author="Anderson, Riley Morgan" w:date="2025-12-01T22:03:00Z" w16du:dateUtc="2025-12-01T22:03:18Z"/>
              <w:del w:id="2758" w:author="Macon, Taydin Robert" w:date="2026-02-10T10:22:00Z" w16du:dateUtc="2026-02-10T18:22:00Z"/>
              <w:rFonts w:ascii="Times New Roman" w:eastAsia="Times New Roman" w:hAnsi="Times New Roman" w:cs="Times New Roman"/>
            </w:rPr>
          </w:rPrChange>
        </w:rPr>
      </w:pPr>
      <w:ins w:id="2759" w:author="Anderson, Riley Morgan" w:date="2025-12-01T22:11:00Z">
        <w:del w:id="2760" w:author="Macon, Taydin Robert" w:date="2026-02-10T10:22:00Z" w16du:dateUtc="2026-02-10T18:22:00Z">
          <w:r w:rsidRPr="00567BDA" w:rsidDel="00694B20">
            <w:rPr>
              <w:rFonts w:ascii="Times New Roman" w:eastAsia="Times New Roman" w:hAnsi="Times New Roman" w:cs="Times New Roman"/>
              <w:color w:val="001D35"/>
              <w:highlight w:val="green"/>
              <w:rPrChange w:id="2761" w:author="Macon, Taydin Robert" w:date="2026-02-06T10:20:00Z" w16du:dateUtc="2026-02-06T18:20:00Z">
                <w:rPr>
                  <w:rFonts w:ascii="Times New Roman" w:eastAsia="Times New Roman" w:hAnsi="Times New Roman" w:cs="Times New Roman"/>
                  <w:color w:val="001D35"/>
                </w:rPr>
              </w:rPrChange>
            </w:rPr>
            <w:lastRenderedPageBreak/>
            <w:delText xml:space="preserve">Viechtbauer </w:delText>
          </w:r>
        </w:del>
      </w:ins>
      <w:ins w:id="2762" w:author="Anderson, Riley Morgan" w:date="2025-12-01T22:12:00Z">
        <w:del w:id="2763" w:author="Macon, Taydin Robert" w:date="2026-02-10T10:22:00Z" w16du:dateUtc="2026-02-10T18:22:00Z">
          <w:r w:rsidR="0249B3F0" w:rsidRPr="00567BDA" w:rsidDel="00694B20">
            <w:rPr>
              <w:rFonts w:ascii="Times New Roman" w:eastAsia="Times New Roman" w:hAnsi="Times New Roman" w:cs="Times New Roman"/>
              <w:color w:val="001D35"/>
              <w:highlight w:val="green"/>
              <w:rPrChange w:id="2764" w:author="Macon, Taydin Robert" w:date="2026-02-06T10:20:00Z" w16du:dateUtc="2026-02-06T18:20:00Z">
                <w:rPr>
                  <w:rFonts w:ascii="Times New Roman" w:eastAsia="Times New Roman" w:hAnsi="Times New Roman" w:cs="Times New Roman"/>
                  <w:color w:val="001D35"/>
                </w:rPr>
              </w:rPrChange>
            </w:rPr>
            <w:delText>W (2010) Conduction meta-analyses in R with the metafor package</w:delText>
          </w:r>
        </w:del>
      </w:ins>
      <w:ins w:id="2765" w:author="Anderson, Riley Morgan" w:date="2025-12-01T22:13:00Z">
        <w:del w:id="2766" w:author="Macon, Taydin Robert" w:date="2026-02-10T10:22:00Z" w16du:dateUtc="2026-02-10T18:22:00Z">
          <w:r w:rsidR="0249B3F0" w:rsidRPr="00567BDA" w:rsidDel="00694B20">
            <w:rPr>
              <w:rFonts w:ascii="Times New Roman" w:eastAsia="Times New Roman" w:hAnsi="Times New Roman" w:cs="Times New Roman"/>
              <w:color w:val="001D35"/>
              <w:highlight w:val="green"/>
              <w:rPrChange w:id="2767" w:author="Macon, Taydin Robert" w:date="2026-02-06T10:20:00Z" w16du:dateUtc="2026-02-06T18:20:00Z">
                <w:rPr>
                  <w:rFonts w:ascii="Times New Roman" w:eastAsia="Times New Roman" w:hAnsi="Times New Roman" w:cs="Times New Roman"/>
                  <w:color w:val="001D35"/>
                </w:rPr>
              </w:rPrChange>
            </w:rPr>
            <w:delText xml:space="preserve">. </w:delText>
          </w:r>
          <w:r w:rsidR="0249B3F0" w:rsidRPr="00567BDA" w:rsidDel="00694B20">
            <w:rPr>
              <w:rFonts w:ascii="Times New Roman" w:eastAsia="Times New Roman" w:hAnsi="Times New Roman" w:cs="Times New Roman"/>
              <w:i/>
              <w:iCs/>
              <w:color w:val="001D35"/>
              <w:highlight w:val="green"/>
              <w:rPrChange w:id="2768" w:author="Macon, Taydin Robert" w:date="2026-02-06T10:20:00Z" w16du:dateUtc="2026-02-06T18:20:00Z">
                <w:rPr>
                  <w:rFonts w:ascii="Times New Roman" w:eastAsia="Times New Roman" w:hAnsi="Times New Roman" w:cs="Times New Roman"/>
                  <w:i/>
                  <w:iCs/>
                  <w:color w:val="001D35"/>
                </w:rPr>
              </w:rPrChange>
            </w:rPr>
            <w:delText>Journal of Statistical Software</w:delText>
          </w:r>
          <w:r w:rsidR="0249B3F0" w:rsidRPr="00567BDA" w:rsidDel="00694B20">
            <w:rPr>
              <w:rFonts w:ascii="Times New Roman" w:eastAsia="Times New Roman" w:hAnsi="Times New Roman" w:cs="Times New Roman"/>
              <w:color w:val="001D35"/>
              <w:highlight w:val="green"/>
              <w:rPrChange w:id="2769" w:author="Macon, Taydin Robert" w:date="2026-02-06T10:20:00Z" w16du:dateUtc="2026-02-06T18:20:00Z">
                <w:rPr>
                  <w:rFonts w:ascii="Times New Roman" w:eastAsia="Times New Roman" w:hAnsi="Times New Roman" w:cs="Times New Roman"/>
                  <w:color w:val="001D35"/>
                </w:rPr>
              </w:rPrChange>
            </w:rPr>
            <w:delText xml:space="preserve">, </w:delText>
          </w:r>
          <w:r w:rsidR="0249B3F0" w:rsidRPr="00567BDA" w:rsidDel="00694B20">
            <w:rPr>
              <w:rFonts w:ascii="Times New Roman" w:eastAsia="Times New Roman" w:hAnsi="Times New Roman" w:cs="Times New Roman"/>
              <w:b/>
              <w:bCs/>
              <w:color w:val="001D35"/>
              <w:highlight w:val="green"/>
              <w:rPrChange w:id="2770" w:author="Macon, Taydin Robert" w:date="2026-02-06T10:20:00Z" w16du:dateUtc="2026-02-06T18:20:00Z">
                <w:rPr>
                  <w:rFonts w:ascii="Times New Roman" w:eastAsia="Times New Roman" w:hAnsi="Times New Roman" w:cs="Times New Roman"/>
                  <w:b/>
                  <w:bCs/>
                  <w:color w:val="001D35"/>
                </w:rPr>
              </w:rPrChange>
            </w:rPr>
            <w:delText>36</w:delText>
          </w:r>
          <w:r w:rsidR="0249B3F0" w:rsidRPr="00567BDA" w:rsidDel="00694B20">
            <w:rPr>
              <w:rFonts w:ascii="Times New Roman" w:eastAsia="Times New Roman" w:hAnsi="Times New Roman" w:cs="Times New Roman"/>
              <w:color w:val="001D35"/>
              <w:highlight w:val="green"/>
              <w:rPrChange w:id="2771" w:author="Macon, Taydin Robert" w:date="2026-02-06T10:20:00Z" w16du:dateUtc="2026-02-06T18:20:00Z">
                <w:rPr>
                  <w:rFonts w:ascii="Times New Roman" w:eastAsia="Times New Roman" w:hAnsi="Times New Roman" w:cs="Times New Roman"/>
                  <w:color w:val="001D35"/>
                </w:rPr>
              </w:rPrChange>
            </w:rPr>
            <w:delText xml:space="preserve">(3), </w:delText>
          </w:r>
          <w:r w:rsidR="2E9A89A1" w:rsidRPr="00567BDA" w:rsidDel="00694B20">
            <w:rPr>
              <w:rFonts w:ascii="Times New Roman" w:eastAsia="Times New Roman" w:hAnsi="Times New Roman" w:cs="Times New Roman"/>
              <w:color w:val="001D35"/>
              <w:highlight w:val="green"/>
              <w:rPrChange w:id="2772" w:author="Macon, Taydin Robert" w:date="2026-02-06T10:20:00Z" w16du:dateUtc="2026-02-06T18:20:00Z">
                <w:rPr>
                  <w:rFonts w:ascii="Times New Roman" w:eastAsia="Times New Roman" w:hAnsi="Times New Roman" w:cs="Times New Roman"/>
                  <w:color w:val="001D35"/>
                </w:rPr>
              </w:rPrChange>
            </w:rPr>
            <w:delText>1-48. https://doi.org/10.18637</w:delText>
          </w:r>
        </w:del>
      </w:ins>
      <w:ins w:id="2773" w:author="Anderson, Riley Morgan" w:date="2025-12-01T22:14:00Z">
        <w:del w:id="2774" w:author="Macon, Taydin Robert" w:date="2026-02-10T10:22:00Z" w16du:dateUtc="2026-02-10T18:22:00Z">
          <w:r w:rsidR="2E9A89A1" w:rsidRPr="00567BDA" w:rsidDel="00694B20">
            <w:rPr>
              <w:rFonts w:ascii="Times New Roman" w:eastAsia="Times New Roman" w:hAnsi="Times New Roman" w:cs="Times New Roman"/>
              <w:color w:val="001D35"/>
              <w:highlight w:val="green"/>
              <w:rPrChange w:id="2775" w:author="Macon, Taydin Robert" w:date="2026-02-06T10:20:00Z" w16du:dateUtc="2026-02-06T18:20:00Z">
                <w:rPr>
                  <w:rFonts w:ascii="Times New Roman" w:eastAsia="Times New Roman" w:hAnsi="Times New Roman" w:cs="Times New Roman"/>
                  <w:color w:val="001D35"/>
                </w:rPr>
              </w:rPrChange>
            </w:rPr>
            <w:delText>/jss.v036.i03</w:delText>
          </w:r>
        </w:del>
      </w:ins>
    </w:p>
    <w:p w14:paraId="6A5BEA10" w14:textId="18985C4A" w:rsidR="0396228E" w:rsidDel="00A20752" w:rsidRDefault="0396228E" w:rsidP="0396228E">
      <w:pPr>
        <w:rPr>
          <w:del w:id="2776" w:author="Macon, Taydin Robert" w:date="2026-02-10T10:39:00Z" w16du:dateUtc="2026-02-10T18:39:00Z"/>
        </w:rPr>
      </w:pPr>
    </w:p>
    <w:p w14:paraId="6596930B" w14:textId="016AC576" w:rsidR="00B826E9" w:rsidRPr="00B826E9" w:rsidDel="00694B20" w:rsidRDefault="00B826E9">
      <w:pPr>
        <w:rPr>
          <w:del w:id="2777" w:author="Macon, Taydin Robert" w:date="2026-02-10T10:24:00Z" w16du:dateUtc="2026-02-10T18:24:00Z"/>
        </w:rPr>
        <w:pPrChange w:id="2778" w:author="Macon, Taydin Robert" w:date="2025-10-29T09:56:00Z" w16du:dateUtc="2025-10-29T16:56:00Z">
          <w:pPr>
            <w:jc w:val="center"/>
          </w:pPr>
        </w:pPrChange>
      </w:pPr>
    </w:p>
    <w:p w14:paraId="53F7481D" w14:textId="09B08CCA" w:rsidR="003626C7" w:rsidDel="00C02F2B" w:rsidRDefault="003626C7" w:rsidP="003626C7">
      <w:pPr>
        <w:rPr>
          <w:del w:id="2779" w:author="Macon, Taydin Robert" w:date="2026-02-06T10:24:00Z" w16du:dateUtc="2026-02-06T18:24:00Z"/>
        </w:rPr>
      </w:pPr>
      <w:del w:id="2780" w:author="Macon, Taydin Robert" w:date="2026-02-06T10:24:00Z" w16du:dateUtc="2026-02-06T18:24:00Z">
        <w:r w:rsidDel="00C02F2B">
          <w:delText xml:space="preserve">Schmitz </w:delText>
        </w:r>
        <w:r w:rsidRPr="00F758E1" w:rsidDel="00C02F2B">
          <w:rPr>
            <w:i/>
            <w:iCs/>
          </w:rPr>
          <w:delText>et al</w:delText>
        </w:r>
        <w:r w:rsidDel="00C02F2B">
          <w:delText xml:space="preserve"> 2023 </w:delText>
        </w:r>
        <w:r w:rsidDel="00C02F2B">
          <w:fldChar w:fldCharType="begin"/>
        </w:r>
        <w:r w:rsidDel="00C02F2B">
          <w:delInstrText>HYPERLINK "https://www.nature.com/articles/s41558-023-01631-6"</w:delInstrText>
        </w:r>
        <w:r w:rsidDel="00C02F2B">
          <w:fldChar w:fldCharType="separate"/>
        </w:r>
        <w:r w:rsidRPr="00323328" w:rsidDel="00C02F2B">
          <w:rPr>
            <w:rStyle w:val="Hyperlink"/>
          </w:rPr>
          <w:delText>https://www.nature.com/articles/s41558-023-01631-6</w:delText>
        </w:r>
        <w:r w:rsidDel="00C02F2B">
          <w:fldChar w:fldCharType="end"/>
        </w:r>
      </w:del>
    </w:p>
    <w:p w14:paraId="509656A1" w14:textId="31B01A76" w:rsidR="003626C7" w:rsidDel="00C02F2B" w:rsidRDefault="003626C7" w:rsidP="003626C7">
      <w:pPr>
        <w:rPr>
          <w:del w:id="2781" w:author="Macon, Taydin Robert" w:date="2026-02-06T10:24:00Z" w16du:dateUtc="2026-02-06T18:24:00Z"/>
        </w:rPr>
      </w:pPr>
      <w:del w:id="2782" w:author="Macon, Taydin Robert" w:date="2026-02-06T10:24:00Z" w16du:dateUtc="2026-02-06T18:24:00Z">
        <w:r w:rsidDel="00C02F2B">
          <w:delText xml:space="preserve">Schmitz </w:delText>
        </w:r>
        <w:r w:rsidRPr="00F758E1" w:rsidDel="00C02F2B">
          <w:rPr>
            <w:i/>
            <w:iCs/>
          </w:rPr>
          <w:delText>et al</w:delText>
        </w:r>
        <w:r w:rsidDel="00C02F2B">
          <w:delText xml:space="preserve"> 2020 </w:delText>
        </w:r>
        <w:r w:rsidDel="00C02F2B">
          <w:fldChar w:fldCharType="begin"/>
        </w:r>
        <w:r w:rsidDel="00C02F2B">
          <w:delInstrText>HYPERLINK "https://www.annualreviews.org/content/journals/10.1146/annurev-ecolsys-011720-104730"</w:delInstrText>
        </w:r>
        <w:r w:rsidDel="00C02F2B">
          <w:fldChar w:fldCharType="separate"/>
        </w:r>
        <w:r w:rsidRPr="00323328" w:rsidDel="00C02F2B">
          <w:rPr>
            <w:rStyle w:val="Hyperlink"/>
          </w:rPr>
          <w:delText>https://www.annualreviews.org/content/journals/10.1146/annurev-ecolsys-011720-104730</w:delText>
        </w:r>
        <w:r w:rsidDel="00C02F2B">
          <w:fldChar w:fldCharType="end"/>
        </w:r>
      </w:del>
    </w:p>
    <w:p w14:paraId="32862D04" w14:textId="67496AF7" w:rsidR="003626C7" w:rsidDel="00C02F2B" w:rsidRDefault="003626C7" w:rsidP="003626C7">
      <w:pPr>
        <w:rPr>
          <w:del w:id="2783" w:author="Macon, Taydin Robert" w:date="2026-02-06T10:26:00Z" w16du:dateUtc="2026-02-06T18:26:00Z"/>
        </w:rPr>
      </w:pPr>
      <w:del w:id="2784" w:author="Macon, Taydin Robert" w:date="2026-02-06T10:26:00Z" w16du:dateUtc="2026-02-06T18:26:00Z">
        <w:r w:rsidDel="00C02F2B">
          <w:delText xml:space="preserve">Ma </w:delText>
        </w:r>
        <w:r w:rsidDel="00C02F2B">
          <w:rPr>
            <w:i/>
            <w:iCs/>
          </w:rPr>
          <w:delText xml:space="preserve">et al </w:delText>
        </w:r>
        <w:r w:rsidRPr="002C290E" w:rsidDel="00C02F2B">
          <w:delText>2025</w:delText>
        </w:r>
        <w:r w:rsidDel="00C02F2B">
          <w:delText xml:space="preserve"> </w:delText>
        </w:r>
        <w:r w:rsidDel="00C02F2B">
          <w:fldChar w:fldCharType="begin"/>
        </w:r>
        <w:r w:rsidDel="00C02F2B">
          <w:delInstrText>HYPERLINK "https://www.sciencedirect.com/science/article/pii/S0016706125001703"</w:delInstrText>
        </w:r>
        <w:r w:rsidDel="00C02F2B">
          <w:fldChar w:fldCharType="separate"/>
        </w:r>
        <w:r w:rsidRPr="00323328" w:rsidDel="00C02F2B">
          <w:rPr>
            <w:rStyle w:val="Hyperlink"/>
          </w:rPr>
          <w:delText>https://www.sciencedirect.com/science/article/pii/S0016706125001703</w:delText>
        </w:r>
        <w:r w:rsidDel="00C02F2B">
          <w:fldChar w:fldCharType="end"/>
        </w:r>
        <w:r w:rsidDel="00C02F2B">
          <w:delText xml:space="preserve"> </w:delText>
        </w:r>
      </w:del>
    </w:p>
    <w:p w14:paraId="6079B3B7" w14:textId="61B18969" w:rsidR="003626C7" w:rsidDel="00C02F2B" w:rsidRDefault="003626C7" w:rsidP="003626C7">
      <w:pPr>
        <w:rPr>
          <w:del w:id="2785" w:author="Macon, Taydin Robert" w:date="2026-02-06T10:28:00Z" w16du:dateUtc="2026-02-06T18:28:00Z"/>
        </w:rPr>
      </w:pPr>
      <w:del w:id="2786" w:author="Macon, Taydin Robert" w:date="2026-02-06T10:28:00Z" w16du:dateUtc="2026-02-06T18:28:00Z">
        <w:r w:rsidDel="00C02F2B">
          <w:delText xml:space="preserve">Finn </w:delText>
        </w:r>
        <w:r w:rsidDel="00C02F2B">
          <w:rPr>
            <w:i/>
            <w:iCs/>
          </w:rPr>
          <w:delText xml:space="preserve">et al </w:delText>
        </w:r>
        <w:r w:rsidDel="00C02F2B">
          <w:delText xml:space="preserve">2023 </w:delText>
        </w:r>
        <w:r w:rsidDel="00C02F2B">
          <w:fldChar w:fldCharType="begin"/>
        </w:r>
        <w:r w:rsidDel="00C02F2B">
          <w:delInstrText>HYPERLINK "https://onlinelibrary.wiley.com/doi/full/10.1111/brv.12974"</w:delInstrText>
        </w:r>
        <w:r w:rsidDel="00C02F2B">
          <w:fldChar w:fldCharType="separate"/>
        </w:r>
        <w:r w:rsidRPr="00323328" w:rsidDel="00C02F2B">
          <w:rPr>
            <w:rStyle w:val="Hyperlink"/>
          </w:rPr>
          <w:delText>https://onlinelibrary.wiley.com/doi/full/10.1111/brv.12974</w:delText>
        </w:r>
        <w:r w:rsidDel="00C02F2B">
          <w:fldChar w:fldCharType="end"/>
        </w:r>
        <w:r w:rsidDel="00C02F2B">
          <w:delText xml:space="preserve"> </w:delText>
        </w:r>
      </w:del>
    </w:p>
    <w:p w14:paraId="37F05556" w14:textId="1FFB30EB" w:rsidR="003626C7" w:rsidDel="00C02F2B" w:rsidRDefault="003626C7" w:rsidP="003626C7">
      <w:pPr>
        <w:rPr>
          <w:del w:id="2787" w:author="Macon, Taydin Robert" w:date="2026-02-06T10:28:00Z" w16du:dateUtc="2026-02-06T18:28:00Z"/>
        </w:rPr>
      </w:pPr>
      <w:del w:id="2788" w:author="Macon, Taydin Robert" w:date="2026-02-06T10:28:00Z" w16du:dateUtc="2026-02-06T18:28:00Z">
        <w:r w:rsidDel="00C02F2B">
          <w:delText xml:space="preserve">Wyckhuys </w:delText>
        </w:r>
        <w:r w:rsidDel="00C02F2B">
          <w:rPr>
            <w:i/>
            <w:iCs/>
          </w:rPr>
          <w:delText xml:space="preserve">et al </w:delText>
        </w:r>
        <w:r w:rsidDel="00C02F2B">
          <w:delText xml:space="preserve">2025 </w:delText>
        </w:r>
        <w:r w:rsidDel="00C02F2B">
          <w:fldChar w:fldCharType="begin"/>
        </w:r>
        <w:r w:rsidDel="00C02F2B">
          <w:delInstrText>HYPERLINK "https://www.sciencedirect.com/science/article/pii/S0167880925002154"</w:delInstrText>
        </w:r>
        <w:r w:rsidDel="00C02F2B">
          <w:fldChar w:fldCharType="separate"/>
        </w:r>
        <w:r w:rsidRPr="00323328" w:rsidDel="00C02F2B">
          <w:rPr>
            <w:rStyle w:val="Hyperlink"/>
          </w:rPr>
          <w:delText>https://www.sciencedirect.com/science/article/pii/S0167880925002154</w:delText>
        </w:r>
        <w:r w:rsidDel="00C02F2B">
          <w:fldChar w:fldCharType="end"/>
        </w:r>
        <w:r w:rsidDel="00C02F2B">
          <w:delText xml:space="preserve"> </w:delText>
        </w:r>
      </w:del>
    </w:p>
    <w:p w14:paraId="1A06A6A0" w14:textId="6DBFC2D8" w:rsidR="003626C7" w:rsidDel="00C02F2B" w:rsidRDefault="003626C7" w:rsidP="003626C7">
      <w:pPr>
        <w:rPr>
          <w:del w:id="2789" w:author="Macon, Taydin Robert" w:date="2026-02-06T10:30:00Z" w16du:dateUtc="2026-02-06T18:30:00Z"/>
        </w:rPr>
      </w:pPr>
      <w:del w:id="2790" w:author="Macon, Taydin Robert" w:date="2026-02-06T10:30:00Z" w16du:dateUtc="2026-02-06T18:30:00Z">
        <w:r w:rsidDel="00C02F2B">
          <w:delText>Crowder</w:delText>
        </w:r>
        <w:r w:rsidDel="00C02F2B">
          <w:rPr>
            <w:i/>
            <w:iCs/>
          </w:rPr>
          <w:delText xml:space="preserve"> et al </w:delText>
        </w:r>
        <w:r w:rsidDel="00C02F2B">
          <w:delText xml:space="preserve">2010 </w:delText>
        </w:r>
        <w:r w:rsidDel="00C02F2B">
          <w:fldChar w:fldCharType="begin"/>
        </w:r>
        <w:r w:rsidDel="00C02F2B">
          <w:delInstrText>HYPERLINK "https://www.nature.com/articles/nature09183"</w:delInstrText>
        </w:r>
        <w:r w:rsidDel="00C02F2B">
          <w:fldChar w:fldCharType="separate"/>
        </w:r>
        <w:r w:rsidRPr="00323328" w:rsidDel="00C02F2B">
          <w:rPr>
            <w:rStyle w:val="Hyperlink"/>
          </w:rPr>
          <w:delText>https://www.nature.com/articles/nature09183</w:delText>
        </w:r>
        <w:r w:rsidDel="00C02F2B">
          <w:fldChar w:fldCharType="end"/>
        </w:r>
        <w:r w:rsidDel="00C02F2B">
          <w:delText xml:space="preserve"> </w:delText>
        </w:r>
      </w:del>
    </w:p>
    <w:p w14:paraId="0C330E90" w14:textId="25C26229" w:rsidR="003626C7" w:rsidDel="00694B20" w:rsidRDefault="003626C7" w:rsidP="003626C7">
      <w:pPr>
        <w:rPr>
          <w:del w:id="2791" w:author="Macon, Taydin Robert" w:date="2026-02-10T10:24:00Z" w16du:dateUtc="2026-02-10T18:24:00Z"/>
          <w:rFonts w:ascii="Times New Roman" w:hAnsi="Times New Roman" w:cs="Times New Roman"/>
          <w:color w:val="0000FF"/>
          <w:kern w:val="0"/>
        </w:rPr>
      </w:pPr>
      <w:del w:id="2792" w:author="Macon, Taydin Robert" w:date="2026-02-10T10:24:00Z" w16du:dateUtc="2026-02-10T18:24:00Z">
        <w:r w:rsidRPr="00C02F2B" w:rsidDel="00694B20">
          <w:rPr>
            <w:highlight w:val="green"/>
            <w:rPrChange w:id="2793" w:author="Macon, Taydin Robert" w:date="2026-02-06T10:30:00Z" w16du:dateUtc="2026-02-06T18:30:00Z">
              <w:rPr/>
            </w:rPrChange>
          </w:rPr>
          <w:delText>Rees</w:delText>
        </w:r>
        <w:r w:rsidDel="00694B20">
          <w:delText xml:space="preserve">e et al., 2014 </w:delText>
        </w:r>
        <w:r w:rsidDel="00694B20">
          <w:fldChar w:fldCharType="begin"/>
        </w:r>
        <w:r w:rsidDel="00694B20">
          <w:delInstrText>HYPERLINK "https://doi.org/10.1111/1365-2664.12306"</w:delInstrText>
        </w:r>
        <w:r w:rsidDel="00694B20">
          <w:fldChar w:fldCharType="separate"/>
        </w:r>
        <w:r w:rsidRPr="00323328" w:rsidDel="00694B20">
          <w:rPr>
            <w:rStyle w:val="Hyperlink"/>
            <w:rFonts w:ascii="Times New Roman" w:hAnsi="Times New Roman" w:cs="Times New Roman"/>
            <w:kern w:val="0"/>
          </w:rPr>
          <w:delText>https://doi.org/10.1111/1365-2664.12306</w:delText>
        </w:r>
        <w:r w:rsidDel="00694B20">
          <w:fldChar w:fldCharType="end"/>
        </w:r>
        <w:r w:rsidDel="00694B20">
          <w:rPr>
            <w:rFonts w:ascii="Times New Roman" w:hAnsi="Times New Roman" w:cs="Times New Roman"/>
            <w:color w:val="0000FF"/>
            <w:kern w:val="0"/>
          </w:rPr>
          <w:delText xml:space="preserve"> </w:delText>
        </w:r>
      </w:del>
    </w:p>
    <w:p w14:paraId="1DC253E6" w14:textId="0A9DB55D" w:rsidR="003626C7" w:rsidDel="00C02F2B" w:rsidRDefault="003626C7" w:rsidP="003626C7">
      <w:pPr>
        <w:rPr>
          <w:del w:id="2794" w:author="Macon, Taydin Robert" w:date="2026-02-06T10:33:00Z" w16du:dateUtc="2026-02-06T18:33:00Z"/>
          <w:rFonts w:ascii="Times New Roman" w:hAnsi="Times New Roman" w:cs="Times New Roman"/>
          <w:color w:val="000000"/>
          <w:kern w:val="0"/>
        </w:rPr>
      </w:pPr>
      <w:del w:id="2795" w:author="Macon, Taydin Robert" w:date="2026-02-06T10:33:00Z" w16du:dateUtc="2026-02-06T18:33:00Z">
        <w:r w:rsidRPr="00C02F2B" w:rsidDel="00C02F2B">
          <w:rPr>
            <w:rFonts w:ascii="Times New Roman" w:hAnsi="Times New Roman" w:cs="Times New Roman"/>
            <w:color w:val="000000"/>
            <w:kern w:val="0"/>
            <w:highlight w:val="green"/>
            <w:rPrChange w:id="2796" w:author="Macon, Taydin Robert" w:date="2026-02-06T10:31:00Z" w16du:dateUtc="2026-02-06T18:31:00Z">
              <w:rPr>
                <w:rFonts w:ascii="Times New Roman" w:hAnsi="Times New Roman" w:cs="Times New Roman"/>
                <w:color w:val="000000"/>
                <w:kern w:val="0"/>
              </w:rPr>
            </w:rPrChange>
          </w:rPr>
          <w:delText>Joseph</w:delText>
        </w:r>
        <w:r w:rsidDel="00C02F2B">
          <w:rPr>
            <w:rFonts w:ascii="Times New Roman" w:hAnsi="Times New Roman" w:cs="Times New Roman"/>
            <w:color w:val="000000"/>
            <w:kern w:val="0"/>
          </w:rPr>
          <w:delText xml:space="preserve"> </w:delText>
        </w:r>
        <w:r w:rsidDel="00C02F2B">
          <w:rPr>
            <w:rFonts w:ascii="Times New Roman" w:hAnsi="Times New Roman" w:cs="Times New Roman"/>
            <w:i/>
            <w:iCs/>
            <w:color w:val="000000"/>
            <w:kern w:val="0"/>
          </w:rPr>
          <w:delText>et al.,</w:delText>
        </w:r>
        <w:r w:rsidDel="00C02F2B">
          <w:rPr>
            <w:rFonts w:ascii="Times New Roman" w:hAnsi="Times New Roman" w:cs="Times New Roman"/>
            <w:color w:val="000000"/>
            <w:kern w:val="0"/>
          </w:rPr>
          <w:delText xml:space="preserve"> 2022  </w:delText>
        </w:r>
      </w:del>
    </w:p>
    <w:p w14:paraId="43197120" w14:textId="5B861C34"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797" w:author="Macon, Taydin Robert" w:date="2026-02-10T10:24:00Z" w16du:dateUtc="2026-02-10T18:24:00Z"/>
          <w:rFonts w:ascii="Times New Roman" w:hAnsi="Times New Roman" w:cs="Times New Roman"/>
          <w:color w:val="000000"/>
          <w:kern w:val="0"/>
        </w:rPr>
      </w:pPr>
      <w:del w:id="2798" w:author="Macon, Taydin Robert" w:date="2026-02-10T10:24:00Z" w16du:dateUtc="2026-02-10T18:24:00Z">
        <w:r w:rsidRPr="00C02F2B" w:rsidDel="00694B20">
          <w:rPr>
            <w:rFonts w:ascii="Times New Roman" w:hAnsi="Times New Roman" w:cs="Times New Roman"/>
            <w:color w:val="000000"/>
            <w:kern w:val="0"/>
            <w:highlight w:val="green"/>
            <w:rPrChange w:id="2799" w:author="Macon, Taydin Robert" w:date="2026-02-06T10:34:00Z" w16du:dateUtc="2026-02-06T18:34:00Z">
              <w:rPr>
                <w:rFonts w:ascii="Times New Roman" w:hAnsi="Times New Roman" w:cs="Times New Roman"/>
                <w:color w:val="000000"/>
                <w:kern w:val="0"/>
              </w:rPr>
            </w:rPrChange>
          </w:rPr>
          <w:delText>Goldberg</w:delText>
        </w:r>
        <w:r w:rsidDel="00694B20">
          <w:rPr>
            <w:rFonts w:ascii="Times New Roman" w:hAnsi="Times New Roman" w:cs="Times New Roman"/>
            <w:color w:val="000000"/>
            <w:kern w:val="0"/>
          </w:rPr>
          <w:delText xml:space="preserve"> </w:delText>
        </w:r>
        <w:r w:rsidDel="00694B20">
          <w:rPr>
            <w:rFonts w:ascii="Times New Roman" w:hAnsi="Times New Roman" w:cs="Times New Roman"/>
            <w:i/>
            <w:iCs/>
            <w:color w:val="000000"/>
            <w:kern w:val="0"/>
          </w:rPr>
          <w:delText xml:space="preserve">et al., </w:delText>
        </w:r>
        <w:r w:rsidDel="00694B20">
          <w:rPr>
            <w:rFonts w:ascii="Times New Roman" w:hAnsi="Times New Roman" w:cs="Times New Roman"/>
            <w:color w:val="000000"/>
            <w:kern w:val="0"/>
          </w:rPr>
          <w:delText xml:space="preserve">2015 </w:delText>
        </w:r>
        <w:r w:rsidDel="00694B20">
          <w:fldChar w:fldCharType="begin"/>
        </w:r>
        <w:r w:rsidDel="00694B20">
          <w:delInstrText>HYPERLINK "https://www.sciencedirect.com/science/article/pii/S0006320714004650"</w:delInstrText>
        </w:r>
        <w:r w:rsidDel="00694B20">
          <w:fldChar w:fldCharType="separate"/>
        </w:r>
        <w:r w:rsidRPr="00323328" w:rsidDel="00694B20">
          <w:rPr>
            <w:rStyle w:val="Hyperlink"/>
            <w:rFonts w:ascii="Times New Roman" w:hAnsi="Times New Roman" w:cs="Times New Roman"/>
            <w:kern w:val="0"/>
          </w:rPr>
          <w:delText>https://www.sciencedirect.com/science/article/pii/S0006320714004650</w:delText>
        </w:r>
        <w:r w:rsidDel="00694B20">
          <w:fldChar w:fldCharType="end"/>
        </w:r>
        <w:r w:rsidDel="00694B20">
          <w:rPr>
            <w:rFonts w:ascii="Times New Roman" w:hAnsi="Times New Roman" w:cs="Times New Roman"/>
            <w:color w:val="000000"/>
            <w:kern w:val="0"/>
          </w:rPr>
          <w:delText xml:space="preserve"> </w:delText>
        </w:r>
      </w:del>
    </w:p>
    <w:p w14:paraId="4215B8E8" w14:textId="414046AC"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00" w:author="Macon, Taydin Robert" w:date="2026-02-10T10:24:00Z" w16du:dateUtc="2026-02-10T18:24:00Z"/>
          <w:rFonts w:ascii="Times New Roman" w:hAnsi="Times New Roman" w:cs="Times New Roman"/>
          <w:color w:val="000000"/>
          <w:kern w:val="0"/>
        </w:rPr>
      </w:pPr>
      <w:del w:id="2801" w:author="Macon, Taydin Robert" w:date="2026-02-10T10:24:00Z" w16du:dateUtc="2026-02-10T18:24:00Z">
        <w:r w:rsidRPr="00C02F2B" w:rsidDel="00694B20">
          <w:rPr>
            <w:rFonts w:ascii="Times New Roman" w:hAnsi="Times New Roman" w:cs="Times New Roman"/>
            <w:color w:val="000000"/>
            <w:kern w:val="0"/>
            <w:highlight w:val="green"/>
            <w:rPrChange w:id="2802" w:author="Macon, Taydin Robert" w:date="2026-02-06T10:34:00Z" w16du:dateUtc="2026-02-06T18:34:00Z">
              <w:rPr>
                <w:rFonts w:ascii="Times New Roman" w:hAnsi="Times New Roman" w:cs="Times New Roman"/>
                <w:color w:val="000000"/>
                <w:kern w:val="0"/>
              </w:rPr>
            </w:rPrChange>
          </w:rPr>
          <w:delText>Wang</w:delText>
        </w:r>
        <w:r w:rsidDel="00694B20">
          <w:rPr>
            <w:rFonts w:ascii="Times New Roman" w:hAnsi="Times New Roman" w:cs="Times New Roman"/>
            <w:color w:val="000000"/>
            <w:kern w:val="0"/>
          </w:rPr>
          <w:delText xml:space="preserve"> </w:delText>
        </w:r>
        <w:r w:rsidDel="00694B20">
          <w:rPr>
            <w:rFonts w:ascii="Times New Roman" w:hAnsi="Times New Roman" w:cs="Times New Roman"/>
            <w:i/>
            <w:iCs/>
            <w:color w:val="000000"/>
            <w:kern w:val="0"/>
          </w:rPr>
          <w:delText xml:space="preserve">et al., </w:delText>
        </w:r>
        <w:r w:rsidDel="00694B20">
          <w:rPr>
            <w:rFonts w:ascii="Times New Roman" w:hAnsi="Times New Roman" w:cs="Times New Roman"/>
            <w:color w:val="000000"/>
            <w:kern w:val="0"/>
          </w:rPr>
          <w:delText xml:space="preserve">2021 </w:delText>
        </w:r>
        <w:r w:rsidDel="00694B20">
          <w:fldChar w:fldCharType="begin"/>
        </w:r>
        <w:r w:rsidDel="00694B20">
          <w:delInstrText>HYPERLINK "https://www.sciencedirect.com/science/article/pii/S0048969720361519"</w:delInstrText>
        </w:r>
        <w:r w:rsidDel="00694B20">
          <w:fldChar w:fldCharType="separate"/>
        </w:r>
        <w:r w:rsidRPr="00323328" w:rsidDel="00694B20">
          <w:rPr>
            <w:rStyle w:val="Hyperlink"/>
            <w:rFonts w:ascii="Times New Roman" w:hAnsi="Times New Roman" w:cs="Times New Roman"/>
            <w:kern w:val="0"/>
          </w:rPr>
          <w:delText>https://www.sciencedirect.com/science/article/pii/S0048969720361519</w:delText>
        </w:r>
        <w:r w:rsidDel="00694B20">
          <w:fldChar w:fldCharType="end"/>
        </w:r>
        <w:r w:rsidDel="00694B20">
          <w:rPr>
            <w:rFonts w:ascii="Times New Roman" w:hAnsi="Times New Roman" w:cs="Times New Roman"/>
            <w:color w:val="000000"/>
            <w:kern w:val="0"/>
          </w:rPr>
          <w:delText xml:space="preserve"> </w:delText>
        </w:r>
      </w:del>
    </w:p>
    <w:p w14:paraId="566385C7" w14:textId="0DE7894E"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03" w:author="Macon, Taydin Robert" w:date="2026-02-10T10:24:00Z" w16du:dateUtc="2026-02-10T18:24:00Z"/>
          <w:rFonts w:ascii="Times New Roman" w:hAnsi="Times New Roman" w:cs="Times New Roman"/>
          <w:color w:val="000000"/>
          <w:kern w:val="0"/>
        </w:rPr>
      </w:pPr>
      <w:del w:id="2804" w:author="Macon, Taydin Robert" w:date="2026-02-10T10:24:00Z" w16du:dateUtc="2026-02-10T18:24:00Z">
        <w:r w:rsidRPr="0051196B" w:rsidDel="00694B20">
          <w:rPr>
            <w:rFonts w:ascii="Times New Roman" w:hAnsi="Times New Roman" w:cs="Times New Roman"/>
            <w:color w:val="000000"/>
            <w:kern w:val="0"/>
            <w:highlight w:val="green"/>
            <w:rPrChange w:id="2805" w:author="Macon, Taydin Robert" w:date="2026-02-06T10:36:00Z" w16du:dateUtc="2026-02-06T18:36:00Z">
              <w:rPr>
                <w:rFonts w:ascii="Times New Roman" w:hAnsi="Times New Roman" w:cs="Times New Roman"/>
                <w:color w:val="000000"/>
                <w:kern w:val="0"/>
              </w:rPr>
            </w:rPrChange>
          </w:rPr>
          <w:delText>Ficetola</w:delText>
        </w:r>
        <w:r w:rsidDel="00694B20">
          <w:rPr>
            <w:rFonts w:ascii="Times New Roman" w:hAnsi="Times New Roman" w:cs="Times New Roman"/>
            <w:color w:val="000000"/>
            <w:kern w:val="0"/>
          </w:rPr>
          <w:delText xml:space="preserve"> </w:delText>
        </w:r>
        <w:r w:rsidDel="00694B20">
          <w:rPr>
            <w:rFonts w:ascii="Times New Roman" w:hAnsi="Times New Roman" w:cs="Times New Roman"/>
            <w:i/>
            <w:iCs/>
            <w:color w:val="000000"/>
            <w:kern w:val="0"/>
          </w:rPr>
          <w:delText xml:space="preserve">et al., </w:delText>
        </w:r>
        <w:r w:rsidDel="00694B20">
          <w:rPr>
            <w:rFonts w:ascii="Times New Roman" w:hAnsi="Times New Roman" w:cs="Times New Roman"/>
            <w:color w:val="000000"/>
            <w:kern w:val="0"/>
          </w:rPr>
          <w:delText xml:space="preserve">2008 </w:delText>
        </w:r>
        <w:r w:rsidDel="00694B20">
          <w:fldChar w:fldCharType="begin"/>
        </w:r>
        <w:r w:rsidDel="00694B20">
          <w:delInstrText>HYPERLINK "https://royalsocietypublishing.org/doi/full/10.1098/rsbl.2008.0118"</w:delInstrText>
        </w:r>
        <w:r w:rsidDel="00694B20">
          <w:fldChar w:fldCharType="separate"/>
        </w:r>
        <w:r w:rsidRPr="00323328" w:rsidDel="00694B20">
          <w:rPr>
            <w:rStyle w:val="Hyperlink"/>
            <w:rFonts w:ascii="Times New Roman" w:hAnsi="Times New Roman" w:cs="Times New Roman"/>
            <w:kern w:val="0"/>
          </w:rPr>
          <w:delText>https://royalsocietypublishing.org/doi/full/10.1098/rsbl.2008.0118</w:delText>
        </w:r>
        <w:r w:rsidDel="00694B20">
          <w:fldChar w:fldCharType="end"/>
        </w:r>
        <w:r w:rsidDel="00694B20">
          <w:rPr>
            <w:rFonts w:ascii="Times New Roman" w:hAnsi="Times New Roman" w:cs="Times New Roman"/>
            <w:color w:val="000000"/>
            <w:kern w:val="0"/>
          </w:rPr>
          <w:delText xml:space="preserve"> </w:delText>
        </w:r>
      </w:del>
    </w:p>
    <w:p w14:paraId="431019E8" w14:textId="6D795EC7"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06" w:author="Macon, Taydin Robert" w:date="2026-02-10T10:24:00Z" w16du:dateUtc="2026-02-10T18:24:00Z"/>
          <w:rFonts w:ascii="Times New Roman" w:hAnsi="Times New Roman" w:cs="Times New Roman"/>
          <w:color w:val="000000"/>
          <w:kern w:val="0"/>
        </w:rPr>
      </w:pPr>
      <w:del w:id="2807" w:author="Macon, Taydin Robert" w:date="2026-02-10T10:24:00Z" w16du:dateUtc="2026-02-10T18:24:00Z">
        <w:r w:rsidRPr="0051196B" w:rsidDel="00694B20">
          <w:rPr>
            <w:rFonts w:ascii="Times New Roman" w:hAnsi="Times New Roman" w:cs="Times New Roman"/>
            <w:color w:val="000000"/>
            <w:kern w:val="0"/>
            <w:highlight w:val="green"/>
            <w:rPrChange w:id="2808" w:author="Macon, Taydin Robert" w:date="2026-02-06T10:37:00Z" w16du:dateUtc="2026-02-06T18:37:00Z">
              <w:rPr>
                <w:rFonts w:ascii="Times New Roman" w:hAnsi="Times New Roman" w:cs="Times New Roman"/>
                <w:color w:val="000000"/>
                <w:kern w:val="0"/>
              </w:rPr>
            </w:rPrChange>
          </w:rPr>
          <w:delText>Sun</w:delText>
        </w:r>
        <w:r w:rsidDel="00694B20">
          <w:rPr>
            <w:rFonts w:ascii="Times New Roman" w:hAnsi="Times New Roman" w:cs="Times New Roman"/>
            <w:color w:val="000000"/>
            <w:kern w:val="0"/>
          </w:rPr>
          <w:delText xml:space="preserve"> </w:delText>
        </w:r>
        <w:r w:rsidDel="00694B20">
          <w:rPr>
            <w:rFonts w:ascii="Times New Roman" w:hAnsi="Times New Roman" w:cs="Times New Roman"/>
            <w:i/>
            <w:iCs/>
            <w:color w:val="000000"/>
            <w:kern w:val="0"/>
          </w:rPr>
          <w:delText xml:space="preserve">et al. </w:delText>
        </w:r>
        <w:r w:rsidDel="00694B20">
          <w:rPr>
            <w:rFonts w:ascii="Times New Roman" w:hAnsi="Times New Roman" w:cs="Times New Roman"/>
            <w:color w:val="000000"/>
            <w:kern w:val="0"/>
          </w:rPr>
          <w:delText xml:space="preserve">2023 </w:delText>
        </w:r>
        <w:r w:rsidDel="00694B20">
          <w:fldChar w:fldCharType="begin"/>
        </w:r>
        <w:r w:rsidDel="00694B20">
          <w:delInstrText>HYPERLINK "https://analyticalsciencejournals.onlinelibrary.wiley.com/doi/full/10.1002/bit.28592"</w:delInstrText>
        </w:r>
        <w:r w:rsidDel="00694B20">
          <w:fldChar w:fldCharType="separate"/>
        </w:r>
        <w:r w:rsidRPr="00323328" w:rsidDel="00694B20">
          <w:rPr>
            <w:rStyle w:val="Hyperlink"/>
            <w:rFonts w:ascii="Times New Roman" w:hAnsi="Times New Roman" w:cs="Times New Roman"/>
            <w:kern w:val="0"/>
          </w:rPr>
          <w:delText>https://analyticalsciencejournals.onlinelibrary.wiley.com/doi/full/10.1002/bit.28592</w:delText>
        </w:r>
        <w:r w:rsidDel="00694B20">
          <w:fldChar w:fldCharType="end"/>
        </w:r>
        <w:r w:rsidDel="00694B20">
          <w:rPr>
            <w:rFonts w:ascii="Times New Roman" w:hAnsi="Times New Roman" w:cs="Times New Roman"/>
            <w:color w:val="000000"/>
            <w:kern w:val="0"/>
          </w:rPr>
          <w:delText xml:space="preserve"> </w:delText>
        </w:r>
      </w:del>
    </w:p>
    <w:p w14:paraId="5BBEA15C" w14:textId="6B79A8B5"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09" w:author="Macon, Taydin Robert" w:date="2026-02-10T10:24:00Z" w16du:dateUtc="2026-02-10T18:24:00Z"/>
          <w:rFonts w:ascii="Times New Roman" w:hAnsi="Times New Roman" w:cs="Times New Roman"/>
          <w:color w:val="000000"/>
          <w:kern w:val="0"/>
        </w:rPr>
      </w:pPr>
      <w:del w:id="2810" w:author="Macon, Taydin Robert" w:date="2026-02-10T10:24:00Z" w16du:dateUtc="2026-02-10T18:24:00Z">
        <w:r w:rsidRPr="0051196B" w:rsidDel="00694B20">
          <w:rPr>
            <w:rFonts w:ascii="Times New Roman" w:hAnsi="Times New Roman" w:cs="Times New Roman"/>
            <w:color w:val="000000"/>
            <w:kern w:val="0"/>
            <w:highlight w:val="green"/>
            <w:rPrChange w:id="2811" w:author="Macon, Taydin Robert" w:date="2026-02-06T10:38:00Z" w16du:dateUtc="2026-02-06T18:38:00Z">
              <w:rPr>
                <w:rFonts w:ascii="Times New Roman" w:hAnsi="Times New Roman" w:cs="Times New Roman"/>
                <w:color w:val="000000"/>
                <w:kern w:val="0"/>
              </w:rPr>
            </w:rPrChange>
          </w:rPr>
          <w:delText xml:space="preserve">Poyntz-Wright </w:delText>
        </w:r>
        <w:r w:rsidRPr="0051196B" w:rsidDel="00694B20">
          <w:rPr>
            <w:rFonts w:ascii="Times New Roman" w:hAnsi="Times New Roman" w:cs="Times New Roman"/>
            <w:i/>
            <w:iCs/>
            <w:color w:val="000000"/>
            <w:kern w:val="0"/>
            <w:highlight w:val="green"/>
            <w:rPrChange w:id="2812" w:author="Macon, Taydin Robert" w:date="2026-02-06T10:38:00Z" w16du:dateUtc="2026-02-06T18:38:00Z">
              <w:rPr>
                <w:rFonts w:ascii="Times New Roman" w:hAnsi="Times New Roman" w:cs="Times New Roman"/>
                <w:i/>
                <w:iCs/>
                <w:color w:val="000000"/>
                <w:kern w:val="0"/>
              </w:rPr>
            </w:rPrChange>
          </w:rPr>
          <w:delText>et al., 2024</w:delText>
        </w:r>
        <w:r w:rsidDel="00694B20">
          <w:rPr>
            <w:rFonts w:ascii="Times New Roman" w:hAnsi="Times New Roman" w:cs="Times New Roman"/>
            <w:i/>
            <w:iCs/>
            <w:color w:val="000000"/>
            <w:kern w:val="0"/>
          </w:rPr>
          <w:delText xml:space="preserve"> </w:delText>
        </w:r>
        <w:r w:rsidRPr="0051196B" w:rsidDel="00694B20">
          <w:rPr>
            <w:highlight w:val="green"/>
            <w:rPrChange w:id="2813" w:author="Macon, Taydin Robert" w:date="2026-02-06T10:38:00Z" w16du:dateUtc="2026-02-06T18:38:00Z">
              <w:rPr/>
            </w:rPrChange>
          </w:rPr>
          <w:fldChar w:fldCharType="begin"/>
        </w:r>
        <w:r w:rsidRPr="0051196B" w:rsidDel="00694B20">
          <w:rPr>
            <w:highlight w:val="green"/>
            <w:rPrChange w:id="2814" w:author="Macon, Taydin Robert" w:date="2026-02-06T10:38:00Z" w16du:dateUtc="2026-02-06T18:38:00Z">
              <w:rPr/>
            </w:rPrChange>
          </w:rPr>
          <w:delInstrText>HYPERLINK "https://www.sciencedirect.com/science/article/pii/S0048969724037689"</w:delInstrText>
        </w:r>
        <w:r w:rsidRPr="00C137BA" w:rsidDel="00694B20">
          <w:rPr>
            <w:highlight w:val="green"/>
          </w:rPr>
        </w:r>
        <w:r w:rsidRPr="0051196B" w:rsidDel="00694B20">
          <w:rPr>
            <w:highlight w:val="green"/>
            <w:rPrChange w:id="2815" w:author="Macon, Taydin Robert" w:date="2026-02-06T10:38:00Z" w16du:dateUtc="2026-02-06T18:38:00Z">
              <w:rPr/>
            </w:rPrChange>
          </w:rPr>
          <w:fldChar w:fldCharType="separate"/>
        </w:r>
        <w:r w:rsidRPr="0051196B" w:rsidDel="00694B20">
          <w:rPr>
            <w:rStyle w:val="Hyperlink"/>
            <w:rFonts w:ascii="Times New Roman" w:hAnsi="Times New Roman" w:cs="Times New Roman"/>
            <w:kern w:val="0"/>
            <w:highlight w:val="green"/>
            <w:rPrChange w:id="2816" w:author="Macon, Taydin Robert" w:date="2026-02-06T10:38:00Z" w16du:dateUtc="2026-02-06T18:38:00Z">
              <w:rPr>
                <w:rStyle w:val="Hyperlink"/>
                <w:rFonts w:ascii="Times New Roman" w:hAnsi="Times New Roman" w:cs="Times New Roman"/>
                <w:kern w:val="0"/>
              </w:rPr>
            </w:rPrChange>
          </w:rPr>
          <w:delText>https://www.sciencedirect.com/science/article/pii/S0048969724037689</w:delText>
        </w:r>
        <w:r w:rsidRPr="0051196B" w:rsidDel="00694B20">
          <w:rPr>
            <w:highlight w:val="green"/>
            <w:rPrChange w:id="2817" w:author="Macon, Taydin Robert" w:date="2026-02-06T10:38:00Z" w16du:dateUtc="2026-02-06T18:38:00Z">
              <w:rPr/>
            </w:rPrChange>
          </w:rPr>
          <w:fldChar w:fldCharType="end"/>
        </w:r>
        <w:r w:rsidDel="00694B20">
          <w:rPr>
            <w:rFonts w:ascii="Times New Roman" w:hAnsi="Times New Roman" w:cs="Times New Roman"/>
            <w:color w:val="000000"/>
            <w:kern w:val="0"/>
          </w:rPr>
          <w:delText xml:space="preserve"> </w:delText>
        </w:r>
      </w:del>
    </w:p>
    <w:p w14:paraId="3B413C96" w14:textId="726190B7"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18" w:author="Macon, Taydin Robert" w:date="2026-02-10T10:24:00Z" w16du:dateUtc="2026-02-10T18:24:00Z"/>
          <w:rFonts w:ascii="Times New Roman" w:hAnsi="Times New Roman" w:cs="Times New Roman"/>
          <w:color w:val="000000"/>
          <w:kern w:val="0"/>
        </w:rPr>
      </w:pPr>
      <w:del w:id="2819" w:author="Macon, Taydin Robert" w:date="2026-02-10T10:24:00Z" w16du:dateUtc="2026-02-10T18:24:00Z">
        <w:r w:rsidRPr="0051196B" w:rsidDel="00694B20">
          <w:rPr>
            <w:rFonts w:ascii="Times New Roman" w:hAnsi="Times New Roman" w:cs="Times New Roman"/>
            <w:color w:val="000000"/>
            <w:kern w:val="0"/>
            <w:highlight w:val="green"/>
            <w:rPrChange w:id="2820" w:author="Macon, Taydin Robert" w:date="2026-02-06T10:42:00Z" w16du:dateUtc="2026-02-06T18:42:00Z">
              <w:rPr>
                <w:rFonts w:ascii="Times New Roman" w:hAnsi="Times New Roman" w:cs="Times New Roman"/>
                <w:color w:val="000000"/>
                <w:kern w:val="0"/>
              </w:rPr>
            </w:rPrChange>
          </w:rPr>
          <w:delText>Newton</w:delText>
        </w:r>
        <w:r w:rsidDel="00694B20">
          <w:rPr>
            <w:rFonts w:ascii="Times New Roman" w:hAnsi="Times New Roman" w:cs="Times New Roman"/>
            <w:color w:val="000000"/>
            <w:kern w:val="0"/>
          </w:rPr>
          <w:delText xml:space="preserve"> </w:delText>
        </w:r>
        <w:r w:rsidDel="00694B20">
          <w:rPr>
            <w:rFonts w:ascii="Times New Roman" w:hAnsi="Times New Roman" w:cs="Times New Roman"/>
            <w:i/>
            <w:iCs/>
            <w:color w:val="000000"/>
            <w:kern w:val="0"/>
          </w:rPr>
          <w:delText xml:space="preserve">et al. </w:delText>
        </w:r>
        <w:r w:rsidRPr="004B4097" w:rsidDel="00694B20">
          <w:rPr>
            <w:rFonts w:ascii="Times New Roman" w:hAnsi="Times New Roman" w:cs="Times New Roman"/>
            <w:color w:val="000000"/>
            <w:kern w:val="0"/>
          </w:rPr>
          <w:delText>2025</w:delText>
        </w:r>
        <w:r w:rsidDel="00694B20">
          <w:rPr>
            <w:rFonts w:ascii="Times New Roman" w:hAnsi="Times New Roman" w:cs="Times New Roman"/>
            <w:color w:val="000000"/>
            <w:kern w:val="0"/>
          </w:rPr>
          <w:delText xml:space="preserve"> </w:delText>
        </w:r>
        <w:r w:rsidDel="00694B20">
          <w:fldChar w:fldCharType="begin"/>
        </w:r>
        <w:r w:rsidDel="00694B20">
          <w:delInstrText>HYPERLINK "https://onlinelibrary.wiley.com/doi/full/10.1002/edn3.70056"</w:delInstrText>
        </w:r>
        <w:r w:rsidDel="00694B20">
          <w:fldChar w:fldCharType="separate"/>
        </w:r>
        <w:r w:rsidRPr="00323328" w:rsidDel="00694B20">
          <w:rPr>
            <w:rStyle w:val="Hyperlink"/>
            <w:rFonts w:ascii="Times New Roman" w:hAnsi="Times New Roman" w:cs="Times New Roman"/>
            <w:kern w:val="0"/>
          </w:rPr>
          <w:delText>https://onlinelibrary.wiley.com/doi/full/10.1002/edn3.70056</w:delText>
        </w:r>
        <w:r w:rsidDel="00694B20">
          <w:fldChar w:fldCharType="end"/>
        </w:r>
        <w:r w:rsidDel="00694B20">
          <w:rPr>
            <w:rFonts w:ascii="Times New Roman" w:hAnsi="Times New Roman" w:cs="Times New Roman"/>
            <w:color w:val="000000"/>
            <w:kern w:val="0"/>
          </w:rPr>
          <w:delText xml:space="preserve"> </w:delText>
        </w:r>
      </w:del>
    </w:p>
    <w:p w14:paraId="50BE0B20" w14:textId="50B5385C"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21" w:author="Macon, Taydin Robert" w:date="2026-02-10T10:24:00Z" w16du:dateUtc="2026-02-10T18:24:00Z"/>
          <w:rFonts w:ascii="Times New Roman" w:hAnsi="Times New Roman" w:cs="Times New Roman"/>
          <w:color w:val="000000"/>
          <w:kern w:val="0"/>
        </w:rPr>
      </w:pPr>
      <w:del w:id="2822" w:author="Macon, Taydin Robert" w:date="2026-02-10T10:24:00Z" w16du:dateUtc="2026-02-10T18:24:00Z">
        <w:r w:rsidRPr="0051196B" w:rsidDel="00694B20">
          <w:rPr>
            <w:rFonts w:ascii="Times New Roman" w:hAnsi="Times New Roman" w:cs="Times New Roman"/>
            <w:color w:val="000000"/>
            <w:kern w:val="0"/>
            <w:highlight w:val="green"/>
            <w:rPrChange w:id="2823" w:author="Macon, Taydin Robert" w:date="2026-02-06T10:43:00Z" w16du:dateUtc="2026-02-06T18:43:00Z">
              <w:rPr>
                <w:rFonts w:ascii="Times New Roman" w:hAnsi="Times New Roman" w:cs="Times New Roman"/>
                <w:color w:val="000000"/>
                <w:kern w:val="0"/>
              </w:rPr>
            </w:rPrChange>
          </w:rPr>
          <w:delText>Leandr</w:delText>
        </w:r>
        <w:r w:rsidRPr="0051196B" w:rsidDel="00694B20">
          <w:rPr>
            <w:rFonts w:ascii="Times New Roman" w:hAnsi="Times New Roman" w:cs="Times New Roman"/>
            <w:color w:val="000000"/>
            <w:kern w:val="0"/>
          </w:rPr>
          <w:delText>o</w:delText>
        </w:r>
        <w:r w:rsidDel="00694B20">
          <w:rPr>
            <w:rFonts w:ascii="Times New Roman" w:hAnsi="Times New Roman" w:cs="Times New Roman"/>
            <w:color w:val="000000"/>
            <w:kern w:val="0"/>
          </w:rPr>
          <w:delText xml:space="preserve"> </w:delText>
        </w:r>
        <w:r w:rsidDel="00694B20">
          <w:rPr>
            <w:rFonts w:ascii="Times New Roman" w:hAnsi="Times New Roman" w:cs="Times New Roman"/>
            <w:i/>
            <w:iCs/>
            <w:color w:val="000000"/>
            <w:kern w:val="0"/>
          </w:rPr>
          <w:delText xml:space="preserve">et al., </w:delText>
        </w:r>
        <w:r w:rsidDel="00694B20">
          <w:rPr>
            <w:rFonts w:ascii="Times New Roman" w:hAnsi="Times New Roman" w:cs="Times New Roman"/>
            <w:color w:val="000000"/>
            <w:kern w:val="0"/>
          </w:rPr>
          <w:delText xml:space="preserve">2024 </w:delText>
        </w:r>
        <w:r w:rsidRPr="004B4097" w:rsidDel="00694B20">
          <w:rPr>
            <w:rFonts w:ascii="Times New Roman" w:hAnsi="Times New Roman" w:cs="Times New Roman"/>
            <w:color w:val="000000"/>
            <w:kern w:val="0"/>
          </w:rPr>
          <w:delText>https://resjournals.onlinelibrary.wiley.com/doi/full/10.1111/icad.12726</w:delText>
        </w:r>
      </w:del>
    </w:p>
    <w:p w14:paraId="25BDB327" w14:textId="6FE370EA"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24" w:author="Macon, Taydin Robert" w:date="2026-02-10T10:24:00Z" w16du:dateUtc="2026-02-10T18:24:00Z"/>
          <w:rFonts w:ascii="Times New Roman" w:hAnsi="Times New Roman" w:cs="Times New Roman"/>
          <w:color w:val="000000"/>
          <w:kern w:val="0"/>
        </w:rPr>
      </w:pPr>
      <w:del w:id="2825" w:author="Macon, Taydin Robert" w:date="2026-02-10T10:24:00Z" w16du:dateUtc="2026-02-10T18:24:00Z">
        <w:r w:rsidRPr="0051196B" w:rsidDel="00694B20">
          <w:rPr>
            <w:rFonts w:ascii="Times New Roman" w:hAnsi="Times New Roman" w:cs="Times New Roman"/>
            <w:color w:val="000000"/>
            <w:kern w:val="0"/>
            <w:highlight w:val="green"/>
            <w:rPrChange w:id="2826" w:author="Macon, Taydin Robert" w:date="2026-02-06T10:45:00Z" w16du:dateUtc="2026-02-06T18:45:00Z">
              <w:rPr>
                <w:rFonts w:ascii="Times New Roman" w:hAnsi="Times New Roman" w:cs="Times New Roman"/>
                <w:color w:val="000000"/>
                <w:kern w:val="0"/>
              </w:rPr>
            </w:rPrChange>
          </w:rPr>
          <w:delText>Lyet</w:delText>
        </w:r>
        <w:r w:rsidDel="00694B20">
          <w:rPr>
            <w:rFonts w:ascii="Times New Roman" w:hAnsi="Times New Roman" w:cs="Times New Roman"/>
            <w:color w:val="000000"/>
            <w:kern w:val="0"/>
          </w:rPr>
          <w:delText xml:space="preserve"> </w:delText>
        </w:r>
        <w:r w:rsidDel="00694B20">
          <w:rPr>
            <w:rFonts w:ascii="Times New Roman" w:hAnsi="Times New Roman" w:cs="Times New Roman"/>
            <w:i/>
            <w:iCs/>
            <w:color w:val="000000"/>
            <w:kern w:val="0"/>
          </w:rPr>
          <w:delText xml:space="preserve">et al., </w:delText>
        </w:r>
        <w:r w:rsidDel="00694B20">
          <w:rPr>
            <w:rFonts w:ascii="Times New Roman" w:hAnsi="Times New Roman" w:cs="Times New Roman"/>
            <w:color w:val="000000"/>
            <w:kern w:val="0"/>
          </w:rPr>
          <w:delText xml:space="preserve">2021 </w:delText>
        </w:r>
        <w:r w:rsidDel="00694B20">
          <w:fldChar w:fldCharType="begin"/>
        </w:r>
        <w:r w:rsidDel="00694B20">
          <w:delInstrText>HYPERLINK "https://www.nature.com/articles/s41598-021-90598-5"</w:delInstrText>
        </w:r>
        <w:r w:rsidDel="00694B20">
          <w:fldChar w:fldCharType="separate"/>
        </w:r>
        <w:r w:rsidRPr="00323328" w:rsidDel="00694B20">
          <w:rPr>
            <w:rStyle w:val="Hyperlink"/>
            <w:rFonts w:ascii="Times New Roman" w:hAnsi="Times New Roman" w:cs="Times New Roman"/>
            <w:kern w:val="0"/>
          </w:rPr>
          <w:delText>https://www.nature.com/articles/s41598-021-90598-5</w:delText>
        </w:r>
        <w:r w:rsidDel="00694B20">
          <w:fldChar w:fldCharType="end"/>
        </w:r>
        <w:r w:rsidDel="00694B20">
          <w:rPr>
            <w:rFonts w:ascii="Times New Roman" w:hAnsi="Times New Roman" w:cs="Times New Roman"/>
            <w:color w:val="000000"/>
            <w:kern w:val="0"/>
          </w:rPr>
          <w:delText xml:space="preserve"> </w:delText>
        </w:r>
      </w:del>
    </w:p>
    <w:p w14:paraId="798EA18D" w14:textId="6D2AA8FE"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27" w:author="Macon, Taydin Robert" w:date="2026-02-10T10:24:00Z" w16du:dateUtc="2026-02-10T18:24:00Z"/>
          <w:rFonts w:ascii="Times New Roman" w:hAnsi="Times New Roman" w:cs="Times New Roman"/>
          <w:color w:val="000000"/>
          <w:kern w:val="0"/>
        </w:rPr>
      </w:pPr>
      <w:del w:id="2828" w:author="Macon, Taydin Robert" w:date="2026-02-10T10:24:00Z" w16du:dateUtc="2026-02-10T18:24:00Z">
        <w:r w:rsidRPr="0051196B" w:rsidDel="00694B20">
          <w:rPr>
            <w:rFonts w:ascii="Times New Roman" w:hAnsi="Times New Roman" w:cs="Times New Roman"/>
            <w:color w:val="000000"/>
            <w:kern w:val="0"/>
            <w:highlight w:val="green"/>
            <w:rPrChange w:id="2829" w:author="Macon, Taydin Robert" w:date="2026-02-06T10:45:00Z" w16du:dateUtc="2026-02-06T18:45:00Z">
              <w:rPr>
                <w:rFonts w:ascii="Times New Roman" w:hAnsi="Times New Roman" w:cs="Times New Roman"/>
                <w:color w:val="000000"/>
                <w:kern w:val="0"/>
              </w:rPr>
            </w:rPrChange>
          </w:rPr>
          <w:delText>Thomsen</w:delText>
        </w:r>
        <w:r w:rsidDel="00694B20">
          <w:rPr>
            <w:rFonts w:ascii="Times New Roman" w:hAnsi="Times New Roman" w:cs="Times New Roman"/>
            <w:color w:val="000000"/>
            <w:kern w:val="0"/>
          </w:rPr>
          <w:delText xml:space="preserve"> and Sigsgaard </w:delText>
        </w:r>
        <w:r w:rsidDel="00694B20">
          <w:rPr>
            <w:rFonts w:ascii="Times New Roman" w:hAnsi="Times New Roman" w:cs="Times New Roman"/>
            <w:i/>
            <w:iCs/>
            <w:color w:val="000000"/>
            <w:kern w:val="0"/>
          </w:rPr>
          <w:delText xml:space="preserve">et al., </w:delText>
        </w:r>
        <w:r w:rsidDel="00694B20">
          <w:rPr>
            <w:rFonts w:ascii="Times New Roman" w:hAnsi="Times New Roman" w:cs="Times New Roman"/>
            <w:color w:val="000000"/>
            <w:kern w:val="0"/>
          </w:rPr>
          <w:delText xml:space="preserve">2019 </w:delText>
        </w:r>
        <w:r w:rsidDel="00694B20">
          <w:fldChar w:fldCharType="begin"/>
        </w:r>
        <w:r w:rsidDel="00694B20">
          <w:delInstrText>HYPERLINK "https://onlinelibrary.wiley.com/doi/full/10.1002/ece3.4809"</w:delInstrText>
        </w:r>
        <w:r w:rsidDel="00694B20">
          <w:fldChar w:fldCharType="separate"/>
        </w:r>
        <w:r w:rsidRPr="00323328" w:rsidDel="00694B20">
          <w:rPr>
            <w:rStyle w:val="Hyperlink"/>
            <w:rFonts w:ascii="Times New Roman" w:hAnsi="Times New Roman" w:cs="Times New Roman"/>
            <w:kern w:val="0"/>
          </w:rPr>
          <w:delText>https://onlinelibrary.wiley.com/doi/full/10.1002/ece3.4809</w:delText>
        </w:r>
        <w:r w:rsidDel="00694B20">
          <w:fldChar w:fldCharType="end"/>
        </w:r>
        <w:r w:rsidDel="00694B20">
          <w:rPr>
            <w:rFonts w:ascii="Times New Roman" w:hAnsi="Times New Roman" w:cs="Times New Roman"/>
            <w:color w:val="000000"/>
            <w:kern w:val="0"/>
          </w:rPr>
          <w:delText xml:space="preserve"> </w:delText>
        </w:r>
      </w:del>
    </w:p>
    <w:p w14:paraId="6FD89BE0" w14:textId="7DF7B77A" w:rsidR="003626C7" w:rsidDel="00895F1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30" w:author="Macon, Taydin Robert" w:date="2026-02-06T10:46:00Z" w16du:dateUtc="2026-02-06T18:46:00Z"/>
          <w:rFonts w:ascii="Times New Roman" w:hAnsi="Times New Roman" w:cs="Times New Roman"/>
          <w:color w:val="000000"/>
          <w:kern w:val="0"/>
        </w:rPr>
      </w:pPr>
      <w:del w:id="2831" w:author="Macon, Taydin Robert" w:date="2026-02-06T10:46:00Z" w16du:dateUtc="2026-02-06T18:46:00Z">
        <w:r w:rsidDel="00895F10">
          <w:rPr>
            <w:rFonts w:ascii="Times New Roman" w:hAnsi="Times New Roman" w:cs="Times New Roman"/>
            <w:color w:val="000000"/>
            <w:kern w:val="0"/>
          </w:rPr>
          <w:delText xml:space="preserve">Mathon </w:delText>
        </w:r>
        <w:r w:rsidDel="00895F10">
          <w:rPr>
            <w:rFonts w:ascii="Times New Roman" w:hAnsi="Times New Roman" w:cs="Times New Roman"/>
            <w:i/>
            <w:iCs/>
            <w:color w:val="000000"/>
            <w:kern w:val="0"/>
          </w:rPr>
          <w:delText xml:space="preserve">et al., </w:delText>
        </w:r>
        <w:r w:rsidDel="00895F10">
          <w:rPr>
            <w:rFonts w:ascii="Times New Roman" w:hAnsi="Times New Roman" w:cs="Times New Roman"/>
            <w:color w:val="000000"/>
            <w:kern w:val="0"/>
          </w:rPr>
          <w:delText xml:space="preserve">2021 </w:delText>
        </w:r>
        <w:r w:rsidDel="00895F10">
          <w:fldChar w:fldCharType="begin"/>
        </w:r>
        <w:r w:rsidDel="00895F10">
          <w:delInstrText>HYPERLINK "https://onlinelibrary.wiley.com/doi/full/10.1111/1755-0998.13430"</w:delInstrText>
        </w:r>
        <w:r w:rsidDel="00895F10">
          <w:fldChar w:fldCharType="separate"/>
        </w:r>
        <w:r w:rsidRPr="00323328" w:rsidDel="00895F10">
          <w:rPr>
            <w:rStyle w:val="Hyperlink"/>
            <w:rFonts w:ascii="Times New Roman" w:hAnsi="Times New Roman" w:cs="Times New Roman"/>
            <w:kern w:val="0"/>
          </w:rPr>
          <w:delText>https://onlinelibrary.wiley.com/doi/full/10.1111/1755-0998.13430</w:delText>
        </w:r>
        <w:r w:rsidDel="00895F10">
          <w:fldChar w:fldCharType="end"/>
        </w:r>
        <w:r w:rsidDel="00895F10">
          <w:rPr>
            <w:rFonts w:ascii="Times New Roman" w:hAnsi="Times New Roman" w:cs="Times New Roman"/>
            <w:color w:val="000000"/>
            <w:kern w:val="0"/>
          </w:rPr>
          <w:delText xml:space="preserve"> </w:delText>
        </w:r>
      </w:del>
    </w:p>
    <w:p w14:paraId="63E0D1BD" w14:textId="51F3C8C4"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32" w:author="Macon, Taydin Robert" w:date="2026-02-10T10:24:00Z" w16du:dateUtc="2026-02-10T18:24:00Z"/>
          <w:rFonts w:ascii="Times New Roman" w:hAnsi="Times New Roman" w:cs="Times New Roman"/>
          <w:color w:val="000000"/>
          <w:kern w:val="0"/>
        </w:rPr>
      </w:pPr>
      <w:del w:id="2833" w:author="Macon, Taydin Robert" w:date="2026-02-10T10:24:00Z" w16du:dateUtc="2026-02-10T18:24:00Z">
        <w:r w:rsidRPr="00C02F2B" w:rsidDel="00694B20">
          <w:rPr>
            <w:rFonts w:ascii="Times New Roman" w:hAnsi="Times New Roman" w:cs="Times New Roman"/>
            <w:color w:val="000000"/>
            <w:kern w:val="0"/>
            <w:highlight w:val="green"/>
            <w:rPrChange w:id="2834" w:author="Macon, Taydin Robert" w:date="2026-02-06T10:33:00Z" w16du:dateUtc="2026-02-06T18:33:00Z">
              <w:rPr>
                <w:rFonts w:ascii="Times New Roman" w:hAnsi="Times New Roman" w:cs="Times New Roman"/>
                <w:color w:val="000000"/>
                <w:kern w:val="0"/>
              </w:rPr>
            </w:rPrChange>
          </w:rPr>
          <w:delText>Joseph</w:delText>
        </w:r>
        <w:r w:rsidDel="00694B20">
          <w:rPr>
            <w:rFonts w:ascii="Times New Roman" w:hAnsi="Times New Roman" w:cs="Times New Roman"/>
            <w:color w:val="000000"/>
            <w:kern w:val="0"/>
          </w:rPr>
          <w:delText xml:space="preserve"> </w:delText>
        </w:r>
        <w:r w:rsidDel="00694B20">
          <w:rPr>
            <w:rFonts w:ascii="Times New Roman" w:hAnsi="Times New Roman" w:cs="Times New Roman"/>
            <w:i/>
            <w:iCs/>
            <w:color w:val="000000"/>
            <w:kern w:val="0"/>
          </w:rPr>
          <w:delText xml:space="preserve">et al., </w:delText>
        </w:r>
        <w:r w:rsidDel="00694B20">
          <w:rPr>
            <w:rFonts w:ascii="Times New Roman" w:hAnsi="Times New Roman" w:cs="Times New Roman"/>
            <w:color w:val="000000"/>
            <w:kern w:val="0"/>
          </w:rPr>
          <w:delText xml:space="preserve">2022 </w:delText>
        </w:r>
        <w:r w:rsidDel="00694B20">
          <w:fldChar w:fldCharType="begin"/>
        </w:r>
        <w:r w:rsidDel="00694B20">
          <w:delInstrText>HYPERLINK "https://link.springer.com/article/10.1007/s10750-022-04959-w"</w:delInstrText>
        </w:r>
        <w:r w:rsidDel="00694B20">
          <w:fldChar w:fldCharType="separate"/>
        </w:r>
        <w:r w:rsidRPr="00323328" w:rsidDel="00694B20">
          <w:rPr>
            <w:rStyle w:val="Hyperlink"/>
            <w:rFonts w:ascii="Times New Roman" w:hAnsi="Times New Roman" w:cs="Times New Roman"/>
            <w:kern w:val="0"/>
          </w:rPr>
          <w:delText>https://link.springer.com/article/10.1007/s10750-022-04959-w</w:delText>
        </w:r>
        <w:r w:rsidDel="00694B20">
          <w:fldChar w:fldCharType="end"/>
        </w:r>
        <w:r w:rsidDel="00694B20">
          <w:rPr>
            <w:rFonts w:ascii="Times New Roman" w:hAnsi="Times New Roman" w:cs="Times New Roman"/>
            <w:color w:val="000000"/>
            <w:kern w:val="0"/>
          </w:rPr>
          <w:delText xml:space="preserve"> </w:delText>
        </w:r>
      </w:del>
    </w:p>
    <w:p w14:paraId="42DB391E" w14:textId="1E8DBD53" w:rsidR="003626C7" w:rsidDel="00895F1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35" w:author="Macon, Taydin Robert" w:date="2026-02-06T10:47:00Z" w16du:dateUtc="2026-02-06T18:47:00Z"/>
          <w:rFonts w:ascii="Times New Roman" w:hAnsi="Times New Roman" w:cs="Times New Roman"/>
          <w:color w:val="000000"/>
          <w:kern w:val="0"/>
        </w:rPr>
      </w:pPr>
      <w:del w:id="2836" w:author="Macon, Taydin Robert" w:date="2026-02-06T10:47:00Z" w16du:dateUtc="2026-02-06T18:47:00Z">
        <w:r w:rsidDel="00895F10">
          <w:rPr>
            <w:rFonts w:ascii="Times New Roman" w:hAnsi="Times New Roman" w:cs="Times New Roman"/>
            <w:color w:val="000000"/>
            <w:kern w:val="0"/>
          </w:rPr>
          <w:delText xml:space="preserve">Hedges </w:delText>
        </w:r>
        <w:r w:rsidDel="00895F10">
          <w:rPr>
            <w:rFonts w:ascii="Times New Roman" w:hAnsi="Times New Roman" w:cs="Times New Roman"/>
            <w:i/>
            <w:iCs/>
            <w:color w:val="000000"/>
            <w:kern w:val="0"/>
          </w:rPr>
          <w:delText xml:space="preserve">et al., </w:delText>
        </w:r>
        <w:r w:rsidDel="00895F10">
          <w:rPr>
            <w:rFonts w:ascii="Times New Roman" w:hAnsi="Times New Roman" w:cs="Times New Roman"/>
            <w:color w:val="000000"/>
            <w:kern w:val="0"/>
          </w:rPr>
          <w:delText xml:space="preserve">1999 </w:delText>
        </w:r>
        <w:r w:rsidDel="00895F10">
          <w:fldChar w:fldCharType="begin"/>
        </w:r>
        <w:r w:rsidDel="00895F10">
          <w:delInstrText>HYPERLINK "https://esajournals.onlinelibrary.wiley.com/doi/abs/10.1890/0012-9658(1999)080%5b1150:TMAORR%5d2.0.CO;2?casa_token=mgsfwcy0GEgAAAAA%3Az6c8D6ZUGP8b0l-1pAXF5pMP6rEAgLDuaBFb-HCP8cSKskUj84r6ZjywgtKVFVSABe_8zbHWHCqXC7q9n"</w:delInstrText>
        </w:r>
        <w:r w:rsidDel="00895F10">
          <w:fldChar w:fldCharType="separate"/>
        </w:r>
        <w:r w:rsidRPr="00323328" w:rsidDel="00895F10">
          <w:rPr>
            <w:rStyle w:val="Hyperlink"/>
            <w:rFonts w:ascii="Times New Roman" w:hAnsi="Times New Roman" w:cs="Times New Roman"/>
            <w:kern w:val="0"/>
          </w:rPr>
          <w:delText>https://esajournals.onlinelibrary.wiley.com/doi/abs/10.1890/0012-9658(1999)080[1150:TMAORR]2.0.CO;2?casa_token=mgsfwcy0GEgAAAAA%3Az6c8D6ZUGP8b0l-1pAXF5pMP6rEAgLDuaBFb-HCP8cSKskUj84r6ZjywgtKVFVSABe_8zbHWHCqXC7q9n</w:delText>
        </w:r>
        <w:r w:rsidDel="00895F10">
          <w:fldChar w:fldCharType="end"/>
        </w:r>
        <w:r w:rsidDel="00895F10">
          <w:rPr>
            <w:rFonts w:ascii="Times New Roman" w:hAnsi="Times New Roman" w:cs="Times New Roman"/>
            <w:color w:val="000000"/>
            <w:kern w:val="0"/>
          </w:rPr>
          <w:delText xml:space="preserve"> </w:delText>
        </w:r>
      </w:del>
    </w:p>
    <w:p w14:paraId="6F2B1E98" w14:textId="356B36CA" w:rsidR="003626C7" w:rsidDel="00694B20" w:rsidRDefault="003626C7"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37" w:author="Macon, Taydin Robert" w:date="2026-02-10T10:24:00Z" w16du:dateUtc="2026-02-10T18:24:00Z"/>
        </w:rPr>
      </w:pPr>
      <w:del w:id="2838" w:author="Macon, Taydin Robert" w:date="2026-02-10T10:24:00Z" w16du:dateUtc="2026-02-10T18:24:00Z">
        <w:r w:rsidRPr="00895F10" w:rsidDel="00694B20">
          <w:rPr>
            <w:highlight w:val="green"/>
            <w:rPrChange w:id="2839" w:author="Macon, Taydin Robert" w:date="2026-02-06T10:47:00Z" w16du:dateUtc="2026-02-06T18:47:00Z">
              <w:rPr/>
            </w:rPrChange>
          </w:rPr>
          <w:delText>Fediajevaite</w:delText>
        </w:r>
        <w:r w:rsidDel="00694B20">
          <w:delText xml:space="preserve"> </w:delText>
        </w:r>
        <w:r w:rsidDel="00694B20">
          <w:rPr>
            <w:i/>
            <w:iCs/>
          </w:rPr>
          <w:delText xml:space="preserve">et al., </w:delText>
        </w:r>
        <w:r w:rsidDel="00694B20">
          <w:delText xml:space="preserve">2021 </w:delText>
        </w:r>
        <w:r w:rsidDel="00694B20">
          <w:fldChar w:fldCharType="begin"/>
        </w:r>
        <w:r w:rsidDel="00694B20">
          <w:delInstrText>HYPERLINK "https://onlinelibrary.wiley.com/doi/full/10.1002/ece3.7382"</w:delInstrText>
        </w:r>
        <w:r w:rsidDel="00694B20">
          <w:fldChar w:fldCharType="separate"/>
        </w:r>
        <w:r w:rsidRPr="00323328" w:rsidDel="00694B20">
          <w:rPr>
            <w:rStyle w:val="Hyperlink"/>
          </w:rPr>
          <w:delText>https://onlinelibrary.wiley.com/doi/full/10.1002/ece3.7382</w:delText>
        </w:r>
        <w:r w:rsidDel="00694B20">
          <w:fldChar w:fldCharType="end"/>
        </w:r>
      </w:del>
    </w:p>
    <w:p w14:paraId="45BAC553" w14:textId="661C945D" w:rsidR="00242674" w:rsidDel="00694B20" w:rsidRDefault="00242674"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40" w:author="Macon, Taydin Robert" w:date="2026-02-10T10:24:00Z" w16du:dateUtc="2026-02-10T18:24:00Z"/>
        </w:rPr>
      </w:pPr>
      <w:del w:id="2841" w:author="Macon, Taydin Robert" w:date="2026-02-10T10:24:00Z" w16du:dateUtc="2026-02-10T18:24:00Z">
        <w:r w:rsidRPr="00895F10" w:rsidDel="00694B20">
          <w:rPr>
            <w:highlight w:val="green"/>
            <w:rPrChange w:id="2842" w:author="Macon, Taydin Robert" w:date="2026-02-06T10:48:00Z" w16du:dateUtc="2026-02-06T18:48:00Z">
              <w:rPr/>
            </w:rPrChange>
          </w:rPr>
          <w:delText>Korbel</w:delText>
        </w:r>
        <w:r w:rsidDel="00694B20">
          <w:delText xml:space="preserve"> </w:delText>
        </w:r>
        <w:r w:rsidDel="00694B20">
          <w:rPr>
            <w:i/>
            <w:iCs/>
          </w:rPr>
          <w:delText xml:space="preserve">et al., </w:delText>
        </w:r>
        <w:r w:rsidDel="00694B20">
          <w:delText xml:space="preserve">2024 </w:delText>
        </w:r>
        <w:r w:rsidDel="00694B20">
          <w:fldChar w:fldCharType="begin"/>
        </w:r>
        <w:r w:rsidDel="00694B20">
          <w:delInstrText>HYPERLINK "https://www.nature.com/articles/s41598-024-67349-3?utm_source=chatgpt.com"</w:delInstrText>
        </w:r>
        <w:r w:rsidDel="00694B20">
          <w:fldChar w:fldCharType="separate"/>
        </w:r>
        <w:r w:rsidRPr="00A612D0" w:rsidDel="00694B20">
          <w:rPr>
            <w:rStyle w:val="Hyperlink"/>
          </w:rPr>
          <w:delText>https://www.nature.com/articles/s41598-024-67349-3?utm_source=chatgpt.com</w:delText>
        </w:r>
        <w:r w:rsidDel="00694B20">
          <w:fldChar w:fldCharType="end"/>
        </w:r>
        <w:r w:rsidDel="00694B20">
          <w:delText xml:space="preserve"> </w:delText>
        </w:r>
      </w:del>
    </w:p>
    <w:p w14:paraId="36A3C667" w14:textId="736BBC62" w:rsidR="00470DED" w:rsidDel="00694B20" w:rsidRDefault="00470DED"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43" w:author="Macon, Taydin Robert" w:date="2026-02-10T10:24:00Z" w16du:dateUtc="2026-02-10T18:24:00Z"/>
        </w:rPr>
      </w:pPr>
      <w:del w:id="2844" w:author="Macon, Taydin Robert" w:date="2026-02-10T10:24:00Z" w16du:dateUtc="2026-02-10T18:24:00Z">
        <w:r w:rsidRPr="00895F10" w:rsidDel="00694B20">
          <w:rPr>
            <w:highlight w:val="green"/>
            <w:rPrChange w:id="2845" w:author="Macon, Taydin Robert" w:date="2026-02-06T10:49:00Z" w16du:dateUtc="2026-02-06T18:49:00Z">
              <w:rPr/>
            </w:rPrChange>
          </w:rPr>
          <w:delText>Souza</w:delText>
        </w:r>
        <w:r w:rsidRPr="00470DED" w:rsidDel="00694B20">
          <w:delText xml:space="preserve"> </w:delText>
        </w:r>
        <w:r w:rsidRPr="00470DED" w:rsidDel="00694B20">
          <w:rPr>
            <w:i/>
            <w:iCs/>
          </w:rPr>
          <w:delText xml:space="preserve">et al., </w:delText>
        </w:r>
        <w:r w:rsidRPr="00470DED" w:rsidDel="00694B20">
          <w:delText>2019</w:delText>
        </w:r>
        <w:r w:rsidDel="00694B20">
          <w:delText xml:space="preserve"> </w:delText>
        </w:r>
        <w:r w:rsidDel="00694B20">
          <w:fldChar w:fldCharType="begin"/>
        </w:r>
        <w:r w:rsidDel="00694B20">
          <w:delInstrText>HYPERLINK "https://journals.plos.org/plosone/article?id=10.1371%2Fjournal.pone.0165273&amp;utm_source=chatgpt.com"</w:delInstrText>
        </w:r>
        <w:r w:rsidDel="00694B20">
          <w:fldChar w:fldCharType="separate"/>
        </w:r>
        <w:r w:rsidRPr="00A612D0" w:rsidDel="00694B20">
          <w:rPr>
            <w:rStyle w:val="Hyperlink"/>
          </w:rPr>
          <w:delText>https://journals.plos.org/plosone/article?id=10.1371%2Fjournal.pone.0165273&amp;utm_source=chatgpt.com</w:delText>
        </w:r>
        <w:r w:rsidDel="00694B20">
          <w:fldChar w:fldCharType="end"/>
        </w:r>
        <w:r w:rsidDel="00694B20">
          <w:delText xml:space="preserve"> </w:delText>
        </w:r>
      </w:del>
    </w:p>
    <w:p w14:paraId="63E6E50F" w14:textId="299D611C" w:rsidR="00D81BDF" w:rsidRPr="00D81BDF" w:rsidDel="00694B20" w:rsidRDefault="00D81BDF" w:rsidP="00362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46" w:author="Macon, Taydin Robert" w:date="2026-02-10T10:24:00Z" w16du:dateUtc="2026-02-10T18:24:00Z"/>
        </w:rPr>
      </w:pPr>
      <w:del w:id="2847" w:author="Macon, Taydin Robert" w:date="2026-02-10T10:24:00Z" w16du:dateUtc="2026-02-10T18:24:00Z">
        <w:r w:rsidRPr="00895F10" w:rsidDel="00694B20">
          <w:rPr>
            <w:highlight w:val="green"/>
            <w:rPrChange w:id="2848" w:author="Macon, Taydin Robert" w:date="2026-02-06T10:50:00Z" w16du:dateUtc="2026-02-06T18:50:00Z">
              <w:rPr/>
            </w:rPrChange>
          </w:rPr>
          <w:delText>Stewart</w:delText>
        </w:r>
        <w:r w:rsidDel="00694B20">
          <w:delText xml:space="preserve"> </w:delText>
        </w:r>
        <w:r w:rsidDel="00694B20">
          <w:rPr>
            <w:i/>
            <w:iCs/>
          </w:rPr>
          <w:delText xml:space="preserve">et al., </w:delText>
        </w:r>
        <w:r w:rsidDel="00694B20">
          <w:delText>2019</w:delText>
        </w:r>
      </w:del>
    </w:p>
    <w:p w14:paraId="6CD71A02" w14:textId="7EF92607" w:rsidR="003626C7" w:rsidDel="00694B20" w:rsidRDefault="00D81BDF">
      <w:pPr>
        <w:rPr>
          <w:del w:id="2849" w:author="Macon, Taydin Robert" w:date="2026-02-10T10:24:00Z" w16du:dateUtc="2026-02-10T18:24:00Z"/>
        </w:rPr>
      </w:pPr>
      <w:del w:id="2850" w:author="Macon, Taydin Robert" w:date="2026-02-10T10:24:00Z" w16du:dateUtc="2026-02-10T18:24:00Z">
        <w:r w:rsidDel="00694B20">
          <w:fldChar w:fldCharType="begin"/>
        </w:r>
        <w:r w:rsidDel="00694B20">
          <w:delInstrText>HYPERLINK "https://link.springer.com/article/10.1007/s10531-019-01709-8?utm_source=chatgpt.com"</w:delInstrText>
        </w:r>
        <w:r w:rsidDel="00694B20">
          <w:fldChar w:fldCharType="separate"/>
        </w:r>
        <w:r w:rsidRPr="00A612D0" w:rsidDel="00694B20">
          <w:rPr>
            <w:rStyle w:val="Hyperlink"/>
          </w:rPr>
          <w:delText>https://link.springer.com/article/10.1007/s10531-019-01709-8?utm_source=chatgpt.com</w:delText>
        </w:r>
        <w:r w:rsidDel="00694B20">
          <w:fldChar w:fldCharType="end"/>
        </w:r>
        <w:r w:rsidDel="00694B20">
          <w:delText xml:space="preserve"> </w:delText>
        </w:r>
      </w:del>
    </w:p>
    <w:p w14:paraId="6E5010A5" w14:textId="20FFBB2C" w:rsidR="00FB4331" w:rsidDel="00694B20" w:rsidRDefault="00FB4331">
      <w:pPr>
        <w:rPr>
          <w:del w:id="2851" w:author="Macon, Taydin Robert" w:date="2026-02-10T10:24:00Z" w16du:dateUtc="2026-02-10T18:24:00Z"/>
        </w:rPr>
      </w:pPr>
      <w:del w:id="2852" w:author="Macon, Taydin Robert" w:date="2026-02-10T10:24:00Z" w16du:dateUtc="2026-02-10T18:24:00Z">
        <w:r w:rsidRPr="0016239C" w:rsidDel="00694B20">
          <w:rPr>
            <w:highlight w:val="green"/>
            <w:rPrChange w:id="2853" w:author="Macon, Taydin Robert" w:date="2026-02-09T14:58:00Z" w16du:dateUtc="2026-02-09T22:58:00Z">
              <w:rPr/>
            </w:rPrChange>
          </w:rPr>
          <w:delText>Deiner</w:delText>
        </w:r>
        <w:r w:rsidRPr="00FB4331" w:rsidDel="00694B20">
          <w:delText xml:space="preserve"> </w:delText>
        </w:r>
        <w:r w:rsidRPr="00FB4331" w:rsidDel="00694B20">
          <w:rPr>
            <w:i/>
            <w:iCs/>
          </w:rPr>
          <w:delText xml:space="preserve">et al., </w:delText>
        </w:r>
        <w:r w:rsidRPr="00FB4331" w:rsidDel="00694B20">
          <w:delText>2014</w:delText>
        </w:r>
        <w:r w:rsidDel="00694B20">
          <w:delText xml:space="preserve"> </w:delText>
        </w:r>
        <w:r w:rsidDel="00694B20">
          <w:fldChar w:fldCharType="begin"/>
        </w:r>
        <w:r w:rsidDel="00694B20">
          <w:delInstrText>HYPERLINK "https://journals.plos.org/plosone/article?id=10.1371%2Fjournal.pone.0088786&amp;utm_source=chatgpt.com"</w:delInstrText>
        </w:r>
        <w:r w:rsidDel="00694B20">
          <w:fldChar w:fldCharType="separate"/>
        </w:r>
        <w:r w:rsidRPr="00A612D0" w:rsidDel="00694B20">
          <w:rPr>
            <w:rStyle w:val="Hyperlink"/>
          </w:rPr>
          <w:delText>https://journals.plos.org/plosone/article?id=10.1371%2Fjournal.pone.0088786&amp;utm_source=chatgpt.com</w:delText>
        </w:r>
        <w:r w:rsidDel="00694B20">
          <w:fldChar w:fldCharType="end"/>
        </w:r>
        <w:r w:rsidDel="00694B20">
          <w:delText xml:space="preserve"> </w:delText>
        </w:r>
      </w:del>
    </w:p>
    <w:p w14:paraId="034B4EC0" w14:textId="655154B5" w:rsidR="00FB4331" w:rsidDel="00694B20" w:rsidRDefault="00FB4331">
      <w:pPr>
        <w:rPr>
          <w:del w:id="2854" w:author="Macon, Taydin Robert" w:date="2026-02-10T10:24:00Z" w16du:dateUtc="2026-02-10T18:24:00Z"/>
        </w:rPr>
      </w:pPr>
      <w:del w:id="2855" w:author="Macon, Taydin Robert" w:date="2026-02-10T10:24:00Z" w16du:dateUtc="2026-02-10T18:24:00Z">
        <w:r w:rsidRPr="0016239C" w:rsidDel="00694B20">
          <w:rPr>
            <w:highlight w:val="green"/>
            <w:rPrChange w:id="2856" w:author="Macon, Taydin Robert" w:date="2026-02-09T15:02:00Z" w16du:dateUtc="2026-02-09T23:02:00Z">
              <w:rPr/>
            </w:rPrChange>
          </w:rPr>
          <w:lastRenderedPageBreak/>
          <w:delText>Takahashi</w:delText>
        </w:r>
        <w:r w:rsidDel="00694B20">
          <w:delText xml:space="preserve"> </w:delText>
        </w:r>
        <w:r w:rsidDel="00694B20">
          <w:rPr>
            <w:i/>
            <w:iCs/>
          </w:rPr>
          <w:delText xml:space="preserve">et el., </w:delText>
        </w:r>
        <w:r w:rsidDel="00694B20">
          <w:delText xml:space="preserve">2023 </w:delText>
        </w:r>
        <w:r w:rsidDel="00694B20">
          <w:fldChar w:fldCharType="begin"/>
        </w:r>
        <w:r w:rsidDel="00694B20">
          <w:delInstrText>HYPERLINK "https://www.sciencedirect.com/science/article/pii/S0048969723009385?utm_source=chatgpt.com"</w:delInstrText>
        </w:r>
        <w:r w:rsidDel="00694B20">
          <w:fldChar w:fldCharType="separate"/>
        </w:r>
        <w:r w:rsidRPr="00A612D0" w:rsidDel="00694B20">
          <w:rPr>
            <w:rStyle w:val="Hyperlink"/>
          </w:rPr>
          <w:delText>https://www.sciencedirect.com/science/article/pii/S0048969723009385?utm_source=chatgpt.com</w:delText>
        </w:r>
        <w:r w:rsidDel="00694B20">
          <w:fldChar w:fldCharType="end"/>
        </w:r>
        <w:r w:rsidDel="00694B20">
          <w:delText xml:space="preserve"> </w:delText>
        </w:r>
      </w:del>
    </w:p>
    <w:p w14:paraId="7B0F9566" w14:textId="7D340DEE" w:rsidR="009A56FC" w:rsidRPr="009A56FC" w:rsidDel="00694B20" w:rsidRDefault="009A56FC">
      <w:pPr>
        <w:rPr>
          <w:del w:id="2857" w:author="Macon, Taydin Robert" w:date="2026-02-10T10:24:00Z" w16du:dateUtc="2026-02-10T18:24:00Z"/>
        </w:rPr>
      </w:pPr>
      <w:del w:id="2858" w:author="Macon, Taydin Robert" w:date="2026-02-10T10:24:00Z" w16du:dateUtc="2026-02-10T18:24:00Z">
        <w:r w:rsidRPr="0016239C" w:rsidDel="00694B20">
          <w:rPr>
            <w:highlight w:val="green"/>
            <w:rPrChange w:id="2859" w:author="Macon, Taydin Robert" w:date="2026-02-09T15:02:00Z" w16du:dateUtc="2026-02-09T23:02:00Z">
              <w:rPr/>
            </w:rPrChange>
          </w:rPr>
          <w:delText>Talbert</w:delText>
        </w:r>
        <w:r w:rsidDel="00694B20">
          <w:delText xml:space="preserve"> </w:delText>
        </w:r>
        <w:r w:rsidDel="00694B20">
          <w:rPr>
            <w:i/>
            <w:iCs/>
          </w:rPr>
          <w:delText xml:space="preserve">et al., </w:delText>
        </w:r>
        <w:r w:rsidDel="00694B20">
          <w:delText xml:space="preserve">2018 </w:delText>
        </w:r>
      </w:del>
    </w:p>
    <w:p w14:paraId="71FA0209" w14:textId="31F5DB4F" w:rsidR="00A335E2" w:rsidDel="00694B20" w:rsidRDefault="009A56FC">
      <w:pPr>
        <w:rPr>
          <w:del w:id="2860" w:author="Macon, Taydin Robert" w:date="2026-02-10T10:24:00Z" w16du:dateUtc="2026-02-10T18:24:00Z"/>
        </w:rPr>
      </w:pPr>
      <w:del w:id="2861" w:author="Macon, Taydin Robert" w:date="2026-02-10T10:24:00Z" w16du:dateUtc="2026-02-10T18:24:00Z">
        <w:r w:rsidDel="00694B20">
          <w:fldChar w:fldCharType="begin"/>
        </w:r>
        <w:r w:rsidDel="00694B20">
          <w:delInstrText>HYPERLINK "https://books.google.com/books?hl=en&amp;lr=&amp;id=1e9IDwAAQBAJ&amp;oi=fnd&amp;pg=PP1&amp;dq=Taberlet,+P.,+Bonin,+A.,+Coissac,+E.,+%26+Zinger,+L.+(2018).Environmental+DNA:+For+biodiversity+research+and+monitoring+:+Oxford+University+Press.&amp;ots=UZ4Pk3viqS&amp;sig=YvO-_DpDCBI7OqYsgQNroyHKiD0" \l "v=onepage&amp;q&amp;f=false"</w:delInstrText>
        </w:r>
        <w:r w:rsidDel="00694B20">
          <w:fldChar w:fldCharType="separate"/>
        </w:r>
        <w:r w:rsidRPr="00A612D0" w:rsidDel="00694B20">
          <w:rPr>
            <w:rStyle w:val="Hyperlink"/>
          </w:rPr>
          <w:delText>https://books.google.com/books?hl=en&amp;lr=&amp;id=1e9IDwAAQBAJ&amp;oi=fnd&amp;pg=PP1&amp;dq=Taberlet,+P.,+Bonin,+A.,+Coissac,+E.,+%26+Zinger,+L.+(2018).Environmental+DNA:+For+biodiversity+research+and+monitoring+:+Oxford+University+Press.&amp;ots=UZ4Pk3viqS&amp;sig=YvO-_DpDCBI7OqYsgQNroyHKiD0#v=onepage&amp;q&amp;f=false</w:delText>
        </w:r>
        <w:r w:rsidDel="00694B20">
          <w:fldChar w:fldCharType="end"/>
        </w:r>
        <w:r w:rsidDel="00694B20">
          <w:delText xml:space="preserve"> </w:delText>
        </w:r>
      </w:del>
    </w:p>
    <w:p w14:paraId="32CD3D95" w14:textId="20A092B9" w:rsidR="009A56FC" w:rsidDel="00694B20" w:rsidRDefault="009A56FC">
      <w:pPr>
        <w:rPr>
          <w:del w:id="2862" w:author="Macon, Taydin Robert" w:date="2026-02-10T10:24:00Z" w16du:dateUtc="2026-02-10T18:24:00Z"/>
        </w:rPr>
      </w:pPr>
      <w:del w:id="2863" w:author="Macon, Taydin Robert" w:date="2026-02-10T10:24:00Z" w16du:dateUtc="2026-02-10T18:24:00Z">
        <w:r w:rsidRPr="0016239C" w:rsidDel="00694B20">
          <w:rPr>
            <w:highlight w:val="green"/>
            <w:rPrChange w:id="2864" w:author="Macon, Taydin Robert" w:date="2026-02-09T15:03:00Z" w16du:dateUtc="2026-02-09T23:03:00Z">
              <w:rPr/>
            </w:rPrChange>
          </w:rPr>
          <w:delText>Valentin</w:delText>
        </w:r>
        <w:r w:rsidDel="00694B20">
          <w:delText xml:space="preserve"> </w:delText>
        </w:r>
        <w:r w:rsidDel="00694B20">
          <w:rPr>
            <w:i/>
            <w:iCs/>
          </w:rPr>
          <w:delText xml:space="preserve">et al.,  </w:delText>
        </w:r>
        <w:r w:rsidDel="00694B20">
          <w:delText>2020</w:delText>
        </w:r>
      </w:del>
    </w:p>
    <w:p w14:paraId="274B05E7" w14:textId="47877AC6" w:rsidR="0051507F" w:rsidDel="00694B20" w:rsidRDefault="0051507F">
      <w:pPr>
        <w:rPr>
          <w:del w:id="2865" w:author="Macon, Taydin Robert" w:date="2026-02-10T10:24:00Z" w16du:dateUtc="2026-02-10T18:24:00Z"/>
        </w:rPr>
      </w:pPr>
      <w:del w:id="2866" w:author="Macon, Taydin Robert" w:date="2026-02-10T10:24:00Z" w16du:dateUtc="2026-02-10T18:24:00Z">
        <w:r w:rsidDel="00694B20">
          <w:fldChar w:fldCharType="begin"/>
        </w:r>
        <w:r w:rsidDel="00694B20">
          <w:delInstrText>HYPERLINK "https://www.authorea.com/doi/full/10.22541/au.159969855.52006193"</w:delInstrText>
        </w:r>
        <w:r w:rsidDel="00694B20">
          <w:fldChar w:fldCharType="separate"/>
        </w:r>
        <w:r w:rsidRPr="00A612D0" w:rsidDel="00694B20">
          <w:rPr>
            <w:rStyle w:val="Hyperlink"/>
          </w:rPr>
          <w:delText>https://www.authorea.com/doi/full/10.22541/au.159969855.52006193</w:delText>
        </w:r>
        <w:r w:rsidDel="00694B20">
          <w:fldChar w:fldCharType="end"/>
        </w:r>
        <w:r w:rsidDel="00694B20">
          <w:delText xml:space="preserve"> </w:delText>
        </w:r>
      </w:del>
    </w:p>
    <w:p w14:paraId="543C3E7A" w14:textId="193332A5" w:rsidR="002D1D1D" w:rsidDel="0086788C" w:rsidRDefault="002D1D1D">
      <w:pPr>
        <w:rPr>
          <w:del w:id="2867" w:author="Macon, Taydin Robert" w:date="2025-12-31T11:25:00Z" w16du:dateUtc="2025-12-31T19:25:00Z"/>
        </w:rPr>
      </w:pPr>
      <w:del w:id="2868" w:author="Macon, Taydin Robert" w:date="2025-12-31T11:25:00Z" w16du:dateUtc="2025-12-31T19:25:00Z">
        <w:r w:rsidDel="0086788C">
          <w:delText xml:space="preserve">Tornayer </w:delText>
        </w:r>
        <w:r w:rsidDel="0086788C">
          <w:rPr>
            <w:i/>
            <w:iCs/>
          </w:rPr>
          <w:delText xml:space="preserve">et al., </w:delText>
        </w:r>
        <w:r w:rsidDel="0086788C">
          <w:delText>2025</w:delText>
        </w:r>
      </w:del>
    </w:p>
    <w:p w14:paraId="36749FDA" w14:textId="79CA5432" w:rsidR="002D1D1D" w:rsidDel="0086788C" w:rsidRDefault="0051507F">
      <w:pPr>
        <w:rPr>
          <w:del w:id="2869" w:author="Macon, Taydin Robert" w:date="2025-12-31T11:25:00Z" w16du:dateUtc="2025-12-31T19:25:00Z"/>
        </w:rPr>
      </w:pPr>
      <w:del w:id="2870" w:author="Macon, Taydin Robert" w:date="2025-12-31T11:25:00Z" w16du:dateUtc="2025-12-31T19:25:00Z">
        <w:r w:rsidDel="0086788C">
          <w:fldChar w:fldCharType="begin"/>
        </w:r>
        <w:r w:rsidDel="0086788C">
          <w:delInstrText>HYPERLINK "https://www.nature.com/articles/s41598-025-03650-z"</w:delInstrText>
        </w:r>
        <w:r w:rsidDel="0086788C">
          <w:fldChar w:fldCharType="separate"/>
        </w:r>
        <w:r w:rsidRPr="00A612D0" w:rsidDel="0086788C">
          <w:rPr>
            <w:rStyle w:val="Hyperlink"/>
          </w:rPr>
          <w:delText>https://www.nature.com/articles/s41598-025-03650-z</w:delText>
        </w:r>
        <w:r w:rsidDel="0086788C">
          <w:fldChar w:fldCharType="end"/>
        </w:r>
        <w:r w:rsidDel="0086788C">
          <w:delText xml:space="preserve"> </w:delText>
        </w:r>
      </w:del>
    </w:p>
    <w:p w14:paraId="447A4D8D" w14:textId="3F73DA80" w:rsidR="00B727B2" w:rsidDel="00694B20" w:rsidRDefault="00B727B2">
      <w:pPr>
        <w:rPr>
          <w:del w:id="2871" w:author="Macon, Taydin Robert" w:date="2026-02-10T10:24:00Z" w16du:dateUtc="2026-02-10T18:24:00Z"/>
        </w:rPr>
      </w:pPr>
      <w:del w:id="2872" w:author="Macon, Taydin Robert" w:date="2026-02-10T10:24:00Z" w16du:dateUtc="2026-02-10T18:24:00Z">
        <w:r w:rsidRPr="0016239C" w:rsidDel="00694B20">
          <w:rPr>
            <w:highlight w:val="green"/>
            <w:rPrChange w:id="2873" w:author="Macon, Taydin Robert" w:date="2026-02-09T15:04:00Z" w16du:dateUtc="2026-02-09T23:04:00Z">
              <w:rPr/>
            </w:rPrChange>
          </w:rPr>
          <w:delText>Ogram</w:delText>
        </w:r>
        <w:r w:rsidDel="00694B20">
          <w:delText xml:space="preserve"> </w:delText>
        </w:r>
        <w:r w:rsidDel="00694B20">
          <w:rPr>
            <w:i/>
            <w:iCs/>
          </w:rPr>
          <w:delText xml:space="preserve">et al., </w:delText>
        </w:r>
        <w:r w:rsidDel="00694B20">
          <w:delText xml:space="preserve">1987 </w:delText>
        </w:r>
        <w:r w:rsidDel="00694B20">
          <w:fldChar w:fldCharType="begin"/>
        </w:r>
        <w:r w:rsidDel="00694B20">
          <w:delInstrText>HYPERLINK "https://www.fws.gov/sites/default/files/documents/BMP%20Complete%20Final%20Draft%204.1.22%20-%20REM%20LJW.pdf?utm_source=chatgpt.com"</w:delInstrText>
        </w:r>
        <w:r w:rsidDel="00694B20">
          <w:fldChar w:fldCharType="separate"/>
        </w:r>
        <w:r w:rsidRPr="00A612D0" w:rsidDel="00694B20">
          <w:rPr>
            <w:rStyle w:val="Hyperlink"/>
          </w:rPr>
          <w:delText>https://www.fws.gov/sites/default/files/documents/BMP%20Complete%20Final%20Draft%204.1.22%20-%20REM%20LJW.pdf?utm_source=chatgpt.com</w:delText>
        </w:r>
        <w:r w:rsidDel="00694B20">
          <w:fldChar w:fldCharType="end"/>
        </w:r>
        <w:r w:rsidDel="00694B20">
          <w:delText xml:space="preserve"> </w:delText>
        </w:r>
      </w:del>
    </w:p>
    <w:p w14:paraId="39B9648D" w14:textId="2FB0D750" w:rsidR="00B727B2" w:rsidDel="00694B20" w:rsidRDefault="00B727B2">
      <w:pPr>
        <w:rPr>
          <w:del w:id="2874" w:author="Macon, Taydin Robert" w:date="2026-02-10T10:24:00Z" w16du:dateUtc="2026-02-10T18:24:00Z"/>
        </w:rPr>
      </w:pPr>
      <w:del w:id="2875" w:author="Macon, Taydin Robert" w:date="2026-02-10T10:24:00Z" w16du:dateUtc="2026-02-10T18:24:00Z">
        <w:r w:rsidRPr="0016239C" w:rsidDel="00694B20">
          <w:rPr>
            <w:highlight w:val="green"/>
            <w:rPrChange w:id="2876" w:author="Macon, Taydin Robert" w:date="2026-02-09T15:04:00Z" w16du:dateUtc="2026-02-09T23:04:00Z">
              <w:rPr/>
            </w:rPrChange>
          </w:rPr>
          <w:delText>Jerde</w:delText>
        </w:r>
        <w:r w:rsidDel="00694B20">
          <w:delText xml:space="preserve"> </w:delText>
        </w:r>
        <w:r w:rsidDel="00694B20">
          <w:rPr>
            <w:i/>
            <w:iCs/>
          </w:rPr>
          <w:delText xml:space="preserve">et al., </w:delText>
        </w:r>
        <w:r w:rsidDel="00694B20">
          <w:delText xml:space="preserve">2011 </w:delText>
        </w:r>
      </w:del>
    </w:p>
    <w:p w14:paraId="4E81D719" w14:textId="65B81794" w:rsidR="00B727B2" w:rsidDel="00694B20" w:rsidRDefault="00B727B2">
      <w:pPr>
        <w:rPr>
          <w:del w:id="2877" w:author="Macon, Taydin Robert" w:date="2026-02-10T10:24:00Z" w16du:dateUtc="2026-02-10T18:24:00Z"/>
        </w:rPr>
      </w:pPr>
      <w:del w:id="2878" w:author="Macon, Taydin Robert" w:date="2026-02-10T10:24:00Z" w16du:dateUtc="2026-02-10T18:24:00Z">
        <w:r w:rsidDel="00694B20">
          <w:fldChar w:fldCharType="begin"/>
        </w:r>
        <w:r w:rsidDel="00694B20">
          <w:delInstrText>HYPERLINK "https://conbio.onlinelibrary.wiley.com/doi/full/10.1111/j.1755-263X.2010.00158.x"</w:delInstrText>
        </w:r>
        <w:r w:rsidDel="00694B20">
          <w:fldChar w:fldCharType="separate"/>
        </w:r>
        <w:r w:rsidRPr="00A612D0" w:rsidDel="00694B20">
          <w:rPr>
            <w:rStyle w:val="Hyperlink"/>
          </w:rPr>
          <w:delText>https://conbio.onlinelibrary.wiley.com/doi/full/10.1111/j.1755-263X.2010.00158.x</w:delText>
        </w:r>
        <w:r w:rsidDel="00694B20">
          <w:fldChar w:fldCharType="end"/>
        </w:r>
        <w:r w:rsidDel="00694B20">
          <w:delText xml:space="preserve"> </w:delText>
        </w:r>
      </w:del>
    </w:p>
    <w:p w14:paraId="263CF599" w14:textId="55940FE6" w:rsidR="00B727B2" w:rsidDel="00694B20" w:rsidRDefault="00B727B2">
      <w:pPr>
        <w:rPr>
          <w:del w:id="2879" w:author="Macon, Taydin Robert" w:date="2026-02-10T10:24:00Z" w16du:dateUtc="2026-02-10T18:24:00Z"/>
        </w:rPr>
      </w:pPr>
      <w:del w:id="2880" w:author="Macon, Taydin Robert" w:date="2026-02-10T10:24:00Z" w16du:dateUtc="2026-02-10T18:24:00Z">
        <w:r w:rsidRPr="0016239C" w:rsidDel="00694B20">
          <w:rPr>
            <w:highlight w:val="green"/>
            <w:rPrChange w:id="2881" w:author="Macon, Taydin Robert" w:date="2026-02-09T15:07:00Z" w16du:dateUtc="2026-02-09T23:07:00Z">
              <w:rPr/>
            </w:rPrChange>
          </w:rPr>
          <w:delText>Goldberg</w:delText>
        </w:r>
        <w:r w:rsidDel="00694B20">
          <w:delText xml:space="preserve"> </w:delText>
        </w:r>
        <w:r w:rsidDel="00694B20">
          <w:rPr>
            <w:i/>
            <w:iCs/>
          </w:rPr>
          <w:delText xml:space="preserve">et al., </w:delText>
        </w:r>
        <w:r w:rsidDel="00694B20">
          <w:delText>2011</w:delText>
        </w:r>
      </w:del>
    </w:p>
    <w:p w14:paraId="301D2191" w14:textId="1B1B654F" w:rsidR="00B727B2" w:rsidDel="00694B20" w:rsidRDefault="00B727B2">
      <w:pPr>
        <w:rPr>
          <w:del w:id="2882" w:author="Macon, Taydin Robert" w:date="2026-02-10T10:24:00Z" w16du:dateUtc="2026-02-10T18:24:00Z"/>
        </w:rPr>
      </w:pPr>
      <w:del w:id="2883" w:author="Macon, Taydin Robert" w:date="2026-02-10T10:24:00Z" w16du:dateUtc="2026-02-10T18:24:00Z">
        <w:r w:rsidDel="00694B20">
          <w:fldChar w:fldCharType="begin"/>
        </w:r>
        <w:r w:rsidDel="00694B20">
          <w:delInstrText>HYPERLINK "https://www.researchgate.net/publication/272836514_History_applications_methodological_issues_and_perspectives_for_the_use_environmental_DNA_eDNA_in_marine_and_freshwater_environments?utm_source=chatgpt.com"</w:delInstrText>
        </w:r>
        <w:r w:rsidDel="00694B20">
          <w:fldChar w:fldCharType="separate"/>
        </w:r>
        <w:r w:rsidRPr="00A612D0" w:rsidDel="00694B20">
          <w:rPr>
            <w:rStyle w:val="Hyperlink"/>
          </w:rPr>
          <w:delText>https://www.researchgate.net/publication/272836514_History_applications_methodological_issues_and_perspectives_for_the_use_environmental_DNA_eDNA_in_marine_and_freshwater_environments?utm_source=chatgpt.com</w:delText>
        </w:r>
        <w:r w:rsidDel="00694B20">
          <w:fldChar w:fldCharType="end"/>
        </w:r>
        <w:r w:rsidDel="00694B20">
          <w:delText xml:space="preserve"> </w:delText>
        </w:r>
      </w:del>
    </w:p>
    <w:p w14:paraId="137618DD" w14:textId="7838F4BA" w:rsidR="00E663D8" w:rsidDel="00694B20" w:rsidRDefault="00BB60E3">
      <w:pPr>
        <w:rPr>
          <w:del w:id="2884" w:author="Macon, Taydin Robert" w:date="2026-02-10T10:24:00Z" w16du:dateUtc="2026-02-10T18:24:00Z"/>
        </w:rPr>
      </w:pPr>
      <w:del w:id="2885" w:author="Macon, Taydin Robert" w:date="2026-02-06T10:48:00Z" w16du:dateUtc="2026-02-06T18:48:00Z">
        <w:r w:rsidDel="00895F10">
          <w:delText xml:space="preserve">Korbel </w:delText>
        </w:r>
        <w:r w:rsidDel="00895F10">
          <w:rPr>
            <w:i/>
            <w:iCs/>
          </w:rPr>
          <w:delText xml:space="preserve">et al., </w:delText>
        </w:r>
        <w:r w:rsidDel="00895F10">
          <w:delText xml:space="preserve">2024 </w:delText>
        </w:r>
        <w:r w:rsidDel="00895F10">
          <w:fldChar w:fldCharType="begin"/>
        </w:r>
        <w:r w:rsidDel="00895F10">
          <w:delInstrText>HYPERLINK "https://www.nature.com/articles/s41598-024-67349-3"</w:delInstrText>
        </w:r>
        <w:r w:rsidDel="00895F10">
          <w:fldChar w:fldCharType="separate"/>
        </w:r>
        <w:r w:rsidRPr="00A612D0" w:rsidDel="00895F10">
          <w:rPr>
            <w:rStyle w:val="Hyperlink"/>
          </w:rPr>
          <w:delText>https://www.nature.com/articles/s41598-024-67349-3</w:delText>
        </w:r>
        <w:r w:rsidDel="00895F10">
          <w:fldChar w:fldCharType="end"/>
        </w:r>
        <w:r w:rsidDel="00895F10">
          <w:delText xml:space="preserve"> </w:delText>
        </w:r>
      </w:del>
    </w:p>
    <w:p w14:paraId="69C3FBFD" w14:textId="068EC212" w:rsidR="00BB60E3" w:rsidRPr="00BB60E3" w:rsidDel="0016239C" w:rsidRDefault="00BB60E3">
      <w:pPr>
        <w:rPr>
          <w:del w:id="2886" w:author="Macon, Taydin Robert" w:date="2026-02-09T15:08:00Z" w16du:dateUtc="2026-02-09T23:08:00Z"/>
        </w:rPr>
      </w:pPr>
      <w:del w:id="2887" w:author="Macon, Taydin Robert" w:date="2026-02-09T15:08:00Z" w16du:dateUtc="2026-02-09T23:08:00Z">
        <w:r w:rsidDel="0016239C">
          <w:delText xml:space="preserve">Schneider </w:delText>
        </w:r>
        <w:r w:rsidDel="0016239C">
          <w:rPr>
            <w:i/>
            <w:iCs/>
          </w:rPr>
          <w:delText xml:space="preserve">et al., </w:delText>
        </w:r>
        <w:r w:rsidDel="0016239C">
          <w:delText>2016</w:delText>
        </w:r>
      </w:del>
    </w:p>
    <w:p w14:paraId="18BC0BD3" w14:textId="1827156F" w:rsidR="00BB60E3" w:rsidDel="0016239C" w:rsidRDefault="00BB60E3">
      <w:pPr>
        <w:rPr>
          <w:del w:id="2888" w:author="Macon, Taydin Robert" w:date="2026-02-09T15:08:00Z" w16du:dateUtc="2026-02-09T23:08:00Z"/>
        </w:rPr>
      </w:pPr>
      <w:del w:id="2889" w:author="Macon, Taydin Robert" w:date="2026-02-09T15:08:00Z" w16du:dateUtc="2026-02-09T23:08:00Z">
        <w:r w:rsidDel="0016239C">
          <w:fldChar w:fldCharType="begin"/>
        </w:r>
        <w:r w:rsidDel="0016239C">
          <w:delInstrText>HYPERLINK "https://journals.plos.org/plosone/article?id=10.1371/journal.pone.0162493"</w:delInstrText>
        </w:r>
        <w:r w:rsidDel="0016239C">
          <w:fldChar w:fldCharType="separate"/>
        </w:r>
        <w:r w:rsidRPr="00A612D0" w:rsidDel="0016239C">
          <w:rPr>
            <w:rStyle w:val="Hyperlink"/>
          </w:rPr>
          <w:delText>https://journals.plos.org/plosone/article?id=10.1371/journal.pone.0162493</w:delText>
        </w:r>
        <w:r w:rsidDel="0016239C">
          <w:fldChar w:fldCharType="end"/>
        </w:r>
        <w:r w:rsidDel="0016239C">
          <w:delText xml:space="preserve"> </w:delText>
        </w:r>
      </w:del>
    </w:p>
    <w:p w14:paraId="5DA717FA" w14:textId="4BC9D226" w:rsidR="00BB3DA4" w:rsidRPr="00BB3DA4" w:rsidDel="00694B20" w:rsidRDefault="00BB3DA4">
      <w:pPr>
        <w:rPr>
          <w:del w:id="2890" w:author="Macon, Taydin Robert" w:date="2026-02-10T10:24:00Z" w16du:dateUtc="2026-02-10T18:24:00Z"/>
        </w:rPr>
      </w:pPr>
      <w:del w:id="2891" w:author="Macon, Taydin Robert" w:date="2026-02-10T10:24:00Z" w16du:dateUtc="2026-02-10T18:24:00Z">
        <w:r w:rsidRPr="006320BD" w:rsidDel="00694B20">
          <w:rPr>
            <w:highlight w:val="green"/>
            <w:rPrChange w:id="2892" w:author="Macon, Taydin Robert" w:date="2026-02-09T15:09:00Z" w16du:dateUtc="2026-02-09T23:09:00Z">
              <w:rPr/>
            </w:rPrChange>
          </w:rPr>
          <w:delText>Zhang</w:delText>
        </w:r>
        <w:r w:rsidDel="00694B20">
          <w:delText xml:space="preserve"> </w:delText>
        </w:r>
        <w:r w:rsidDel="00694B20">
          <w:rPr>
            <w:i/>
            <w:iCs/>
          </w:rPr>
          <w:delText xml:space="preserve">et al., </w:delText>
        </w:r>
        <w:r w:rsidDel="00694B20">
          <w:delText>2020</w:delText>
        </w:r>
      </w:del>
    </w:p>
    <w:p w14:paraId="5E084E6A" w14:textId="7D1043DC" w:rsidR="00BB3DA4" w:rsidDel="00694B20" w:rsidRDefault="00BB3DA4">
      <w:pPr>
        <w:rPr>
          <w:del w:id="2893" w:author="Macon, Taydin Robert" w:date="2026-02-10T10:24:00Z" w16du:dateUtc="2026-02-10T18:24:00Z"/>
        </w:rPr>
      </w:pPr>
      <w:del w:id="2894" w:author="Macon, Taydin Robert" w:date="2026-02-10T10:24:00Z" w16du:dateUtc="2026-02-10T18:24:00Z">
        <w:r w:rsidDel="00694B20">
          <w:fldChar w:fldCharType="begin"/>
        </w:r>
        <w:r w:rsidDel="00694B20">
          <w:delInstrText>HYPERLINK "https://besjournals.onlinelibrary.wiley.com/doi/full/10.1111/2041-210X.13485?utm_source=chatgpt.com"</w:delInstrText>
        </w:r>
        <w:r w:rsidDel="00694B20">
          <w:fldChar w:fldCharType="separate"/>
        </w:r>
        <w:r w:rsidRPr="00A612D0" w:rsidDel="00694B20">
          <w:rPr>
            <w:rStyle w:val="Hyperlink"/>
          </w:rPr>
          <w:delText>https://besjournals.onlinelibrary.wiley.com/doi/full/10.1111/2041-210X.13485?utm_source=chatgpt.com</w:delText>
        </w:r>
        <w:r w:rsidDel="00694B20">
          <w:fldChar w:fldCharType="end"/>
        </w:r>
        <w:r w:rsidDel="00694B20">
          <w:delText xml:space="preserve"> </w:delText>
        </w:r>
      </w:del>
    </w:p>
    <w:p w14:paraId="0ED237C7" w14:textId="540BFF17" w:rsidR="00BB3DA4" w:rsidRPr="00BB3DA4" w:rsidDel="00694B20" w:rsidRDefault="00BB3DA4">
      <w:pPr>
        <w:rPr>
          <w:del w:id="2895" w:author="Macon, Taydin Robert" w:date="2026-02-10T10:24:00Z" w16du:dateUtc="2026-02-10T18:24:00Z"/>
        </w:rPr>
      </w:pPr>
      <w:del w:id="2896" w:author="Macon, Taydin Robert" w:date="2026-02-10T10:24:00Z" w16du:dateUtc="2026-02-10T18:24:00Z">
        <w:r w:rsidRPr="006320BD" w:rsidDel="00694B20">
          <w:rPr>
            <w:highlight w:val="green"/>
            <w:rPrChange w:id="2897" w:author="Macon, Taydin Robert" w:date="2026-02-09T15:10:00Z" w16du:dateUtc="2026-02-09T23:10:00Z">
              <w:rPr/>
            </w:rPrChange>
          </w:rPr>
          <w:delText>Xu</w:delText>
        </w:r>
        <w:r w:rsidDel="00694B20">
          <w:delText xml:space="preserve"> </w:delText>
        </w:r>
        <w:r w:rsidDel="00694B20">
          <w:rPr>
            <w:i/>
            <w:iCs/>
          </w:rPr>
          <w:delText xml:space="preserve">et al., </w:delText>
        </w:r>
        <w:r w:rsidDel="00694B20">
          <w:delText>2024</w:delText>
        </w:r>
      </w:del>
    </w:p>
    <w:p w14:paraId="3C008930" w14:textId="42C82079" w:rsidR="00BB3DA4" w:rsidDel="00694B20" w:rsidRDefault="00BB3DA4">
      <w:pPr>
        <w:rPr>
          <w:del w:id="2898" w:author="Macon, Taydin Robert" w:date="2026-02-10T10:24:00Z" w16du:dateUtc="2026-02-10T18:24:00Z"/>
        </w:rPr>
      </w:pPr>
      <w:del w:id="2899" w:author="Macon, Taydin Robert" w:date="2026-02-10T10:24:00Z" w16du:dateUtc="2026-02-10T18:24:00Z">
        <w:r w:rsidDel="00694B20">
          <w:fldChar w:fldCharType="begin"/>
        </w:r>
        <w:r w:rsidDel="00694B20">
          <w:delInstrText>HYPERLINK "https://www.sciencedirect.com/science/article/pii/S2589471424000135?utm_source=chatgpt.com"</w:delInstrText>
        </w:r>
        <w:r w:rsidDel="00694B20">
          <w:fldChar w:fldCharType="separate"/>
        </w:r>
        <w:r w:rsidRPr="00A612D0" w:rsidDel="00694B20">
          <w:rPr>
            <w:rStyle w:val="Hyperlink"/>
          </w:rPr>
          <w:delText>https://www.sciencedirect.com/science/article/pii/S2589471424000135?utm_source=chatgpt.com</w:delText>
        </w:r>
        <w:r w:rsidDel="00694B20">
          <w:fldChar w:fldCharType="end"/>
        </w:r>
        <w:r w:rsidDel="00694B20">
          <w:delText xml:space="preserve"> </w:delText>
        </w:r>
      </w:del>
    </w:p>
    <w:p w14:paraId="7E8CD6F8" w14:textId="3333A4F1" w:rsidR="00AE58B2" w:rsidRPr="00AE58B2" w:rsidDel="00694B20" w:rsidRDefault="00AE58B2">
      <w:pPr>
        <w:rPr>
          <w:del w:id="2900" w:author="Macon, Taydin Robert" w:date="2026-02-10T10:24:00Z" w16du:dateUtc="2026-02-10T18:24:00Z"/>
        </w:rPr>
      </w:pPr>
      <w:del w:id="2901" w:author="Macon, Taydin Robert" w:date="2026-02-10T10:24:00Z" w16du:dateUtc="2026-02-10T18:24:00Z">
        <w:r w:rsidRPr="006320BD" w:rsidDel="00694B20">
          <w:rPr>
            <w:highlight w:val="green"/>
            <w:rPrChange w:id="2902" w:author="Macon, Taydin Robert" w:date="2026-02-09T15:11:00Z" w16du:dateUtc="2026-02-09T23:11:00Z">
              <w:rPr/>
            </w:rPrChange>
          </w:rPr>
          <w:delText>Takenaka</w:delText>
        </w:r>
        <w:r w:rsidDel="00694B20">
          <w:delText xml:space="preserve"> </w:delText>
        </w:r>
        <w:r w:rsidDel="00694B20">
          <w:rPr>
            <w:i/>
            <w:iCs/>
          </w:rPr>
          <w:delText xml:space="preserve">et al., </w:delText>
        </w:r>
        <w:r w:rsidDel="00694B20">
          <w:delText xml:space="preserve"> 2024</w:delText>
        </w:r>
      </w:del>
    </w:p>
    <w:p w14:paraId="5CCA9DFF" w14:textId="02106623" w:rsidR="00AE58B2" w:rsidDel="00694B20" w:rsidRDefault="00AE58B2">
      <w:pPr>
        <w:rPr>
          <w:del w:id="2903" w:author="Macon, Taydin Robert" w:date="2026-02-10T10:24:00Z" w16du:dateUtc="2026-02-10T18:24:00Z"/>
        </w:rPr>
      </w:pPr>
      <w:del w:id="2904" w:author="Macon, Taydin Robert" w:date="2026-02-10T10:24:00Z" w16du:dateUtc="2026-02-10T18:24:00Z">
        <w:r w:rsidDel="00694B20">
          <w:fldChar w:fldCharType="begin"/>
        </w:r>
        <w:r w:rsidDel="00694B20">
          <w:delInstrText>HYPERLINK "https://onlinelibrary.wiley.com/doi/full/10.1002/edn3.588?utm_source=chatgpt.com"</w:delInstrText>
        </w:r>
        <w:r w:rsidDel="00694B20">
          <w:fldChar w:fldCharType="separate"/>
        </w:r>
        <w:r w:rsidRPr="00A612D0" w:rsidDel="00694B20">
          <w:rPr>
            <w:rStyle w:val="Hyperlink"/>
          </w:rPr>
          <w:delText>https://onlinelibrary.wiley.com/doi/full/10.1002/edn3.588?utm_source=chatgpt.com</w:delText>
        </w:r>
        <w:r w:rsidDel="00694B20">
          <w:fldChar w:fldCharType="end"/>
        </w:r>
        <w:r w:rsidDel="00694B20">
          <w:delText xml:space="preserve"> </w:delText>
        </w:r>
      </w:del>
    </w:p>
    <w:p w14:paraId="24B87F8E" w14:textId="7474B3C4" w:rsidR="00E86E3D" w:rsidRPr="00E86E3D" w:rsidDel="00694B20" w:rsidRDefault="00E86E3D">
      <w:pPr>
        <w:rPr>
          <w:del w:id="2905" w:author="Macon, Taydin Robert" w:date="2026-02-10T10:24:00Z" w16du:dateUtc="2026-02-10T18:24:00Z"/>
        </w:rPr>
      </w:pPr>
      <w:del w:id="2906" w:author="Macon, Taydin Robert" w:date="2026-02-10T10:24:00Z" w16du:dateUtc="2026-02-10T18:24:00Z">
        <w:r w:rsidRPr="006320BD" w:rsidDel="00694B20">
          <w:rPr>
            <w:highlight w:val="green"/>
            <w:rPrChange w:id="2907" w:author="Macon, Taydin Robert" w:date="2026-02-09T15:11:00Z" w16du:dateUtc="2026-02-09T23:11:00Z">
              <w:rPr/>
            </w:rPrChange>
          </w:rPr>
          <w:delText>Beentjes</w:delText>
        </w:r>
        <w:r w:rsidDel="00694B20">
          <w:delText xml:space="preserve"> </w:delText>
        </w:r>
        <w:r w:rsidDel="00694B20">
          <w:rPr>
            <w:i/>
            <w:iCs/>
          </w:rPr>
          <w:delText xml:space="preserve">et al., </w:delText>
        </w:r>
        <w:r w:rsidDel="00694B20">
          <w:delText>2019</w:delText>
        </w:r>
      </w:del>
    </w:p>
    <w:p w14:paraId="04B42AB6" w14:textId="1DDE9FC8" w:rsidR="00E86E3D" w:rsidDel="00694B20" w:rsidRDefault="00E86E3D">
      <w:pPr>
        <w:rPr>
          <w:del w:id="2908" w:author="Macon, Taydin Robert" w:date="2026-02-10T10:24:00Z" w16du:dateUtc="2026-02-10T18:24:00Z"/>
        </w:rPr>
      </w:pPr>
      <w:del w:id="2909" w:author="Macon, Taydin Robert" w:date="2026-02-10T10:24:00Z" w16du:dateUtc="2026-02-10T18:24:00Z">
        <w:r w:rsidDel="00694B20">
          <w:fldChar w:fldCharType="begin"/>
        </w:r>
        <w:r w:rsidDel="00694B20">
          <w:delInstrText>HYPERLINK "https://pubmed.ncbi.nlm.nih.gov/31388472/"</w:delInstrText>
        </w:r>
        <w:r w:rsidDel="00694B20">
          <w:fldChar w:fldCharType="separate"/>
        </w:r>
        <w:r w:rsidRPr="00A612D0" w:rsidDel="00694B20">
          <w:rPr>
            <w:rStyle w:val="Hyperlink"/>
          </w:rPr>
          <w:delText>https://pubmed.ncbi.nlm.nih.gov/31388472/</w:delText>
        </w:r>
        <w:r w:rsidDel="00694B20">
          <w:fldChar w:fldCharType="end"/>
        </w:r>
        <w:r w:rsidDel="00694B20">
          <w:delText xml:space="preserve"> </w:delText>
        </w:r>
      </w:del>
    </w:p>
    <w:p w14:paraId="42355536" w14:textId="3DFC578B" w:rsidR="00E86E3D" w:rsidDel="00694B20" w:rsidRDefault="00E86E3D">
      <w:pPr>
        <w:rPr>
          <w:del w:id="2910" w:author="Macon, Taydin Robert" w:date="2026-02-10T10:24:00Z" w16du:dateUtc="2026-02-10T18:24:00Z"/>
        </w:rPr>
      </w:pPr>
      <w:del w:id="2911" w:author="Macon, Taydin Robert" w:date="2026-02-10T10:24:00Z" w16du:dateUtc="2026-02-10T18:24:00Z">
        <w:r w:rsidRPr="006320BD" w:rsidDel="00694B20">
          <w:rPr>
            <w:highlight w:val="green"/>
            <w:rPrChange w:id="2912" w:author="Macon, Taydin Robert" w:date="2026-02-09T15:12:00Z" w16du:dateUtc="2026-02-09T23:12:00Z">
              <w:rPr/>
            </w:rPrChange>
          </w:rPr>
          <w:delText>Hervé</w:delText>
        </w:r>
        <w:r w:rsidDel="00694B20">
          <w:delText xml:space="preserve"> </w:delText>
        </w:r>
        <w:r w:rsidDel="00694B20">
          <w:rPr>
            <w:i/>
            <w:iCs/>
          </w:rPr>
          <w:delText xml:space="preserve">et al., </w:delText>
        </w:r>
        <w:r w:rsidDel="00694B20">
          <w:delText>2022</w:delText>
        </w:r>
      </w:del>
    </w:p>
    <w:p w14:paraId="05B12E52" w14:textId="3B24D7CF" w:rsidR="00E86E3D" w:rsidDel="00694B20" w:rsidRDefault="00E86E3D">
      <w:pPr>
        <w:rPr>
          <w:del w:id="2913" w:author="Macon, Taydin Robert" w:date="2026-02-10T10:24:00Z" w16du:dateUtc="2026-02-10T18:24:00Z"/>
        </w:rPr>
      </w:pPr>
      <w:del w:id="2914" w:author="Macon, Taydin Robert" w:date="2026-02-10T10:24:00Z" w16du:dateUtc="2026-02-10T18:24:00Z">
        <w:r w:rsidDel="00694B20">
          <w:fldChar w:fldCharType="begin"/>
        </w:r>
        <w:r w:rsidDel="00694B20">
          <w:delInstrText>HYPERLINK "https://journals.plos.org/plosone/article?id=10.1371/journal.pone.0272660"</w:delInstrText>
        </w:r>
        <w:r w:rsidDel="00694B20">
          <w:fldChar w:fldCharType="separate"/>
        </w:r>
        <w:r w:rsidRPr="00A612D0" w:rsidDel="00694B20">
          <w:rPr>
            <w:rStyle w:val="Hyperlink"/>
          </w:rPr>
          <w:delText>https://journals.plos.org/plosone/article?id=10.1371/journal.pone.0272660</w:delText>
        </w:r>
        <w:r w:rsidDel="00694B20">
          <w:fldChar w:fldCharType="end"/>
        </w:r>
        <w:r w:rsidDel="00694B20">
          <w:delText xml:space="preserve"> </w:delText>
        </w:r>
      </w:del>
    </w:p>
    <w:p w14:paraId="5A16A047" w14:textId="5B073A88" w:rsidR="00E86E3D" w:rsidRPr="00E86E3D" w:rsidDel="00694B20" w:rsidRDefault="00E86E3D">
      <w:pPr>
        <w:rPr>
          <w:del w:id="2915" w:author="Macon, Taydin Robert" w:date="2026-02-10T10:24:00Z" w16du:dateUtc="2026-02-10T18:24:00Z"/>
        </w:rPr>
      </w:pPr>
      <w:del w:id="2916" w:author="Macon, Taydin Robert" w:date="2026-02-10T10:24:00Z" w16du:dateUtc="2026-02-10T18:24:00Z">
        <w:r w:rsidRPr="006320BD" w:rsidDel="00694B20">
          <w:rPr>
            <w:highlight w:val="green"/>
            <w:rPrChange w:id="2917" w:author="Macon, Taydin Robert" w:date="2026-02-09T15:12:00Z" w16du:dateUtc="2026-02-09T23:12:00Z">
              <w:rPr/>
            </w:rPrChange>
          </w:rPr>
          <w:delText>Perry</w:delText>
        </w:r>
        <w:r w:rsidDel="00694B20">
          <w:delText xml:space="preserve"> </w:delText>
        </w:r>
        <w:r w:rsidDel="00694B20">
          <w:rPr>
            <w:i/>
            <w:iCs/>
          </w:rPr>
          <w:delText xml:space="preserve">et al., </w:delText>
        </w:r>
        <w:r w:rsidDel="00694B20">
          <w:delText>2024</w:delText>
        </w:r>
      </w:del>
    </w:p>
    <w:p w14:paraId="486A7439" w14:textId="5A07348F" w:rsidR="00E86E3D" w:rsidDel="00694B20" w:rsidRDefault="00E86E3D">
      <w:pPr>
        <w:rPr>
          <w:del w:id="2918" w:author="Macon, Taydin Robert" w:date="2026-02-10T10:24:00Z" w16du:dateUtc="2026-02-10T18:24:00Z"/>
        </w:rPr>
      </w:pPr>
      <w:del w:id="2919" w:author="Macon, Taydin Robert" w:date="2026-02-10T10:24:00Z" w16du:dateUtc="2026-02-10T18:24:00Z">
        <w:r w:rsidDel="00694B20">
          <w:fldChar w:fldCharType="begin"/>
        </w:r>
        <w:r w:rsidDel="00694B20">
          <w:delInstrText>HYPERLINK "https://www.nature.com/articles/s41467-024-48640-3?utm_source=chatgpt.com"</w:delInstrText>
        </w:r>
        <w:r w:rsidDel="00694B20">
          <w:fldChar w:fldCharType="separate"/>
        </w:r>
        <w:r w:rsidRPr="00A612D0" w:rsidDel="00694B20">
          <w:rPr>
            <w:rStyle w:val="Hyperlink"/>
          </w:rPr>
          <w:delText>https://www.nature.com/articles/s41467-024-48640-3?utm_source=chatgpt.com</w:delText>
        </w:r>
        <w:r w:rsidDel="00694B20">
          <w:fldChar w:fldCharType="end"/>
        </w:r>
        <w:r w:rsidDel="00694B20">
          <w:delText xml:space="preserve"> </w:delText>
        </w:r>
      </w:del>
    </w:p>
    <w:p w14:paraId="6BFADAF7" w14:textId="5BE31508" w:rsidR="003E7261" w:rsidRPr="003E7261" w:rsidDel="00694B20" w:rsidRDefault="003E7261">
      <w:pPr>
        <w:rPr>
          <w:del w:id="2920" w:author="Macon, Taydin Robert" w:date="2026-02-10T10:24:00Z" w16du:dateUtc="2026-02-10T18:24:00Z"/>
        </w:rPr>
      </w:pPr>
      <w:del w:id="2921" w:author="Macon, Taydin Robert" w:date="2026-02-10T10:24:00Z" w16du:dateUtc="2026-02-10T18:24:00Z">
        <w:r w:rsidRPr="006320BD" w:rsidDel="00694B20">
          <w:rPr>
            <w:highlight w:val="green"/>
            <w:rPrChange w:id="2922" w:author="Macon, Taydin Robert" w:date="2026-02-09T15:13:00Z" w16du:dateUtc="2026-02-09T23:13:00Z">
              <w:rPr/>
            </w:rPrChange>
          </w:rPr>
          <w:delText>Mathieu</w:delText>
        </w:r>
        <w:r w:rsidDel="00694B20">
          <w:delText xml:space="preserve"> </w:delText>
        </w:r>
        <w:r w:rsidDel="00694B20">
          <w:rPr>
            <w:i/>
            <w:iCs/>
          </w:rPr>
          <w:delText xml:space="preserve">et al., </w:delText>
        </w:r>
        <w:r w:rsidDel="00694B20">
          <w:delText>2020</w:delText>
        </w:r>
      </w:del>
    </w:p>
    <w:p w14:paraId="3786B69D" w14:textId="13F8E3FE" w:rsidR="003E7261" w:rsidDel="00694B20" w:rsidRDefault="003E7261">
      <w:pPr>
        <w:rPr>
          <w:del w:id="2923" w:author="Macon, Taydin Robert" w:date="2026-02-10T10:24:00Z" w16du:dateUtc="2026-02-10T18:24:00Z"/>
        </w:rPr>
      </w:pPr>
      <w:del w:id="2924" w:author="Macon, Taydin Robert" w:date="2026-02-10T10:24:00Z" w16du:dateUtc="2026-02-10T18:24:00Z">
        <w:r w:rsidDel="00694B20">
          <w:fldChar w:fldCharType="begin"/>
        </w:r>
        <w:r w:rsidDel="00694B20">
          <w:delInstrText>HYPERLINK "https://www.frontiersin.org/journals/ecology-and-evolution/articles/10.3389/fevo.2020.00135/full?utm_source=chatgpt.com"</w:delInstrText>
        </w:r>
        <w:r w:rsidDel="00694B20">
          <w:fldChar w:fldCharType="separate"/>
        </w:r>
        <w:r w:rsidRPr="00A612D0" w:rsidDel="00694B20">
          <w:rPr>
            <w:rStyle w:val="Hyperlink"/>
          </w:rPr>
          <w:delText>https://www.frontiersin.org/journals/ecology-and-evolution/articles/10.3389/fevo.2020.00135/full?utm_source=chatgpt.com</w:delText>
        </w:r>
        <w:r w:rsidDel="00694B20">
          <w:fldChar w:fldCharType="end"/>
        </w:r>
        <w:r w:rsidDel="00694B20">
          <w:delText xml:space="preserve"> </w:delText>
        </w:r>
      </w:del>
    </w:p>
    <w:p w14:paraId="3B3003D9" w14:textId="2105AE28" w:rsidR="00AB2172" w:rsidDel="00694B20" w:rsidRDefault="00AB2172">
      <w:pPr>
        <w:rPr>
          <w:del w:id="2925" w:author="Macon, Taydin Robert" w:date="2026-02-10T10:24:00Z" w16du:dateUtc="2026-02-10T18:24:00Z"/>
        </w:rPr>
      </w:pPr>
      <w:del w:id="2926" w:author="Macon, Taydin Robert" w:date="2026-02-10T10:24:00Z" w16du:dateUtc="2026-02-10T18:24:00Z">
        <w:r w:rsidRPr="006320BD" w:rsidDel="00694B20">
          <w:rPr>
            <w:highlight w:val="green"/>
            <w:rPrChange w:id="2927" w:author="Macon, Taydin Robert" w:date="2026-02-09T15:14:00Z" w16du:dateUtc="2026-02-09T23:14:00Z">
              <w:rPr/>
            </w:rPrChange>
          </w:rPr>
          <w:delText>Iacaruso</w:delText>
        </w:r>
        <w:r w:rsidDel="00694B20">
          <w:delText xml:space="preserve"> </w:delText>
        </w:r>
        <w:r w:rsidDel="00694B20">
          <w:rPr>
            <w:i/>
            <w:iCs/>
          </w:rPr>
          <w:delText xml:space="preserve">et al., </w:delText>
        </w:r>
        <w:r w:rsidDel="00694B20">
          <w:delText>2025</w:delText>
        </w:r>
      </w:del>
    </w:p>
    <w:p w14:paraId="38F87EED" w14:textId="6629E1F7" w:rsidR="00312341" w:rsidDel="00694B20" w:rsidRDefault="00AB2172">
      <w:pPr>
        <w:rPr>
          <w:del w:id="2928" w:author="Macon, Taydin Robert" w:date="2026-02-10T10:24:00Z" w16du:dateUtc="2026-02-10T18:24:00Z"/>
        </w:rPr>
      </w:pPr>
      <w:del w:id="2929" w:author="Macon, Taydin Robert" w:date="2026-02-10T10:24:00Z" w16du:dateUtc="2026-02-10T18:24:00Z">
        <w:r w:rsidDel="00694B20">
          <w:fldChar w:fldCharType="begin"/>
        </w:r>
        <w:r w:rsidDel="00694B20">
          <w:delInstrText>HYPERLINK "https://nsojournals.onlinelibrary.wiley.com/doi/full/10.1002/ecog.07952?utm_source=chatgpt.com"</w:delInstrText>
        </w:r>
        <w:r w:rsidDel="00694B20">
          <w:fldChar w:fldCharType="separate"/>
        </w:r>
        <w:r w:rsidRPr="00A612D0" w:rsidDel="00694B20">
          <w:rPr>
            <w:rStyle w:val="Hyperlink"/>
          </w:rPr>
          <w:delText>https://nsojournals.onlinelibrary.wiley.com/doi/full/10.1002/ecog.07952?utm_source=chatgpt.com</w:delText>
        </w:r>
        <w:r w:rsidDel="00694B20">
          <w:fldChar w:fldCharType="end"/>
        </w:r>
        <w:r w:rsidDel="00694B20">
          <w:delText xml:space="preserve"> </w:delText>
        </w:r>
      </w:del>
    </w:p>
    <w:p w14:paraId="4704FD56" w14:textId="41FF1CE1" w:rsidR="00673675" w:rsidDel="00312341" w:rsidRDefault="00673675">
      <w:pPr>
        <w:rPr>
          <w:del w:id="2930" w:author="Macon, Taydin Robert" w:date="2025-12-09T11:22:00Z" w16du:dateUtc="2025-12-09T19:22:00Z"/>
        </w:rPr>
      </w:pPr>
      <w:del w:id="2931" w:author="Macon, Taydin Robert" w:date="2025-12-09T11:22:00Z" w16du:dateUtc="2025-12-09T19:22:00Z">
        <w:r w:rsidDel="005B3323">
          <w:lastRenderedPageBreak/>
          <w:br w:type="page"/>
        </w:r>
      </w:del>
    </w:p>
    <w:p w14:paraId="5E5965E2" w14:textId="244DB887" w:rsidR="00673675" w:rsidDel="00312341" w:rsidRDefault="00673675">
      <w:pPr>
        <w:rPr>
          <w:del w:id="2932" w:author="Macon, Taydin Robert" w:date="2025-12-09T11:22:00Z" w16du:dateUtc="2025-12-09T19:22:00Z"/>
          <w:rFonts w:ascii="Times New Roman" w:hAnsi="Times New Roman" w:cs="Times New Roman"/>
        </w:rPr>
      </w:pPr>
      <w:del w:id="2933" w:author="Macon, Taydin Robert" w:date="2025-12-09T11:22:00Z" w16du:dateUtc="2025-12-09T19:22:00Z">
        <w:r w:rsidDel="005B3323">
          <w:rPr>
            <w:rFonts w:ascii="Times New Roman" w:hAnsi="Times New Roman" w:cs="Times New Roman"/>
          </w:rPr>
          <w:lastRenderedPageBreak/>
          <w:delText>Figure 1</w:delText>
        </w:r>
      </w:del>
    </w:p>
    <w:p w14:paraId="26A6783A" w14:textId="728208E7" w:rsidR="00673675" w:rsidDel="00312341" w:rsidRDefault="00673675">
      <w:pPr>
        <w:rPr>
          <w:del w:id="2934" w:author="Macon, Taydin Robert" w:date="2025-12-09T11:22:00Z" w16du:dateUtc="2025-12-09T19:22:00Z"/>
        </w:rPr>
      </w:pPr>
      <w:del w:id="2935" w:author="Macon, Taydin Robert" w:date="2025-10-27T15:40:00Z" w16du:dateUtc="2025-10-27T22:40:00Z">
        <w:r w:rsidDel="002F1159">
          <w:rPr>
            <w:noProof/>
          </w:rPr>
          <w:drawing>
            <wp:inline distT="0" distB="0" distL="0" distR="0" wp14:anchorId="2C45CA4D" wp14:editId="3662B90C">
              <wp:extent cx="5701937" cy="4408170"/>
              <wp:effectExtent l="0" t="0" r="0" b="0"/>
              <wp:docPr id="1052033271"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33271" name="Picture 3" descr="A graph of a graph&#10;&#10;AI-generated content may be incorrect."/>
                      <pic:cNvPicPr/>
                    </pic:nvPicPr>
                    <pic:blipFill rotWithShape="1">
                      <a:blip r:embed="rId15" cstate="print">
                        <a:extLst>
                          <a:ext uri="{28A0092B-C50C-407E-A947-70E740481C1C}">
                            <a14:useLocalDpi xmlns:a14="http://schemas.microsoft.com/office/drawing/2010/main" val="0"/>
                          </a:ext>
                        </a:extLst>
                      </a:blip>
                      <a:srcRect l="1999" t="7179" r="1096" b="7801"/>
                      <a:stretch>
                        <a:fillRect/>
                      </a:stretch>
                    </pic:blipFill>
                    <pic:spPr bwMode="auto">
                      <a:xfrm>
                        <a:off x="0" y="0"/>
                        <a:ext cx="5753792" cy="4448259"/>
                      </a:xfrm>
                      <a:prstGeom prst="rect">
                        <a:avLst/>
                      </a:prstGeom>
                      <a:ln>
                        <a:noFill/>
                      </a:ln>
                      <a:extLst>
                        <a:ext uri="{53640926-AAD7-44D8-BBD7-CCE9431645EC}">
                          <a14:shadowObscured xmlns:a14="http://schemas.microsoft.com/office/drawing/2010/main"/>
                        </a:ext>
                      </a:extLst>
                    </pic:spPr>
                  </pic:pic>
                </a:graphicData>
              </a:graphic>
            </wp:inline>
          </w:drawing>
        </w:r>
      </w:del>
    </w:p>
    <w:p w14:paraId="5B5F1CD7" w14:textId="1E80998E" w:rsidR="00673675" w:rsidDel="00312341" w:rsidRDefault="00673675">
      <w:pPr>
        <w:rPr>
          <w:del w:id="2936" w:author="Macon, Taydin Robert" w:date="2025-12-09T11:22:00Z" w16du:dateUtc="2025-12-09T19:22:00Z"/>
        </w:rPr>
      </w:pPr>
      <w:del w:id="2937" w:author="Macon, Taydin Robert" w:date="2025-12-09T11:22:00Z" w16du:dateUtc="2025-12-09T19:22:00Z">
        <w:r w:rsidDel="005B3323">
          <w:br w:type="page"/>
        </w:r>
      </w:del>
    </w:p>
    <w:p w14:paraId="6AE240CA" w14:textId="2093E178" w:rsidR="00673675" w:rsidDel="00312341" w:rsidRDefault="00673675" w:rsidP="00673675">
      <w:pPr>
        <w:rPr>
          <w:del w:id="2938" w:author="Macon, Taydin Robert" w:date="2025-12-09T11:22:00Z" w16du:dateUtc="2025-12-09T19:22:00Z"/>
          <w:rFonts w:ascii="Times New Roman" w:hAnsi="Times New Roman" w:cs="Times New Roman"/>
        </w:rPr>
      </w:pPr>
      <w:del w:id="2939" w:author="Macon, Taydin Robert" w:date="2025-12-09T11:22:00Z" w16du:dateUtc="2025-12-09T19:22:00Z">
        <w:r w:rsidRPr="00C253F5" w:rsidDel="005B3323">
          <w:rPr>
            <w:rFonts w:ascii="Times New Roman" w:hAnsi="Times New Roman" w:cs="Times New Roman"/>
          </w:rPr>
          <w:lastRenderedPageBreak/>
          <w:delText>Figure 2</w:delText>
        </w:r>
      </w:del>
    </w:p>
    <w:p w14:paraId="04DC79AD" w14:textId="633B1EEF" w:rsidR="00673675" w:rsidDel="00930D16" w:rsidRDefault="00673675">
      <w:pPr>
        <w:rPr>
          <w:del w:id="2940" w:author="Macon, Taydin Robert" w:date="2025-12-09T11:22:00Z" w16du:dateUtc="2025-12-09T19:22:00Z"/>
          <w:rFonts w:ascii="Times New Roman" w:hAnsi="Times New Roman" w:cs="Times New Roman"/>
        </w:rPr>
      </w:pPr>
    </w:p>
    <w:p w14:paraId="1D3725E4" w14:textId="77777777" w:rsidR="00B31FFC" w:rsidRPr="00CB2CCD" w:rsidRDefault="00B31FFC">
      <w:pPr>
        <w:rPr>
          <w:ins w:id="2941" w:author="Macon, Taydin Robert" w:date="2026-02-04T15:10:00Z" w16du:dateUtc="2026-02-04T23:10:00Z"/>
          <w:rFonts w:ascii="Times New Roman" w:hAnsi="Times New Roman" w:cs="Times New Roman"/>
        </w:rPr>
        <w:pPrChange w:id="2942" w:author="Macon, Taydin Robert" w:date="2026-02-10T10:24:00Z" w16du:dateUtc="2026-02-10T18:24:00Z">
          <w:pPr>
            <w:ind w:left="720" w:hanging="720"/>
          </w:pPr>
        </w:pPrChange>
      </w:pPr>
    </w:p>
    <w:p w14:paraId="44F52CF9" w14:textId="0A1E2E86" w:rsidR="00B31FFC" w:rsidRPr="00694B20" w:rsidRDefault="00457CEF">
      <w:pPr>
        <w:spacing w:before="100" w:beforeAutospacing="1" w:after="100" w:afterAutospacing="1"/>
        <w:ind w:left="720" w:hanging="720"/>
        <w:rPr>
          <w:ins w:id="2943" w:author="Macon, Taydin Robert" w:date="2026-02-04T15:10:00Z" w16du:dateUtc="2026-02-04T23:10:00Z"/>
          <w:rFonts w:ascii="Helvetica" w:hAnsi="Helvetica"/>
          <w:color w:val="606060"/>
          <w:rPrChange w:id="2944" w:author="Macon, Taydin Robert" w:date="2026-02-10T10:26:00Z" w16du:dateUtc="2026-02-10T18:26:00Z">
            <w:rPr>
              <w:ins w:id="2945" w:author="Macon, Taydin Robert" w:date="2026-02-04T15:10:00Z" w16du:dateUtc="2026-02-04T23:10:00Z"/>
              <w:rFonts w:ascii="Times New Roman" w:hAnsi="Times New Roman" w:cs="Times New Roman"/>
            </w:rPr>
          </w:rPrChange>
        </w:rPr>
        <w:pPrChange w:id="2946" w:author="Macon, Taydin Robert" w:date="2026-02-10T08:29:00Z" w16du:dateUtc="2026-02-10T16:29:00Z">
          <w:pPr>
            <w:ind w:left="720" w:hanging="720"/>
          </w:pPr>
        </w:pPrChange>
      </w:pPr>
      <w:ins w:id="2947" w:author="Macon, Taydin Robert" w:date="2026-02-04T15:10:00Z" w16du:dateUtc="2026-02-04T23:10:00Z">
        <w:r w:rsidRPr="00117234">
          <w:rPr>
            <w:rFonts w:ascii="Times New Roman" w:hAnsi="Times New Roman" w:cs="Times New Roman"/>
          </w:rPr>
          <w:t>Akre</w:t>
        </w:r>
        <w:r w:rsidRPr="00694B20">
          <w:rPr>
            <w:rFonts w:ascii="Times New Roman" w:hAnsi="Times New Roman" w:cs="Times New Roman"/>
          </w:rPr>
          <w:t xml:space="preserve"> TS, Parker LD, Ruther E, Maldonado JE, Lemmon L, McInerney NR (2019) Concurrent visual encounter sampling validates eDNA selectivity and sensitivity for the endangered wood turtle (Glyptemys insculpta). </w:t>
        </w:r>
      </w:ins>
      <w:ins w:id="2948" w:author="Macon, Taydin Robert" w:date="2026-02-10T11:31:00Z" w16du:dateUtc="2026-02-10T19:31:00Z">
        <w:r w:rsidR="00117234" w:rsidRPr="00316749">
          <w:rPr>
            <w:rFonts w:ascii="Times New Roman" w:hAnsi="Times New Roman" w:cs="Times New Roman"/>
            <w:i/>
            <w:iCs/>
            <w:rPrChange w:id="2949" w:author="Macon, Taydin Robert" w:date="2026-02-10T11:40:00Z" w16du:dateUtc="2026-02-10T19:40:00Z">
              <w:rPr>
                <w:rFonts w:ascii="Times New Roman" w:hAnsi="Times New Roman" w:cs="Times New Roman"/>
              </w:rPr>
            </w:rPrChange>
          </w:rPr>
          <w:t>PLOS Ecosystems</w:t>
        </w:r>
      </w:ins>
      <w:ins w:id="2950" w:author="Macon, Taydin Robert" w:date="2026-02-04T15:10:00Z" w16du:dateUtc="2026-02-04T23:10:00Z">
        <w:r w:rsidRPr="00694B20">
          <w:rPr>
            <w:rFonts w:ascii="Times New Roman" w:hAnsi="Times New Roman" w:cs="Times New Roman"/>
          </w:rPr>
          <w:t xml:space="preserve">. </w:t>
        </w:r>
      </w:ins>
      <w:ins w:id="2951" w:author="Macon, Taydin Robert" w:date="2026-02-06T10:10:00Z" w16du:dateUtc="2026-02-06T18:10:00Z">
        <w:r w:rsidR="00271122" w:rsidRPr="00694B20">
          <w:rPr>
            <w:rFonts w:ascii="Times New Roman" w:hAnsi="Times New Roman" w:cs="Times New Roman"/>
            <w:color w:val="606060"/>
            <w:rPrChange w:id="2952" w:author="Macon, Taydin Robert" w:date="2026-02-10T10:26:00Z" w16du:dateUtc="2026-02-10T18:26:00Z">
              <w:rPr>
                <w:rFonts w:ascii="Helvetica" w:hAnsi="Helvetica"/>
                <w:color w:val="606060"/>
                <w:sz w:val="20"/>
                <w:szCs w:val="20"/>
              </w:rPr>
            </w:rPrChange>
          </w:rPr>
          <w:fldChar w:fldCharType="begin"/>
        </w:r>
        <w:r w:rsidR="00271122" w:rsidRPr="00694B20">
          <w:rPr>
            <w:rFonts w:ascii="Times New Roman" w:hAnsi="Times New Roman" w:cs="Times New Roman"/>
            <w:color w:val="606060"/>
            <w:rPrChange w:id="2953" w:author="Macon, Taydin Robert" w:date="2026-02-10T10:26:00Z" w16du:dateUtc="2026-02-10T18:26:00Z">
              <w:rPr>
                <w:rFonts w:ascii="Helvetica" w:hAnsi="Helvetica"/>
                <w:color w:val="606060"/>
                <w:sz w:val="20"/>
                <w:szCs w:val="20"/>
              </w:rPr>
            </w:rPrChange>
          </w:rPr>
          <w:instrText>HYPERLINK "https://doi.org/10.1371/journal.pone.0215586"</w:instrText>
        </w:r>
        <w:r w:rsidR="00271122" w:rsidRPr="00C137BA">
          <w:rPr>
            <w:rFonts w:ascii="Times New Roman" w:hAnsi="Times New Roman" w:cs="Times New Roman"/>
            <w:color w:val="606060"/>
          </w:rPr>
        </w:r>
        <w:r w:rsidR="00271122" w:rsidRPr="00694B20">
          <w:rPr>
            <w:rFonts w:ascii="Times New Roman" w:hAnsi="Times New Roman" w:cs="Times New Roman"/>
            <w:color w:val="606060"/>
            <w:rPrChange w:id="2954" w:author="Macon, Taydin Robert" w:date="2026-02-10T10:26:00Z" w16du:dateUtc="2026-02-10T18:26:00Z">
              <w:rPr>
                <w:rFonts w:ascii="Helvetica" w:hAnsi="Helvetica"/>
                <w:color w:val="606060"/>
                <w:sz w:val="20"/>
                <w:szCs w:val="20"/>
              </w:rPr>
            </w:rPrChange>
          </w:rPr>
          <w:fldChar w:fldCharType="separate"/>
        </w:r>
        <w:r w:rsidR="00271122" w:rsidRPr="00694B20">
          <w:rPr>
            <w:rStyle w:val="Hyperlink"/>
            <w:rFonts w:ascii="Times New Roman" w:hAnsi="Times New Roman" w:cs="Times New Roman"/>
            <w:color w:val="606060"/>
            <w:u w:val="none"/>
            <w:rPrChange w:id="2955" w:author="Macon, Taydin Robert" w:date="2026-02-10T10:26:00Z" w16du:dateUtc="2026-02-10T18:26:00Z">
              <w:rPr>
                <w:rStyle w:val="Hyperlink"/>
                <w:rFonts w:ascii="Helvetica" w:hAnsi="Helvetica"/>
                <w:color w:val="606060"/>
                <w:sz w:val="20"/>
                <w:szCs w:val="20"/>
                <w:u w:val="none"/>
              </w:rPr>
            </w:rPrChange>
          </w:rPr>
          <w:t>https://doi.org/10.1371/journal.pone.0215586</w:t>
        </w:r>
        <w:r w:rsidR="00271122" w:rsidRPr="00694B20">
          <w:rPr>
            <w:rFonts w:ascii="Times New Roman" w:hAnsi="Times New Roman" w:cs="Times New Roman"/>
            <w:color w:val="606060"/>
            <w:rPrChange w:id="2956" w:author="Macon, Taydin Robert" w:date="2026-02-10T10:26:00Z" w16du:dateUtc="2026-02-10T18:26:00Z">
              <w:rPr>
                <w:rFonts w:ascii="Helvetica" w:hAnsi="Helvetica"/>
                <w:color w:val="606060"/>
                <w:sz w:val="20"/>
                <w:szCs w:val="20"/>
              </w:rPr>
            </w:rPrChange>
          </w:rPr>
          <w:fldChar w:fldCharType="end"/>
        </w:r>
      </w:ins>
    </w:p>
    <w:p w14:paraId="55299A3F" w14:textId="29D65A64" w:rsidR="00457CEF" w:rsidRDefault="00457CEF" w:rsidP="00457CEF">
      <w:pPr>
        <w:ind w:left="720" w:hanging="720"/>
        <w:rPr>
          <w:ins w:id="2957" w:author="Macon, Taydin Robert" w:date="2026-02-04T15:53:00Z" w16du:dateUtc="2026-02-04T23:53:00Z"/>
          <w:rFonts w:ascii="Times New Roman" w:hAnsi="Times New Roman" w:cs="Times New Roman"/>
        </w:rPr>
      </w:pPr>
      <w:ins w:id="2958" w:author="Macon, Taydin Robert" w:date="2026-02-04T15:10:00Z" w16du:dateUtc="2026-02-04T23:10:00Z">
        <w:r w:rsidRPr="00316749">
          <w:rPr>
            <w:rFonts w:ascii="Times New Roman" w:hAnsi="Times New Roman" w:cs="Times New Roman"/>
          </w:rPr>
          <w:t>Beentjes</w:t>
        </w:r>
        <w:r w:rsidRPr="00CB2CCD">
          <w:rPr>
            <w:rFonts w:ascii="Times New Roman" w:hAnsi="Times New Roman" w:cs="Times New Roman"/>
          </w:rPr>
          <w:t xml:space="preserve"> KK, Speksnijder AGCL, Schilthuizen M, Hoogeveen M, van der Hoorn BB (2019)</w:t>
        </w:r>
      </w:ins>
      <w:ins w:id="2959" w:author="Macon, Taydin Robert" w:date="2026-02-10T11:38:00Z" w16du:dateUtc="2026-02-10T19:38:00Z">
        <w:r w:rsidR="00316749">
          <w:rPr>
            <w:rFonts w:ascii="Times New Roman" w:hAnsi="Times New Roman" w:cs="Times New Roman"/>
          </w:rPr>
          <w:t xml:space="preserve"> The effects of special and temporal replicate sampling on eDNA metabarcoding</w:t>
        </w:r>
      </w:ins>
      <w:ins w:id="2960" w:author="Macon, Taydin Robert" w:date="2026-02-04T15:10:00Z" w16du:dateUtc="2026-02-04T23:10:00Z">
        <w:r w:rsidRPr="00CB2CCD">
          <w:rPr>
            <w:rFonts w:ascii="Times New Roman" w:hAnsi="Times New Roman" w:cs="Times New Roman"/>
          </w:rPr>
          <w:t xml:space="preserve">. </w:t>
        </w:r>
      </w:ins>
      <w:ins w:id="2961" w:author="Macon, Taydin Robert" w:date="2026-02-10T11:40:00Z" w16du:dateUtc="2026-02-10T19:40:00Z">
        <w:r w:rsidR="00316749" w:rsidRPr="00316749">
          <w:rPr>
            <w:rFonts w:ascii="Times New Roman" w:hAnsi="Times New Roman" w:cs="Times New Roman"/>
            <w:i/>
            <w:iCs/>
            <w:rPrChange w:id="2962" w:author="Macon, Taydin Robert" w:date="2026-02-10T11:40:00Z" w16du:dateUtc="2026-02-10T19:40:00Z">
              <w:rPr>
                <w:rFonts w:ascii="Times New Roman" w:hAnsi="Times New Roman" w:cs="Times New Roman"/>
              </w:rPr>
            </w:rPrChange>
          </w:rPr>
          <w:t xml:space="preserve">PeerJ Selection </w:t>
        </w:r>
      </w:ins>
      <w:ins w:id="2963" w:author="Macon, Taydin Robert" w:date="2026-02-10T11:38:00Z" w16du:dateUtc="2026-02-10T19:38:00Z">
        <w:r w:rsidR="00316749" w:rsidRPr="00316749">
          <w:rPr>
            <w:rFonts w:ascii="Times New Roman" w:hAnsi="Times New Roman" w:cs="Times New Roman"/>
            <w:i/>
            <w:iCs/>
            <w:rPrChange w:id="2964" w:author="Macon, Taydin Robert" w:date="2026-02-10T11:40:00Z" w16du:dateUtc="2026-02-10T19:40:00Z">
              <w:rPr>
                <w:rFonts w:ascii="Times New Roman" w:hAnsi="Times New Roman" w:cs="Times New Roman"/>
              </w:rPr>
            </w:rPrChange>
          </w:rPr>
          <w:t>Biodiversit</w:t>
        </w:r>
      </w:ins>
      <w:ins w:id="2965" w:author="Macon, Taydin Robert" w:date="2026-02-10T11:39:00Z" w16du:dateUtc="2026-02-10T19:39:00Z">
        <w:r w:rsidR="00316749" w:rsidRPr="00316749">
          <w:rPr>
            <w:rFonts w:ascii="Times New Roman" w:hAnsi="Times New Roman" w:cs="Times New Roman"/>
            <w:i/>
            <w:iCs/>
            <w:rPrChange w:id="2966" w:author="Macon, Taydin Robert" w:date="2026-02-10T11:40:00Z" w16du:dateUtc="2026-02-10T19:40:00Z">
              <w:rPr>
                <w:rFonts w:ascii="Times New Roman" w:hAnsi="Times New Roman" w:cs="Times New Roman"/>
              </w:rPr>
            </w:rPrChange>
          </w:rPr>
          <w:t>y and Conservation</w:t>
        </w:r>
      </w:ins>
      <w:ins w:id="2967" w:author="Macon, Taydin Robert" w:date="2026-02-04T15:10:00Z" w16du:dateUtc="2026-02-04T23:10:00Z">
        <w:r w:rsidRPr="00CB2CCD">
          <w:rPr>
            <w:rFonts w:ascii="Times New Roman" w:hAnsi="Times New Roman" w:cs="Times New Roman"/>
          </w:rPr>
          <w:t>.</w:t>
        </w:r>
      </w:ins>
      <w:ins w:id="2968" w:author="Macon, Taydin Robert" w:date="2026-02-10T11:39:00Z" w16du:dateUtc="2026-02-10T19:39:00Z">
        <w:r w:rsidR="00316749">
          <w:rPr>
            <w:rFonts w:ascii="Times New Roman" w:hAnsi="Times New Roman" w:cs="Times New Roman"/>
          </w:rPr>
          <w:t xml:space="preserve"> </w:t>
        </w:r>
        <w:r w:rsidR="00316749" w:rsidRPr="00316749">
          <w:rPr>
            <w:rFonts w:ascii="Times New Roman" w:hAnsi="Times New Roman" w:cs="Times New Roman"/>
          </w:rPr>
          <w:t>https://doi.org/10.7717/peerj.7335</w:t>
        </w:r>
      </w:ins>
    </w:p>
    <w:p w14:paraId="78AE9BB8" w14:textId="77777777" w:rsidR="00B31FFC" w:rsidRPr="00CB2CCD" w:rsidRDefault="00B31FFC" w:rsidP="00457CEF">
      <w:pPr>
        <w:ind w:left="720" w:hanging="720"/>
        <w:rPr>
          <w:ins w:id="2969" w:author="Macon, Taydin Robert" w:date="2026-02-04T15:10:00Z" w16du:dateUtc="2026-02-04T23:10:00Z"/>
          <w:rFonts w:ascii="Times New Roman" w:hAnsi="Times New Roman" w:cs="Times New Roman"/>
        </w:rPr>
      </w:pPr>
    </w:p>
    <w:p w14:paraId="380F43EB" w14:textId="612F05B9" w:rsidR="00457CEF" w:rsidRPr="004F2835" w:rsidRDefault="00457CEF">
      <w:pPr>
        <w:pStyle w:val="Heading1"/>
        <w:ind w:left="720" w:hanging="720"/>
        <w:rPr>
          <w:ins w:id="2970" w:author="Macon, Taydin Robert" w:date="2026-02-04T15:53:00Z" w16du:dateUtc="2026-02-04T23:53:00Z"/>
          <w:rFonts w:ascii="Times New Roman" w:eastAsia="Times New Roman" w:hAnsi="Times New Roman" w:cs="Times New Roman"/>
          <w:b/>
          <w:bCs/>
          <w:color w:val="1C1D1E"/>
          <w:kern w:val="36"/>
          <w:lang w:val="en"/>
          <w14:ligatures w14:val="none"/>
          <w:rPrChange w:id="2971" w:author="Macon, Taydin Robert" w:date="2026-02-10T11:47:00Z" w16du:dateUtc="2026-02-10T19:47:00Z">
            <w:rPr>
              <w:ins w:id="2972" w:author="Macon, Taydin Robert" w:date="2026-02-04T15:53:00Z" w16du:dateUtc="2026-02-04T23:53:00Z"/>
              <w:rFonts w:ascii="Times New Roman" w:hAnsi="Times New Roman" w:cs="Times New Roman"/>
            </w:rPr>
          </w:rPrChange>
        </w:rPr>
        <w:pPrChange w:id="2973" w:author="Macon, Taydin Robert" w:date="2026-02-10T11:49:00Z" w16du:dateUtc="2026-02-10T19:49:00Z">
          <w:pPr>
            <w:ind w:left="720" w:hanging="720"/>
          </w:pPr>
        </w:pPrChange>
      </w:pPr>
      <w:ins w:id="2974" w:author="Macon, Taydin Robert" w:date="2026-02-04T15:10:00Z" w16du:dateUtc="2026-02-04T23:10:00Z">
        <w:r w:rsidRPr="004F2835">
          <w:rPr>
            <w:rFonts w:ascii="Times New Roman" w:hAnsi="Times New Roman" w:cs="Times New Roman"/>
            <w:sz w:val="24"/>
            <w:szCs w:val="24"/>
            <w:rPrChange w:id="2975" w:author="Macon, Taydin Robert" w:date="2026-02-10T11:47:00Z" w16du:dateUtc="2026-02-10T19:47:00Z">
              <w:rPr>
                <w:rFonts w:ascii="Times New Roman" w:hAnsi="Times New Roman" w:cs="Times New Roman"/>
              </w:rPr>
            </w:rPrChange>
          </w:rPr>
          <w:t>Belmont</w:t>
        </w:r>
      </w:ins>
      <w:ins w:id="2976" w:author="Macon, Taydin Robert" w:date="2026-02-10T11:48:00Z" w16du:dateUtc="2026-02-10T19:48:00Z">
        <w:r w:rsidR="004F2835">
          <w:rPr>
            <w:rFonts w:ascii="Times New Roman" w:hAnsi="Times New Roman" w:cs="Times New Roman"/>
            <w:sz w:val="24"/>
            <w:szCs w:val="24"/>
          </w:rPr>
          <w:t>,</w:t>
        </w:r>
      </w:ins>
      <w:ins w:id="2977" w:author="Macon, Taydin Robert" w:date="2026-02-04T15:10:00Z" w16du:dateUtc="2026-02-04T23:10:00Z">
        <w:r w:rsidRPr="004F2835">
          <w:rPr>
            <w:rFonts w:ascii="Times New Roman" w:hAnsi="Times New Roman" w:cs="Times New Roman"/>
            <w:sz w:val="24"/>
            <w:szCs w:val="24"/>
            <w:rPrChange w:id="2978" w:author="Macon, Taydin Robert" w:date="2026-02-10T11:47:00Z" w16du:dateUtc="2026-02-10T19:47:00Z">
              <w:rPr>
                <w:rFonts w:ascii="Times New Roman" w:hAnsi="Times New Roman" w:cs="Times New Roman"/>
              </w:rPr>
            </w:rPrChange>
          </w:rPr>
          <w:t xml:space="preserve"> </w:t>
        </w:r>
      </w:ins>
      <w:ins w:id="2979" w:author="Macon, Taydin Robert" w:date="2026-02-10T11:47:00Z" w16du:dateUtc="2026-02-10T19:47:00Z">
        <w:r w:rsidR="004F2835">
          <w:rPr>
            <w:rFonts w:ascii="Times New Roman" w:hAnsi="Times New Roman" w:cs="Times New Roman"/>
            <w:sz w:val="24"/>
            <w:szCs w:val="24"/>
          </w:rPr>
          <w:t>J</w:t>
        </w:r>
      </w:ins>
      <w:ins w:id="2980" w:author="Macon, Taydin Robert" w:date="2026-02-10T11:48:00Z" w16du:dateUtc="2026-02-10T19:48:00Z">
        <w:r w:rsidR="004F2835">
          <w:rPr>
            <w:rFonts w:ascii="Times New Roman" w:hAnsi="Times New Roman" w:cs="Times New Roman"/>
            <w:sz w:val="24"/>
            <w:szCs w:val="24"/>
          </w:rPr>
          <w:t xml:space="preserve">., Miller, C., Scott, M., </w:t>
        </w:r>
      </w:ins>
      <w:ins w:id="2981" w:author="Macon, Taydin Robert" w:date="2026-02-10T11:49:00Z" w16du:dateUtc="2026-02-10T19:49:00Z">
        <w:r w:rsidR="004F2835">
          <w:rPr>
            <w:rFonts w:ascii="Times New Roman" w:hAnsi="Times New Roman" w:cs="Times New Roman"/>
            <w:sz w:val="24"/>
            <w:szCs w:val="24"/>
          </w:rPr>
          <w:t>Wilke, C</w:t>
        </w:r>
        <w:r w:rsidR="004F2835" w:rsidRPr="004F2835">
          <w:rPr>
            <w:rFonts w:ascii="Times New Roman" w:hAnsi="Times New Roman" w:cs="Times New Roman"/>
            <w:sz w:val="24"/>
            <w:szCs w:val="24"/>
            <w:rPrChange w:id="2982" w:author="Macon, Taydin Robert" w:date="2026-02-10T11:49:00Z" w16du:dateUtc="2026-02-10T19:49:00Z">
              <w:rPr>
                <w:rFonts w:ascii="Times New Roman" w:hAnsi="Times New Roman" w:cs="Times New Roman"/>
              </w:rPr>
            </w:rPrChange>
          </w:rPr>
          <w:t>.,</w:t>
        </w:r>
      </w:ins>
      <w:ins w:id="2983" w:author="Macon, Taydin Robert" w:date="2026-02-04T15:10:00Z" w16du:dateUtc="2026-02-04T23:10:00Z">
        <w:r w:rsidRPr="004F2835">
          <w:rPr>
            <w:rFonts w:ascii="Times New Roman" w:hAnsi="Times New Roman" w:cs="Times New Roman"/>
            <w:sz w:val="24"/>
            <w:szCs w:val="24"/>
            <w:rPrChange w:id="2984" w:author="Macon, Taydin Robert" w:date="2026-02-10T11:49:00Z" w16du:dateUtc="2026-02-10T19:49:00Z">
              <w:rPr>
                <w:rFonts w:ascii="Times New Roman" w:hAnsi="Times New Roman" w:cs="Times New Roman"/>
              </w:rPr>
            </w:rPrChange>
          </w:rPr>
          <w:t xml:space="preserve"> (2022) </w:t>
        </w:r>
      </w:ins>
      <w:ins w:id="2985" w:author="Macon, Taydin Robert" w:date="2026-02-10T11:47:00Z" w16du:dateUtc="2026-02-10T19:47:00Z">
        <w:r w:rsidR="004F2835" w:rsidRPr="004F2835">
          <w:rPr>
            <w:rFonts w:ascii="Times New Roman" w:eastAsia="Times New Roman" w:hAnsi="Times New Roman" w:cs="Times New Roman"/>
            <w:color w:val="1C1D1E"/>
            <w:kern w:val="36"/>
            <w:sz w:val="24"/>
            <w:szCs w:val="24"/>
            <w:lang w:val="en"/>
            <w14:ligatures w14:val="none"/>
            <w:rPrChange w:id="2986" w:author="Macon, Taydin Robert" w:date="2026-02-10T11:49:00Z" w16du:dateUtc="2026-02-10T19:49:00Z">
              <w:rPr>
                <w:rFonts w:ascii="Open Sans" w:eastAsia="Times New Roman" w:hAnsi="Open Sans" w:cs="Open Sans"/>
                <w:b/>
                <w:bCs/>
                <w:color w:val="1C1D1E"/>
                <w:kern w:val="36"/>
                <w:sz w:val="48"/>
                <w:szCs w:val="48"/>
                <w:lang w:val="en"/>
                <w14:ligatures w14:val="none"/>
              </w:rPr>
            </w:rPrChange>
          </w:rPr>
          <w:t>A new statistical approach for identifying rare species under imperfect detection</w:t>
        </w:r>
      </w:ins>
      <w:ins w:id="2987" w:author="Macon, Taydin Robert" w:date="2026-02-04T15:10:00Z" w16du:dateUtc="2026-02-04T23:10:00Z">
        <w:r w:rsidRPr="004F2835">
          <w:rPr>
            <w:rFonts w:ascii="Times New Roman" w:hAnsi="Times New Roman" w:cs="Times New Roman"/>
            <w:sz w:val="24"/>
            <w:szCs w:val="24"/>
            <w:rPrChange w:id="2988" w:author="Macon, Taydin Robert" w:date="2026-02-10T11:49:00Z" w16du:dateUtc="2026-02-10T19:49:00Z">
              <w:rPr>
                <w:rFonts w:ascii="Times New Roman" w:hAnsi="Times New Roman" w:cs="Times New Roman"/>
              </w:rPr>
            </w:rPrChange>
          </w:rPr>
          <w:t xml:space="preserve">. </w:t>
        </w:r>
        <w:r w:rsidRPr="004F2835">
          <w:rPr>
            <w:rFonts w:ascii="Times New Roman" w:hAnsi="Times New Roman" w:cs="Times New Roman"/>
            <w:i/>
            <w:iCs/>
            <w:sz w:val="24"/>
            <w:szCs w:val="24"/>
            <w:rPrChange w:id="2989" w:author="Macon, Taydin Robert" w:date="2026-02-10T11:49:00Z" w16du:dateUtc="2026-02-10T19:49:00Z">
              <w:rPr>
                <w:rFonts w:ascii="Times New Roman" w:hAnsi="Times New Roman" w:cs="Times New Roman"/>
              </w:rPr>
            </w:rPrChange>
          </w:rPr>
          <w:t>Diversity and Distributions</w:t>
        </w:r>
        <w:r w:rsidRPr="004F2835">
          <w:rPr>
            <w:rFonts w:ascii="Times New Roman" w:hAnsi="Times New Roman" w:cs="Times New Roman"/>
            <w:sz w:val="24"/>
            <w:szCs w:val="24"/>
            <w:rPrChange w:id="2990" w:author="Macon, Taydin Robert" w:date="2026-02-10T11:49:00Z" w16du:dateUtc="2026-02-10T19:49:00Z">
              <w:rPr>
                <w:rFonts w:ascii="Times New Roman" w:hAnsi="Times New Roman" w:cs="Times New Roman"/>
              </w:rPr>
            </w:rPrChange>
          </w:rPr>
          <w:t xml:space="preserve">. </w:t>
        </w:r>
      </w:ins>
      <w:ins w:id="2991" w:author="Macon, Taydin Robert" w:date="2026-02-10T11:49:00Z" w16du:dateUtc="2026-02-10T19:49:00Z">
        <w:r w:rsidR="004F2835" w:rsidRPr="004F2835">
          <w:rPr>
            <w:rFonts w:ascii="Times New Roman" w:hAnsi="Times New Roman" w:cs="Times New Roman"/>
            <w:sz w:val="24"/>
            <w:szCs w:val="24"/>
          </w:rPr>
          <w:t>https://doi.org/10.1111/ddi.13495</w:t>
        </w:r>
      </w:ins>
    </w:p>
    <w:p w14:paraId="703E9C2D" w14:textId="77777777" w:rsidR="00B31FFC" w:rsidRPr="00CB2CCD" w:rsidRDefault="00B31FFC" w:rsidP="00457CEF">
      <w:pPr>
        <w:ind w:left="720" w:hanging="720"/>
        <w:rPr>
          <w:ins w:id="2992" w:author="Macon, Taydin Robert" w:date="2026-02-04T15:10:00Z" w16du:dateUtc="2026-02-04T23:10:00Z"/>
          <w:rFonts w:ascii="Times New Roman" w:hAnsi="Times New Roman" w:cs="Times New Roman"/>
        </w:rPr>
      </w:pPr>
    </w:p>
    <w:p w14:paraId="3CAD70D4" w14:textId="1BF3E3D4" w:rsidR="00457CEF" w:rsidRDefault="00457CEF" w:rsidP="00457CEF">
      <w:pPr>
        <w:ind w:left="720" w:hanging="720"/>
        <w:rPr>
          <w:ins w:id="2993" w:author="Macon, Taydin Robert" w:date="2026-02-04T15:53:00Z" w16du:dateUtc="2026-02-04T23:53:00Z"/>
          <w:rFonts w:ascii="Times New Roman" w:hAnsi="Times New Roman" w:cs="Times New Roman"/>
        </w:rPr>
      </w:pPr>
      <w:ins w:id="2994" w:author="Macon, Taydin Robert" w:date="2026-02-04T15:10:00Z" w16du:dateUtc="2026-02-04T23:10:00Z">
        <w:r w:rsidRPr="004F2835">
          <w:rPr>
            <w:rFonts w:ascii="Times New Roman" w:hAnsi="Times New Roman" w:cs="Times New Roman"/>
          </w:rPr>
          <w:t>Biggs</w:t>
        </w:r>
        <w:r w:rsidRPr="00CB2CCD">
          <w:rPr>
            <w:rFonts w:ascii="Times New Roman" w:hAnsi="Times New Roman" w:cs="Times New Roman"/>
          </w:rPr>
          <w:t xml:space="preserve"> J, Ewald N, Valentin A, Gaboriaud C, Dejean T, Griffiths RA, Foster J, Wilkinson JW, Arnell A, Brotherton P, Williams P, Dunn F (2015) Using eDNA to develop a national citizen science–based monitoring programme for the great crested newt (Triturus cristatus). </w:t>
        </w:r>
        <w:r w:rsidRPr="00271122">
          <w:rPr>
            <w:rFonts w:ascii="Times New Roman" w:hAnsi="Times New Roman" w:cs="Times New Roman"/>
            <w:i/>
            <w:iCs/>
            <w:rPrChange w:id="2995" w:author="Macon, Taydin Robert" w:date="2026-02-06T10:04:00Z" w16du:dateUtc="2026-02-06T18:04:00Z">
              <w:rPr>
                <w:rFonts w:ascii="Times New Roman" w:hAnsi="Times New Roman" w:cs="Times New Roman"/>
              </w:rPr>
            </w:rPrChange>
          </w:rPr>
          <w:t>Biological Conservatio</w:t>
        </w:r>
      </w:ins>
      <w:ins w:id="2996" w:author="Macon, Taydin Robert" w:date="2026-02-11T08:36:00Z" w16du:dateUtc="2026-02-11T16:36:00Z">
        <w:r w:rsidR="00026F45">
          <w:rPr>
            <w:rFonts w:ascii="Times New Roman" w:hAnsi="Times New Roman" w:cs="Times New Roman"/>
            <w:i/>
            <w:iCs/>
          </w:rPr>
          <w:t>n</w:t>
        </w:r>
      </w:ins>
      <w:ins w:id="2997" w:author="Macon, Taydin Robert" w:date="2026-02-04T15:10:00Z" w16du:dateUtc="2026-02-04T23:10:00Z">
        <w:r w:rsidRPr="00CB2CCD">
          <w:rPr>
            <w:rFonts w:ascii="Times New Roman" w:hAnsi="Times New Roman" w:cs="Times New Roman"/>
          </w:rPr>
          <w:t xml:space="preserve">. </w:t>
        </w:r>
      </w:ins>
      <w:ins w:id="2998" w:author="Macon, Taydin Robert" w:date="2026-02-10T11:53:00Z" w16du:dateUtc="2026-02-10T19:53:00Z">
        <w:r w:rsidR="004F2835" w:rsidRPr="004F2835">
          <w:rPr>
            <w:rFonts w:ascii="Times New Roman" w:hAnsi="Times New Roman" w:cs="Times New Roman"/>
          </w:rPr>
          <w:t>https://doi.org/10.1016/j.biocon.2014.11.029</w:t>
        </w:r>
      </w:ins>
    </w:p>
    <w:p w14:paraId="424B29C2" w14:textId="77777777" w:rsidR="00B31FFC" w:rsidRPr="00CB2CCD" w:rsidRDefault="00B31FFC" w:rsidP="00457CEF">
      <w:pPr>
        <w:ind w:left="720" w:hanging="720"/>
        <w:rPr>
          <w:ins w:id="2999" w:author="Macon, Taydin Robert" w:date="2026-02-04T15:10:00Z" w16du:dateUtc="2026-02-04T23:10:00Z"/>
          <w:rFonts w:ascii="Times New Roman" w:hAnsi="Times New Roman" w:cs="Times New Roman"/>
        </w:rPr>
      </w:pPr>
    </w:p>
    <w:p w14:paraId="700152E2" w14:textId="24993DA4" w:rsidR="004F2835" w:rsidRPr="004F2835" w:rsidRDefault="00457CEF">
      <w:pPr>
        <w:pStyle w:val="p1"/>
        <w:ind w:left="720" w:hanging="720"/>
        <w:rPr>
          <w:ins w:id="3000" w:author="Macon, Taydin Robert" w:date="2026-02-10T11:54:00Z" w16du:dateUtc="2026-02-10T19:54:00Z"/>
          <w:sz w:val="24"/>
          <w:szCs w:val="24"/>
          <w:rPrChange w:id="3001" w:author="Macon, Taydin Robert" w:date="2026-02-10T11:55:00Z" w16du:dateUtc="2026-02-10T19:55:00Z">
            <w:rPr>
              <w:ins w:id="3002" w:author="Macon, Taydin Robert" w:date="2026-02-10T11:54:00Z" w16du:dateUtc="2026-02-10T19:54:00Z"/>
            </w:rPr>
          </w:rPrChange>
        </w:rPr>
        <w:pPrChange w:id="3003" w:author="Macon, Taydin Robert" w:date="2026-02-10T11:55:00Z" w16du:dateUtc="2026-02-10T19:55:00Z">
          <w:pPr>
            <w:pStyle w:val="p1"/>
          </w:pPr>
        </w:pPrChange>
      </w:pPr>
      <w:ins w:id="3004" w:author="Macon, Taydin Robert" w:date="2026-02-04T15:10:00Z" w16du:dateUtc="2026-02-04T23:10:00Z">
        <w:r w:rsidRPr="004F2835">
          <w:rPr>
            <w:sz w:val="24"/>
            <w:szCs w:val="24"/>
            <w:rPrChange w:id="3005" w:author="Macon, Taydin Robert" w:date="2026-02-10T11:55:00Z" w16du:dateUtc="2026-02-10T19:55:00Z">
              <w:rPr/>
            </w:rPrChange>
          </w:rPr>
          <w:t xml:space="preserve">Blackman RC, Benucci M, Donnelly R, Hänfling B, Harper LR, Sellers GS, Lawson Handley L (2020) Simple, sensitive and species-specific assays for detecting quagga and zebra mussels using environmental DNA. </w:t>
        </w:r>
      </w:ins>
      <w:ins w:id="3006" w:author="Macon, Taydin Robert" w:date="2026-02-10T11:54:00Z" w16du:dateUtc="2026-02-10T19:54:00Z">
        <w:r w:rsidR="004F2835" w:rsidRPr="004F2835">
          <w:rPr>
            <w:i/>
            <w:iCs/>
            <w:sz w:val="24"/>
            <w:szCs w:val="24"/>
            <w:rPrChange w:id="3007" w:author="Macon, Taydin Robert" w:date="2026-02-10T11:55:00Z" w16du:dateUtc="2026-02-10T19:55:00Z">
              <w:rPr/>
            </w:rPrChange>
          </w:rPr>
          <w:t>Management of</w:t>
        </w:r>
        <w:r w:rsidR="004F2835" w:rsidRPr="004F2835">
          <w:rPr>
            <w:sz w:val="24"/>
            <w:szCs w:val="24"/>
            <w:rPrChange w:id="3008" w:author="Macon, Taydin Robert" w:date="2026-02-10T11:55:00Z" w16du:dateUtc="2026-02-10T19:55:00Z">
              <w:rPr/>
            </w:rPrChange>
          </w:rPr>
          <w:t xml:space="preserve"> </w:t>
        </w:r>
      </w:ins>
      <w:ins w:id="3009" w:author="Macon, Taydin Robert" w:date="2026-02-04T15:10:00Z" w16du:dateUtc="2026-02-04T23:10:00Z">
        <w:r w:rsidRPr="004F2835">
          <w:rPr>
            <w:i/>
            <w:iCs/>
            <w:sz w:val="24"/>
            <w:szCs w:val="24"/>
            <w:rPrChange w:id="3010" w:author="Macon, Taydin Robert" w:date="2026-02-10T11:55:00Z" w16du:dateUtc="2026-02-10T19:55:00Z">
              <w:rPr/>
            </w:rPrChange>
          </w:rPr>
          <w:t>Biological Invasions</w:t>
        </w:r>
        <w:r w:rsidRPr="004F2835">
          <w:rPr>
            <w:sz w:val="24"/>
            <w:szCs w:val="24"/>
            <w:rPrChange w:id="3011" w:author="Macon, Taydin Robert" w:date="2026-02-10T11:55:00Z" w16du:dateUtc="2026-02-10T19:55:00Z">
              <w:rPr/>
            </w:rPrChange>
          </w:rPr>
          <w:t xml:space="preserve">. </w:t>
        </w:r>
      </w:ins>
      <w:ins w:id="3012" w:author="Macon, Taydin Robert" w:date="2026-02-10T11:54:00Z" w16du:dateUtc="2026-02-10T19:54:00Z">
        <w:r w:rsidR="004F2835" w:rsidRPr="004F2835">
          <w:rPr>
            <w:sz w:val="24"/>
            <w:szCs w:val="24"/>
            <w:rPrChange w:id="3013" w:author="Macon, Taydin Robert" w:date="2026-02-10T11:55:00Z" w16du:dateUtc="2026-02-10T19:55:00Z">
              <w:rPr/>
            </w:rPrChange>
          </w:rPr>
          <w:t>https://doi.org/10.3391/mbi</w:t>
        </w:r>
      </w:ins>
    </w:p>
    <w:p w14:paraId="64CE426A" w14:textId="7DD5A4B5" w:rsidR="00457CEF" w:rsidRDefault="00457CEF" w:rsidP="00457CEF">
      <w:pPr>
        <w:ind w:left="720" w:hanging="720"/>
        <w:rPr>
          <w:ins w:id="3014" w:author="Macon, Taydin Robert" w:date="2026-02-04T15:53:00Z" w16du:dateUtc="2026-02-04T23:53:00Z"/>
          <w:rFonts w:ascii="Times New Roman" w:hAnsi="Times New Roman" w:cs="Times New Roman"/>
        </w:rPr>
      </w:pPr>
    </w:p>
    <w:p w14:paraId="500A8267" w14:textId="77777777" w:rsidR="00B31FFC" w:rsidRPr="00CB2CCD" w:rsidRDefault="00B31FFC" w:rsidP="00457CEF">
      <w:pPr>
        <w:ind w:left="720" w:hanging="720"/>
        <w:rPr>
          <w:ins w:id="3015" w:author="Macon, Taydin Robert" w:date="2026-02-04T15:10:00Z" w16du:dateUtc="2026-02-04T23:10:00Z"/>
          <w:rFonts w:ascii="Times New Roman" w:hAnsi="Times New Roman" w:cs="Times New Roman"/>
        </w:rPr>
      </w:pPr>
    </w:p>
    <w:p w14:paraId="57D6CEB3" w14:textId="2F206DFF" w:rsidR="00457CEF" w:rsidRDefault="00457CEF" w:rsidP="00457CEF">
      <w:pPr>
        <w:ind w:left="720" w:hanging="720"/>
        <w:rPr>
          <w:ins w:id="3016" w:author="Macon, Taydin Robert" w:date="2026-02-04T15:53:00Z" w16du:dateUtc="2026-02-04T23:53:00Z"/>
          <w:rFonts w:ascii="Times New Roman" w:hAnsi="Times New Roman" w:cs="Times New Roman"/>
        </w:rPr>
      </w:pPr>
      <w:ins w:id="3017" w:author="Macon, Taydin Robert" w:date="2026-02-04T15:10:00Z" w16du:dateUtc="2026-02-04T23:10:00Z">
        <w:r w:rsidRPr="00EF702E">
          <w:rPr>
            <w:rFonts w:ascii="Times New Roman" w:hAnsi="Times New Roman" w:cs="Times New Roman"/>
          </w:rPr>
          <w:t>Blackman</w:t>
        </w:r>
        <w:r w:rsidRPr="00CB2CCD">
          <w:rPr>
            <w:rFonts w:ascii="Times New Roman" w:hAnsi="Times New Roman" w:cs="Times New Roman"/>
          </w:rPr>
          <w:t xml:space="preserve"> RC, Ling KKS, Harper LR, Shum P, Hänfling B, Lawson Handley L (2019) Targeted and passive environmental DNA approaches outperform established methods for detection of quagga mussels in flowing water. </w:t>
        </w:r>
        <w:r w:rsidRPr="00271122">
          <w:rPr>
            <w:rFonts w:ascii="Times New Roman" w:hAnsi="Times New Roman" w:cs="Times New Roman"/>
            <w:i/>
            <w:iCs/>
            <w:rPrChange w:id="3018" w:author="Macon, Taydin Robert" w:date="2026-02-06T10:05:00Z" w16du:dateUtc="2026-02-06T18:05:00Z">
              <w:rPr>
                <w:rFonts w:ascii="Times New Roman" w:hAnsi="Times New Roman" w:cs="Times New Roman"/>
              </w:rPr>
            </w:rPrChange>
          </w:rPr>
          <w:t>Environmental Science &amp; Technology</w:t>
        </w:r>
        <w:r w:rsidRPr="00CB2CCD">
          <w:rPr>
            <w:rFonts w:ascii="Times New Roman" w:hAnsi="Times New Roman" w:cs="Times New Roman"/>
          </w:rPr>
          <w:t xml:space="preserve">. </w:t>
        </w:r>
      </w:ins>
      <w:ins w:id="3019" w:author="Macon, Taydin Robert" w:date="2026-02-10T12:40:00Z" w16du:dateUtc="2026-02-10T20:40:00Z">
        <w:r w:rsidR="00EF702E" w:rsidRPr="00EF702E">
          <w:rPr>
            <w:rFonts w:ascii="Times New Roman" w:hAnsi="Times New Roman" w:cs="Times New Roman"/>
          </w:rPr>
          <w:t>https://doi.org/10.1002/ece3.6921</w:t>
        </w:r>
      </w:ins>
    </w:p>
    <w:p w14:paraId="7311253C" w14:textId="2E39B98E" w:rsidR="00457CEF" w:rsidRPr="00CC1734" w:rsidRDefault="00457CEF">
      <w:pPr>
        <w:pStyle w:val="Heading1"/>
        <w:ind w:left="720" w:hanging="720"/>
        <w:rPr>
          <w:ins w:id="3020" w:author="Macon, Taydin Robert" w:date="2026-02-04T15:54:00Z" w16du:dateUtc="2026-02-04T23:54:00Z"/>
          <w:rFonts w:ascii="Times New Roman" w:eastAsia="Times New Roman" w:hAnsi="Times New Roman" w:cs="Times New Roman"/>
          <w:color w:val="1C1D1E"/>
          <w:kern w:val="36"/>
          <w14:ligatures w14:val="none"/>
          <w:rPrChange w:id="3021" w:author="Macon, Taydin Robert" w:date="2026-02-10T12:54:00Z" w16du:dateUtc="2026-02-10T20:54:00Z">
            <w:rPr>
              <w:ins w:id="3022" w:author="Macon, Taydin Robert" w:date="2026-02-04T15:54:00Z" w16du:dateUtc="2026-02-04T23:54:00Z"/>
              <w:rFonts w:ascii="Times New Roman" w:hAnsi="Times New Roman" w:cs="Times New Roman"/>
            </w:rPr>
          </w:rPrChange>
        </w:rPr>
        <w:pPrChange w:id="3023" w:author="Macon, Taydin Robert" w:date="2026-02-11T09:19:00Z" w16du:dateUtc="2026-02-11T17:19:00Z">
          <w:pPr>
            <w:ind w:left="720" w:hanging="720"/>
          </w:pPr>
        </w:pPrChange>
      </w:pPr>
      <w:ins w:id="3024" w:author="Macon, Taydin Robert" w:date="2026-02-04T15:10:00Z" w16du:dateUtc="2026-02-04T23:10:00Z">
        <w:r w:rsidRPr="00CC1734">
          <w:rPr>
            <w:rFonts w:ascii="Times New Roman" w:hAnsi="Times New Roman" w:cs="Times New Roman"/>
            <w:sz w:val="24"/>
            <w:szCs w:val="24"/>
            <w:rPrChange w:id="3025" w:author="Macon, Taydin Robert" w:date="2026-02-10T12:54:00Z" w16du:dateUtc="2026-02-10T20:54:00Z">
              <w:rPr>
                <w:rFonts w:ascii="Times New Roman" w:hAnsi="Times New Roman" w:cs="Times New Roman"/>
              </w:rPr>
            </w:rPrChange>
          </w:rPr>
          <w:t>Broadhurst</w:t>
        </w:r>
      </w:ins>
      <w:ins w:id="3026" w:author="Macon, Taydin Robert" w:date="2026-02-10T12:48:00Z" w16du:dateUtc="2026-02-10T20:48:00Z">
        <w:r w:rsidR="00EF702E" w:rsidRPr="00CC1734">
          <w:rPr>
            <w:rFonts w:ascii="Times New Roman" w:hAnsi="Times New Roman" w:cs="Times New Roman"/>
            <w:sz w:val="24"/>
            <w:szCs w:val="24"/>
            <w:rPrChange w:id="3027" w:author="Macon, Taydin Robert" w:date="2026-02-10T12:54:00Z" w16du:dateUtc="2026-02-10T20:54:00Z">
              <w:rPr>
                <w:rFonts w:ascii="Times New Roman" w:hAnsi="Times New Roman" w:cs="Times New Roman"/>
              </w:rPr>
            </w:rPrChange>
          </w:rPr>
          <w:t>, Holly A., Sales, Naiara G</w:t>
        </w:r>
      </w:ins>
      <w:ins w:id="3028" w:author="Macon, Taydin Robert" w:date="2026-02-10T12:51:00Z" w16du:dateUtc="2026-02-10T20:51:00Z">
        <w:r w:rsidR="00CC1734" w:rsidRPr="00CC1734">
          <w:rPr>
            <w:rFonts w:ascii="Times New Roman" w:hAnsi="Times New Roman" w:cs="Times New Roman"/>
            <w:sz w:val="24"/>
            <w:szCs w:val="24"/>
            <w:rPrChange w:id="3029" w:author="Macon, Taydin Robert" w:date="2026-02-10T12:54:00Z" w16du:dateUtc="2026-02-10T20:54:00Z">
              <w:rPr>
                <w:rFonts w:ascii="Times New Roman" w:hAnsi="Times New Roman" w:cs="Times New Roman"/>
              </w:rPr>
            </w:rPrChange>
          </w:rPr>
          <w:t>.</w:t>
        </w:r>
      </w:ins>
      <w:ins w:id="3030" w:author="Macon, Taydin Robert" w:date="2026-02-10T12:48:00Z" w16du:dateUtc="2026-02-10T20:48:00Z">
        <w:r w:rsidR="00EF702E" w:rsidRPr="00CC1734">
          <w:rPr>
            <w:rFonts w:ascii="Times New Roman" w:hAnsi="Times New Roman" w:cs="Times New Roman"/>
            <w:sz w:val="24"/>
            <w:szCs w:val="24"/>
            <w:rPrChange w:id="3031" w:author="Macon, Taydin Robert" w:date="2026-02-10T12:54:00Z" w16du:dateUtc="2026-02-10T20:54:00Z">
              <w:rPr>
                <w:rFonts w:ascii="Times New Roman" w:hAnsi="Times New Roman" w:cs="Times New Roman"/>
              </w:rPr>
            </w:rPrChange>
          </w:rPr>
          <w:t>, Raynor, R</w:t>
        </w:r>
      </w:ins>
      <w:ins w:id="3032" w:author="Macon, Taydin Robert" w:date="2026-02-10T12:51:00Z" w16du:dateUtc="2026-02-10T20:51:00Z">
        <w:r w:rsidR="00CC1734" w:rsidRPr="00CC1734">
          <w:rPr>
            <w:rFonts w:ascii="Times New Roman" w:hAnsi="Times New Roman" w:cs="Times New Roman"/>
            <w:sz w:val="24"/>
            <w:szCs w:val="24"/>
            <w:rPrChange w:id="3033" w:author="Macon, Taydin Robert" w:date="2026-02-10T12:54:00Z" w16du:dateUtc="2026-02-10T20:54:00Z">
              <w:rPr>
                <w:rFonts w:ascii="Times New Roman" w:hAnsi="Times New Roman" w:cs="Times New Roman"/>
              </w:rPr>
            </w:rPrChange>
          </w:rPr>
          <w:t>.</w:t>
        </w:r>
      </w:ins>
      <w:ins w:id="3034" w:author="Macon, Taydin Robert" w:date="2026-02-10T12:48:00Z" w16du:dateUtc="2026-02-10T20:48:00Z">
        <w:r w:rsidR="00EF702E" w:rsidRPr="00CC1734">
          <w:rPr>
            <w:rFonts w:ascii="Times New Roman" w:hAnsi="Times New Roman" w:cs="Times New Roman"/>
            <w:sz w:val="24"/>
            <w:szCs w:val="24"/>
            <w:rPrChange w:id="3035" w:author="Macon, Taydin Robert" w:date="2026-02-10T12:54:00Z" w16du:dateUtc="2026-02-10T20:54:00Z">
              <w:rPr>
                <w:rFonts w:ascii="Times New Roman" w:hAnsi="Times New Roman" w:cs="Times New Roman"/>
              </w:rPr>
            </w:rPrChange>
          </w:rPr>
          <w:t xml:space="preserve">, </w:t>
        </w:r>
      </w:ins>
      <w:ins w:id="3036" w:author="Macon, Taydin Robert" w:date="2026-02-10T12:49:00Z" w16du:dateUtc="2026-02-10T20:49:00Z">
        <w:r w:rsidR="00EF702E" w:rsidRPr="00CC1734">
          <w:rPr>
            <w:rFonts w:ascii="Times New Roman" w:hAnsi="Times New Roman" w:cs="Times New Roman"/>
            <w:sz w:val="24"/>
            <w:szCs w:val="24"/>
            <w:rPrChange w:id="3037" w:author="Macon, Taydin Robert" w:date="2026-02-10T12:54:00Z" w16du:dateUtc="2026-02-10T20:54:00Z">
              <w:rPr>
                <w:rFonts w:ascii="Times New Roman" w:hAnsi="Times New Roman" w:cs="Times New Roman"/>
              </w:rPr>
            </w:rPrChange>
          </w:rPr>
          <w:t>Howe, C</w:t>
        </w:r>
      </w:ins>
      <w:ins w:id="3038" w:author="Macon, Taydin Robert" w:date="2026-02-10T12:51:00Z" w16du:dateUtc="2026-02-10T20:51:00Z">
        <w:r w:rsidR="00CC1734" w:rsidRPr="00CC1734">
          <w:rPr>
            <w:rFonts w:ascii="Times New Roman" w:hAnsi="Times New Roman" w:cs="Times New Roman"/>
            <w:sz w:val="24"/>
            <w:szCs w:val="24"/>
            <w:rPrChange w:id="3039" w:author="Macon, Taydin Robert" w:date="2026-02-10T12:54:00Z" w16du:dateUtc="2026-02-10T20:54:00Z">
              <w:rPr>
                <w:rFonts w:ascii="Times New Roman" w:hAnsi="Times New Roman" w:cs="Times New Roman"/>
              </w:rPr>
            </w:rPrChange>
          </w:rPr>
          <w:t>.</w:t>
        </w:r>
      </w:ins>
      <w:ins w:id="3040" w:author="Macon, Taydin Robert" w:date="2026-02-10T12:49:00Z" w16du:dateUtc="2026-02-10T20:49:00Z">
        <w:r w:rsidR="00EF702E" w:rsidRPr="00CC1734">
          <w:rPr>
            <w:rFonts w:ascii="Times New Roman" w:hAnsi="Times New Roman" w:cs="Times New Roman"/>
            <w:sz w:val="24"/>
            <w:szCs w:val="24"/>
            <w:rPrChange w:id="3041" w:author="Macon, Taydin Robert" w:date="2026-02-10T12:54:00Z" w16du:dateUtc="2026-02-10T20:54:00Z">
              <w:rPr>
                <w:rFonts w:ascii="Times New Roman" w:hAnsi="Times New Roman" w:cs="Times New Roman"/>
              </w:rPr>
            </w:rPrChange>
          </w:rPr>
          <w:t xml:space="preserve">, </w:t>
        </w:r>
      </w:ins>
      <w:ins w:id="3042" w:author="Macon, Taydin Robert" w:date="2026-02-10T12:52:00Z" w16du:dateUtc="2026-02-10T20:52:00Z">
        <w:r w:rsidR="00CC1734" w:rsidRPr="00CC1734">
          <w:rPr>
            <w:rFonts w:ascii="Times New Roman" w:hAnsi="Times New Roman" w:cs="Times New Roman"/>
            <w:sz w:val="24"/>
            <w:szCs w:val="24"/>
            <w:rPrChange w:id="3043" w:author="Macon, Taydin Robert" w:date="2026-02-10T12:54:00Z" w16du:dateUtc="2026-02-10T20:54:00Z">
              <w:rPr>
                <w:rFonts w:ascii="Times New Roman" w:hAnsi="Times New Roman" w:cs="Times New Roman"/>
              </w:rPr>
            </w:rPrChange>
          </w:rPr>
          <w:t xml:space="preserve">Ochu, E., Lambin, X., Sutherland, C.S., </w:t>
        </w:r>
      </w:ins>
      <w:ins w:id="3044" w:author="Macon, Taydin Robert" w:date="2026-02-10T12:53:00Z" w16du:dateUtc="2026-02-10T20:53:00Z">
        <w:r w:rsidR="00CC1734" w:rsidRPr="00CC1734">
          <w:rPr>
            <w:rFonts w:ascii="Times New Roman" w:hAnsi="Times New Roman" w:cs="Times New Roman"/>
            <w:sz w:val="24"/>
            <w:szCs w:val="24"/>
            <w:rPrChange w:id="3045" w:author="Macon, Taydin Robert" w:date="2026-02-10T12:54:00Z" w16du:dateUtc="2026-02-10T20:54:00Z">
              <w:rPr>
                <w:rFonts w:ascii="Times New Roman" w:hAnsi="Times New Roman" w:cs="Times New Roman"/>
              </w:rPr>
            </w:rPrChange>
          </w:rPr>
          <w:t>McDevitt, A.D.,</w:t>
        </w:r>
      </w:ins>
      <w:ins w:id="3046" w:author="Macon, Taydin Robert" w:date="2026-02-04T15:10:00Z" w16du:dateUtc="2026-02-04T23:10:00Z">
        <w:r w:rsidRPr="00CC1734">
          <w:rPr>
            <w:rFonts w:ascii="Times New Roman" w:hAnsi="Times New Roman" w:cs="Times New Roman"/>
            <w:sz w:val="24"/>
            <w:szCs w:val="24"/>
            <w:rPrChange w:id="3047" w:author="Macon, Taydin Robert" w:date="2026-02-10T12:54:00Z" w16du:dateUtc="2026-02-10T20:54:00Z">
              <w:rPr>
                <w:rFonts w:ascii="Times New Roman" w:hAnsi="Times New Roman" w:cs="Times New Roman"/>
              </w:rPr>
            </w:rPrChange>
          </w:rPr>
          <w:t xml:space="preserve">(2025) </w:t>
        </w:r>
      </w:ins>
      <w:ins w:id="3048" w:author="Macon, Taydin Robert" w:date="2026-02-10T12:47:00Z" w16du:dateUtc="2026-02-10T20:47:00Z">
        <w:r w:rsidR="00EF702E" w:rsidRPr="00CC1734">
          <w:rPr>
            <w:rFonts w:ascii="Times New Roman" w:eastAsia="Times New Roman" w:hAnsi="Times New Roman" w:cs="Times New Roman"/>
            <w:color w:val="1C1D1E"/>
            <w:kern w:val="36"/>
            <w:sz w:val="24"/>
            <w:szCs w:val="24"/>
            <w14:ligatures w14:val="none"/>
            <w:rPrChange w:id="3049" w:author="Macon, Taydin Robert" w:date="2026-02-10T12:54:00Z" w16du:dateUtc="2026-02-10T20:54:00Z">
              <w:rPr>
                <w:rFonts w:ascii="Open Sans" w:eastAsia="Times New Roman" w:hAnsi="Open Sans" w:cs="Open Sans"/>
                <w:b/>
                <w:bCs/>
                <w:color w:val="1C1D1E"/>
                <w:kern w:val="36"/>
                <w:sz w:val="48"/>
                <w:szCs w:val="48"/>
                <w14:ligatures w14:val="none"/>
              </w:rPr>
            </w:rPrChange>
          </w:rPr>
          <w:t>From Water to Land: A Review on the Applications of Environmental DNA and Invertebrate-Derived DNA for Monitoring Terrestrial and Semi-Aquatic Mammals</w:t>
        </w:r>
      </w:ins>
      <w:ins w:id="3050" w:author="Macon, Taydin Robert" w:date="2026-02-04T15:10:00Z" w16du:dateUtc="2026-02-04T23:10:00Z">
        <w:r w:rsidRPr="00CC1734">
          <w:rPr>
            <w:rFonts w:ascii="Times New Roman" w:hAnsi="Times New Roman" w:cs="Times New Roman"/>
            <w:sz w:val="24"/>
            <w:szCs w:val="24"/>
            <w:rPrChange w:id="3051" w:author="Macon, Taydin Robert" w:date="2026-02-10T12:54:00Z" w16du:dateUtc="2026-02-10T20:54:00Z">
              <w:rPr>
                <w:rFonts w:ascii="Times New Roman" w:hAnsi="Times New Roman" w:cs="Times New Roman"/>
              </w:rPr>
            </w:rPrChange>
          </w:rPr>
          <w:t xml:space="preserve">. </w:t>
        </w:r>
        <w:r w:rsidRPr="00CC1734">
          <w:rPr>
            <w:rFonts w:ascii="Times New Roman" w:hAnsi="Times New Roman" w:cs="Times New Roman"/>
            <w:i/>
            <w:iCs/>
            <w:sz w:val="24"/>
            <w:szCs w:val="24"/>
            <w:rPrChange w:id="3052" w:author="Macon, Taydin Robert" w:date="2026-02-10T12:54:00Z" w16du:dateUtc="2026-02-10T20:54:00Z">
              <w:rPr>
                <w:rFonts w:ascii="Times New Roman" w:hAnsi="Times New Roman" w:cs="Times New Roman"/>
              </w:rPr>
            </w:rPrChange>
          </w:rPr>
          <w:t>Mammal Review</w:t>
        </w:r>
        <w:r w:rsidRPr="00CC1734">
          <w:rPr>
            <w:rFonts w:ascii="Times New Roman" w:hAnsi="Times New Roman" w:cs="Times New Roman"/>
            <w:sz w:val="24"/>
            <w:szCs w:val="24"/>
            <w:rPrChange w:id="3053" w:author="Macon, Taydin Robert" w:date="2026-02-10T12:54:00Z" w16du:dateUtc="2026-02-10T20:54:00Z">
              <w:rPr>
                <w:rFonts w:ascii="Times New Roman" w:hAnsi="Times New Roman" w:cs="Times New Roman"/>
              </w:rPr>
            </w:rPrChange>
          </w:rPr>
          <w:t xml:space="preserve">. </w:t>
        </w:r>
      </w:ins>
      <w:ins w:id="3054" w:author="Macon, Taydin Robert" w:date="2026-02-10T12:53:00Z" w16du:dateUtc="2026-02-10T20:53:00Z">
        <w:r w:rsidR="00CC1734" w:rsidRPr="00CC1734">
          <w:rPr>
            <w:rFonts w:ascii="Times New Roman" w:hAnsi="Times New Roman" w:cs="Times New Roman"/>
            <w:sz w:val="24"/>
            <w:szCs w:val="24"/>
            <w:rPrChange w:id="3055" w:author="Macon, Taydin Robert" w:date="2026-02-10T12:54:00Z" w16du:dateUtc="2026-02-10T20:54:00Z">
              <w:rPr>
                <w:rFonts w:ascii="Times New Roman" w:hAnsi="Times New Roman" w:cs="Times New Roman"/>
              </w:rPr>
            </w:rPrChange>
          </w:rPr>
          <w:t>https://doi.org/10.1111/mam.70006</w:t>
        </w:r>
      </w:ins>
    </w:p>
    <w:p w14:paraId="6C472089" w14:textId="77777777" w:rsidR="00B31FFC" w:rsidRPr="00CC1734" w:rsidRDefault="00B31FFC" w:rsidP="00457CEF">
      <w:pPr>
        <w:ind w:left="720" w:hanging="720"/>
        <w:rPr>
          <w:ins w:id="3056" w:author="Macon, Taydin Robert" w:date="2026-02-04T15:10:00Z" w16du:dateUtc="2026-02-04T23:10:00Z"/>
          <w:rFonts w:ascii="Times New Roman" w:hAnsi="Times New Roman" w:cs="Times New Roman"/>
        </w:rPr>
      </w:pPr>
    </w:p>
    <w:p w14:paraId="3EB6BD47" w14:textId="77777777" w:rsidR="0037642D" w:rsidRDefault="00457CEF" w:rsidP="0037642D">
      <w:pPr>
        <w:ind w:left="720" w:hanging="720"/>
        <w:rPr>
          <w:ins w:id="3057" w:author="Macon, Taydin Robert" w:date="2026-02-04T15:54:00Z" w16du:dateUtc="2026-02-04T23:54:00Z"/>
          <w:rFonts w:ascii="Times New Roman" w:hAnsi="Times New Roman" w:cs="Times New Roman"/>
        </w:rPr>
      </w:pPr>
      <w:ins w:id="3058" w:author="Macon, Taydin Robert" w:date="2026-02-04T15:10:00Z" w16du:dateUtc="2026-02-04T23:10:00Z">
        <w:r w:rsidRPr="00CC1734">
          <w:rPr>
            <w:rFonts w:ascii="Times New Roman" w:hAnsi="Times New Roman" w:cs="Times New Roman"/>
          </w:rPr>
          <w:t xml:space="preserve">Brooks ME, Kristensen K, van Benthem KJ, Magnusson A, Berg CW, Nielsen A, Skaug HJ, Maechler M, Bolker BM (2017) glmmTMB balances speed and flexibility among packages for zero-inflated generalized linear mixed modeling. </w:t>
        </w:r>
        <w:r w:rsidRPr="00CC1734">
          <w:rPr>
            <w:rFonts w:ascii="Times New Roman" w:hAnsi="Times New Roman" w:cs="Times New Roman"/>
            <w:i/>
            <w:iCs/>
            <w:rPrChange w:id="3059" w:author="Macon, Taydin Robert" w:date="2026-02-10T12:54:00Z" w16du:dateUtc="2026-02-10T20:54:00Z">
              <w:rPr>
                <w:rFonts w:ascii="Times New Roman" w:hAnsi="Times New Roman" w:cs="Times New Roman"/>
              </w:rPr>
            </w:rPrChange>
          </w:rPr>
          <w:t>The R Journal</w:t>
        </w:r>
        <w:r w:rsidRPr="00CC1734">
          <w:rPr>
            <w:rFonts w:ascii="Times New Roman" w:hAnsi="Times New Roman" w:cs="Times New Roman"/>
          </w:rPr>
          <w:t xml:space="preserve"> 9, 378–400. </w:t>
        </w:r>
        <w:r w:rsidRPr="00CC1734">
          <w:rPr>
            <w:rFonts w:ascii="Times New Roman" w:hAnsi="Times New Roman" w:cs="Times New Roman"/>
          </w:rPr>
          <w:fldChar w:fldCharType="begin"/>
        </w:r>
        <w:r w:rsidRPr="00CC1734">
          <w:rPr>
            <w:rFonts w:ascii="Times New Roman" w:hAnsi="Times New Roman" w:cs="Times New Roman"/>
          </w:rPr>
          <w:instrText>HYPERLINK "https://doi.org/10.32614/RJ-2017-066"</w:instrText>
        </w:r>
        <w:r w:rsidRPr="00CC1734">
          <w:rPr>
            <w:rFonts w:ascii="Times New Roman" w:hAnsi="Times New Roman" w:cs="Times New Roman"/>
          </w:rPr>
        </w:r>
        <w:r w:rsidRPr="00CC1734">
          <w:rPr>
            <w:rFonts w:ascii="Times New Roman" w:hAnsi="Times New Roman" w:cs="Times New Roman"/>
          </w:rPr>
          <w:fldChar w:fldCharType="separate"/>
        </w:r>
        <w:r w:rsidRPr="00CC1734">
          <w:rPr>
            <w:rStyle w:val="Hyperlink"/>
            <w:rFonts w:ascii="Times New Roman" w:hAnsi="Times New Roman" w:cs="Times New Roman"/>
          </w:rPr>
          <w:t>https://doi.org/10.32614/RJ-2017-066</w:t>
        </w:r>
        <w:r w:rsidRPr="00CC1734">
          <w:rPr>
            <w:rFonts w:ascii="Times New Roman" w:hAnsi="Times New Roman" w:cs="Times New Roman"/>
          </w:rPr>
          <w:fldChar w:fldCharType="end"/>
        </w:r>
      </w:ins>
    </w:p>
    <w:p w14:paraId="187325D0" w14:textId="77777777" w:rsidR="00B31FFC" w:rsidRDefault="00B31FFC" w:rsidP="0037642D">
      <w:pPr>
        <w:ind w:left="720" w:hanging="720"/>
        <w:rPr>
          <w:ins w:id="3060" w:author="Macon, Taydin Robert" w:date="2026-02-04T15:34:00Z" w16du:dateUtc="2026-02-04T23:34:00Z"/>
          <w:rFonts w:ascii="Times New Roman" w:hAnsi="Times New Roman" w:cs="Times New Roman"/>
        </w:rPr>
      </w:pPr>
    </w:p>
    <w:p w14:paraId="505D11FE" w14:textId="4FFD2766" w:rsidR="00457CEF" w:rsidRPr="00CB2CCD" w:rsidRDefault="00457CEF">
      <w:pPr>
        <w:ind w:left="720" w:hanging="720"/>
        <w:rPr>
          <w:ins w:id="3061" w:author="Macon, Taydin Robert" w:date="2026-02-04T15:10:00Z" w16du:dateUtc="2026-02-04T23:10:00Z"/>
        </w:rPr>
        <w:pPrChange w:id="3062" w:author="Macon, Taydin Robert" w:date="2026-02-04T15:34:00Z" w16du:dateUtc="2026-02-04T23:34:00Z">
          <w:pPr>
            <w:pStyle w:val="NormalWeb"/>
            <w:ind w:hanging="720"/>
          </w:pPr>
        </w:pPrChange>
      </w:pPr>
      <w:ins w:id="3063" w:author="Macon, Taydin Robert" w:date="2026-02-04T15:10:00Z" w16du:dateUtc="2026-02-04T23:10:00Z">
        <w:r w:rsidRPr="00CC1734">
          <w:rPr>
            <w:rStyle w:val="Strong"/>
            <w:rFonts w:ascii="Times New Roman" w:hAnsi="Times New Roman" w:cs="Times New Roman"/>
            <w:b w:val="0"/>
            <w:bCs w:val="0"/>
            <w:rPrChange w:id="3064" w:author="Macon, Taydin Robert" w:date="2026-02-10T12:59:00Z" w16du:dateUtc="2026-02-10T20:59:00Z">
              <w:rPr>
                <w:rStyle w:val="Strong"/>
                <w:b w:val="0"/>
                <w:bCs w:val="0"/>
              </w:rPr>
            </w:rPrChange>
          </w:rPr>
          <w:lastRenderedPageBreak/>
          <w:t>Budnick, W. R., Hayes, D., Herbst, S., Kanefsky, J., Nathan, L., Roth, B. M., Sard, N. M., Scribner, K. T., Smith, K., &amp; Thomas, S. (2021).</w:t>
        </w:r>
        <w:r w:rsidRPr="00CC1734">
          <w:t xml:space="preserve"> </w:t>
        </w:r>
        <w:r w:rsidRPr="00CC1734">
          <w:rPr>
            <w:rFonts w:ascii="Times New Roman" w:hAnsi="Times New Roman" w:cs="Times New Roman"/>
            <w:rPrChange w:id="3065" w:author="Macon, Taydin Robert" w:date="2026-02-10T12:59:00Z" w16du:dateUtc="2026-02-10T20:59:00Z">
              <w:rPr/>
            </w:rPrChange>
          </w:rPr>
          <w:t>Factors influencing detection of invasive red swamp crayfish (</w:t>
        </w:r>
        <w:r w:rsidRPr="00CC1734">
          <w:rPr>
            <w:rStyle w:val="Emphasis"/>
            <w:rFonts w:ascii="Times New Roman" w:hAnsi="Times New Roman" w:cs="Times New Roman"/>
            <w:rPrChange w:id="3066" w:author="Macon, Taydin Robert" w:date="2026-02-10T12:59:00Z" w16du:dateUtc="2026-02-10T20:59:00Z">
              <w:rPr>
                <w:rStyle w:val="Emphasis"/>
              </w:rPr>
            </w:rPrChange>
          </w:rPr>
          <w:t>Procambarus clarkii</w:t>
        </w:r>
        <w:r w:rsidRPr="00CC1734">
          <w:rPr>
            <w:rFonts w:ascii="Times New Roman" w:hAnsi="Times New Roman" w:cs="Times New Roman"/>
            <w:rPrChange w:id="3067" w:author="Macon, Taydin Robert" w:date="2026-02-10T12:59:00Z" w16du:dateUtc="2026-02-10T20:59:00Z">
              <w:rPr/>
            </w:rPrChange>
          </w:rPr>
          <w:t>) in Michigan ponds using environmental DNA.</w:t>
        </w:r>
        <w:r w:rsidRPr="00CC1734">
          <w:rPr>
            <w:rStyle w:val="apple-converted-space"/>
            <w:rFonts w:ascii="Times New Roman" w:hAnsi="Times New Roman" w:cs="Times New Roman"/>
            <w:rPrChange w:id="3068" w:author="Macon, Taydin Robert" w:date="2026-02-10T12:59:00Z" w16du:dateUtc="2026-02-10T20:59:00Z">
              <w:rPr>
                <w:rStyle w:val="apple-converted-space"/>
              </w:rPr>
            </w:rPrChange>
          </w:rPr>
          <w:t> </w:t>
        </w:r>
      </w:ins>
      <w:ins w:id="3069" w:author="Macon, Taydin Robert" w:date="2026-02-10T12:57:00Z" w16du:dateUtc="2026-02-10T20:57:00Z">
        <w:r w:rsidR="00CC1734" w:rsidRPr="00CC1734">
          <w:rPr>
            <w:rStyle w:val="Emphasis"/>
            <w:rFonts w:ascii="Times New Roman" w:hAnsi="Times New Roman" w:cs="Times New Roman"/>
            <w:rPrChange w:id="3070" w:author="Macon, Taydin Robert" w:date="2026-02-10T12:59:00Z" w16du:dateUtc="2026-02-10T20:59:00Z">
              <w:rPr>
                <w:rStyle w:val="Emphasis"/>
              </w:rPr>
            </w:rPrChange>
          </w:rPr>
          <w:t>Hydrobiologia</w:t>
        </w:r>
      </w:ins>
      <w:ins w:id="3071" w:author="Macon, Taydin Robert" w:date="2026-02-04T15:10:00Z" w16du:dateUtc="2026-02-04T23:10:00Z">
        <w:r w:rsidRPr="00CC1734">
          <w:rPr>
            <w:rFonts w:ascii="Times New Roman" w:hAnsi="Times New Roman" w:cs="Times New Roman"/>
            <w:rPrChange w:id="3072" w:author="Macon, Taydin Robert" w:date="2026-02-10T12:59:00Z" w16du:dateUtc="2026-02-10T20:59:00Z">
              <w:rPr/>
            </w:rPrChange>
          </w:rPr>
          <w:t>.</w:t>
        </w:r>
        <w:r w:rsidRPr="00CC1734">
          <w:rPr>
            <w:rStyle w:val="apple-converted-space"/>
            <w:rFonts w:ascii="Times New Roman" w:hAnsi="Times New Roman" w:cs="Times New Roman"/>
            <w:rPrChange w:id="3073" w:author="Macon, Taydin Robert" w:date="2026-02-10T12:59:00Z" w16du:dateUtc="2026-02-10T20:59:00Z">
              <w:rPr>
                <w:rStyle w:val="apple-converted-space"/>
              </w:rPr>
            </w:rPrChange>
          </w:rPr>
          <w:t> </w:t>
        </w:r>
      </w:ins>
      <w:ins w:id="3074" w:author="Macon, Taydin Robert" w:date="2026-02-10T12:59:00Z" w16du:dateUtc="2026-02-10T20:59:00Z">
        <w:r w:rsidR="00CC1734" w:rsidRPr="00CC1734">
          <w:rPr>
            <w:rFonts w:ascii="Times New Roman" w:hAnsi="Times New Roman" w:cs="Times New Roman"/>
            <w:color w:val="222222"/>
            <w:shd w:val="clear" w:color="auto" w:fill="FFFFFF"/>
            <w:rPrChange w:id="3075" w:author="Macon, Taydin Robert" w:date="2026-02-10T12:59:00Z" w16du:dateUtc="2026-02-10T20:59:00Z">
              <w:rPr>
                <w:rFonts w:ascii="Merriweather Sans" w:hAnsi="Merriweather Sans"/>
                <w:color w:val="222222"/>
                <w:shd w:val="clear" w:color="auto" w:fill="FFFFFF"/>
              </w:rPr>
            </w:rPrChange>
          </w:rPr>
          <w:t>https://doi.org/10.1007/s10750-024-05492-8</w:t>
        </w:r>
      </w:ins>
    </w:p>
    <w:p w14:paraId="1D881936" w14:textId="78ED55A6" w:rsidR="00457CEF" w:rsidRPr="00CB2CCD" w:rsidRDefault="00457CEF">
      <w:pPr>
        <w:pStyle w:val="NormalWeb"/>
        <w:ind w:left="720" w:hanging="720"/>
        <w:rPr>
          <w:ins w:id="3076" w:author="Macon, Taydin Robert" w:date="2026-02-04T15:10:00Z" w16du:dateUtc="2026-02-04T23:10:00Z"/>
        </w:rPr>
        <w:pPrChange w:id="3077" w:author="Macon, Taydin Robert" w:date="2026-02-04T15:34:00Z" w16du:dateUtc="2026-02-04T23:34:00Z">
          <w:pPr>
            <w:pStyle w:val="NormalWeb"/>
            <w:ind w:hanging="720"/>
          </w:pPr>
        </w:pPrChange>
      </w:pPr>
      <w:ins w:id="3078" w:author="Macon, Taydin Robert" w:date="2026-02-04T15:10:00Z" w16du:dateUtc="2026-02-04T23:10:00Z">
        <w:r w:rsidRPr="00026F45">
          <w:rPr>
            <w:rStyle w:val="Strong"/>
            <w:rFonts w:eastAsiaTheme="majorEastAsia"/>
            <w:b w:val="0"/>
            <w:bCs w:val="0"/>
          </w:rPr>
          <w:t>Cangelosi,</w:t>
        </w:r>
        <w:r w:rsidRPr="00CB2CCD">
          <w:rPr>
            <w:rStyle w:val="Strong"/>
            <w:rFonts w:eastAsiaTheme="majorEastAsia"/>
            <w:b w:val="0"/>
            <w:bCs w:val="0"/>
          </w:rPr>
          <w:t xml:space="preserve"> A., Balcer, M., Prihoda, K., Gruwell, M., TenEyck, M., Aicher, R., Lopez-Camacho, Y., Knight, I. T., &amp; Grey, E. K. (2022).</w:t>
        </w:r>
        <w:r>
          <w:t xml:space="preserve"> </w:t>
        </w:r>
        <w:r w:rsidRPr="00CB2CCD">
          <w:t>Evaluation of eDNA qPCR monitoring as an early detection tool for a non-native mysid in Great Lakes waters.</w:t>
        </w:r>
        <w:r w:rsidRPr="00CB2CCD">
          <w:rPr>
            <w:rStyle w:val="apple-converted-space"/>
            <w:rFonts w:eastAsiaTheme="majorEastAsia"/>
          </w:rPr>
          <w:t> </w:t>
        </w:r>
        <w:r w:rsidRPr="00CB2CCD">
          <w:rPr>
            <w:rStyle w:val="Emphasis"/>
            <w:rFonts w:eastAsiaTheme="majorEastAsia"/>
          </w:rPr>
          <w:t>Biological Invasions</w:t>
        </w:r>
        <w:r w:rsidRPr="00CB2CCD">
          <w:t>.</w:t>
        </w:r>
        <w:r w:rsidRPr="00CB2CCD">
          <w:rPr>
            <w:rStyle w:val="apple-converted-space"/>
            <w:rFonts w:eastAsiaTheme="majorEastAsia"/>
          </w:rPr>
          <w:t> </w:t>
        </w:r>
      </w:ins>
      <w:ins w:id="3079" w:author="Macon, Taydin Robert" w:date="2026-02-11T08:34:00Z" w16du:dateUtc="2026-02-11T16:34:00Z">
        <w:r w:rsidR="00026F45" w:rsidRPr="00026F45">
          <w:t>https://doi.org/10.1016/j.jglr.2024.102377</w:t>
        </w:r>
      </w:ins>
    </w:p>
    <w:p w14:paraId="093C0197" w14:textId="584B8BC1" w:rsidR="00457CEF" w:rsidRPr="00CB2CCD" w:rsidRDefault="00457CEF">
      <w:pPr>
        <w:pStyle w:val="NormalWeb"/>
        <w:ind w:left="720" w:hanging="720"/>
        <w:rPr>
          <w:ins w:id="3080" w:author="Macon, Taydin Robert" w:date="2026-02-04T15:10:00Z" w16du:dateUtc="2026-02-04T23:10:00Z"/>
        </w:rPr>
        <w:pPrChange w:id="3081" w:author="Macon, Taydin Robert" w:date="2026-02-04T15:35:00Z" w16du:dateUtc="2026-02-04T23:35:00Z">
          <w:pPr>
            <w:pStyle w:val="NormalWeb"/>
            <w:ind w:hanging="720"/>
          </w:pPr>
        </w:pPrChange>
      </w:pPr>
      <w:ins w:id="3082" w:author="Macon, Taydin Robert" w:date="2026-02-04T15:10:00Z" w16du:dateUtc="2026-02-04T23:10:00Z">
        <w:r w:rsidRPr="00026F45">
          <w:rPr>
            <w:rStyle w:val="Strong"/>
            <w:rFonts w:eastAsiaTheme="majorEastAsia"/>
            <w:b w:val="0"/>
            <w:bCs w:val="0"/>
          </w:rPr>
          <w:t>Castañeda,</w:t>
        </w:r>
        <w:r w:rsidRPr="00CB2CCD">
          <w:rPr>
            <w:rStyle w:val="Strong"/>
            <w:rFonts w:eastAsiaTheme="majorEastAsia"/>
            <w:b w:val="0"/>
            <w:bCs w:val="0"/>
          </w:rPr>
          <w:t xml:space="preserve"> R. A., Van Nynatten, A., Crookes, S., Ellender, B. R., Heath, D. D., MacIsaac, H. J., Mandrak, N. E., &amp; Weyl, O. L. F. (2021).</w:t>
        </w:r>
        <w:r>
          <w:t xml:space="preserve"> </w:t>
        </w:r>
        <w:r w:rsidRPr="00CB2CCD">
          <w:t>Detecting native freshwater fishes using novel non-invasive methods.</w:t>
        </w:r>
        <w:r w:rsidRPr="00CB2CCD">
          <w:rPr>
            <w:rStyle w:val="apple-converted-space"/>
            <w:rFonts w:eastAsiaTheme="majorEastAsia"/>
          </w:rPr>
          <w:t> </w:t>
        </w:r>
        <w:r w:rsidRPr="00CB2CCD">
          <w:rPr>
            <w:rStyle w:val="Emphasis"/>
            <w:rFonts w:eastAsiaTheme="majorEastAsia"/>
          </w:rPr>
          <w:t>Freshwater Biology</w:t>
        </w:r>
        <w:r w:rsidRPr="00CB2CCD">
          <w:t>.</w:t>
        </w:r>
        <w:r w:rsidRPr="00CB2CCD">
          <w:rPr>
            <w:rStyle w:val="apple-converted-space"/>
            <w:rFonts w:eastAsiaTheme="majorEastAsia"/>
          </w:rPr>
          <w:t> </w:t>
        </w:r>
      </w:ins>
      <w:ins w:id="3083" w:author="Macon, Taydin Robert" w:date="2026-02-11T08:35:00Z" w16du:dateUtc="2026-02-11T16:35:00Z">
        <w:r w:rsidR="00026F45" w:rsidRPr="00026F45">
          <w:rPr>
            <w:rFonts w:eastAsiaTheme="minorHAnsi"/>
            <w:kern w:val="2"/>
            <w14:ligatures w14:val="standardContextual"/>
            <w:rPrChange w:id="3084" w:author="Macon, Taydin Robert" w:date="2026-02-11T08:35:00Z" w16du:dateUtc="2026-02-11T16:35:00Z">
              <w:rPr>
                <w:rFonts w:asciiTheme="minorHAnsi" w:eastAsiaTheme="minorHAnsi" w:hAnsiTheme="minorHAnsi" w:cstheme="minorBidi"/>
                <w:kern w:val="2"/>
                <w14:ligatures w14:val="standardContextual"/>
              </w:rPr>
            </w:rPrChange>
          </w:rPr>
          <w:fldChar w:fldCharType="begin"/>
        </w:r>
        <w:r w:rsidR="00026F45" w:rsidRPr="00026F45">
          <w:rPr>
            <w:rFonts w:eastAsiaTheme="minorHAnsi"/>
            <w:kern w:val="2"/>
            <w14:ligatures w14:val="standardContextual"/>
            <w:rPrChange w:id="3085" w:author="Macon, Taydin Robert" w:date="2026-02-11T08:35:00Z" w16du:dateUtc="2026-02-11T16:35:00Z">
              <w:rPr>
                <w:rFonts w:asciiTheme="minorHAnsi" w:eastAsiaTheme="minorHAnsi" w:hAnsiTheme="minorHAnsi" w:cstheme="minorBidi"/>
                <w:kern w:val="2"/>
                <w14:ligatures w14:val="standardContextual"/>
              </w:rPr>
            </w:rPrChange>
          </w:rPr>
          <w:instrText>HYPERLINK "https://doi.org/10.3389/fenvs.2020.00029"</w:instrText>
        </w:r>
        <w:r w:rsidR="00026F45" w:rsidRPr="00C137BA">
          <w:rPr>
            <w:rFonts w:eastAsiaTheme="minorHAnsi"/>
            <w:kern w:val="2"/>
            <w14:ligatures w14:val="standardContextual"/>
          </w:rPr>
        </w:r>
        <w:r w:rsidR="00026F45" w:rsidRPr="00026F45">
          <w:rPr>
            <w:rFonts w:eastAsiaTheme="minorHAnsi"/>
            <w:kern w:val="2"/>
            <w14:ligatures w14:val="standardContextual"/>
            <w:rPrChange w:id="3086" w:author="Macon, Taydin Robert" w:date="2026-02-11T08:35:00Z" w16du:dateUtc="2026-02-11T16:35:00Z">
              <w:rPr>
                <w:rFonts w:asciiTheme="minorHAnsi" w:eastAsiaTheme="minorHAnsi" w:hAnsiTheme="minorHAnsi" w:cstheme="minorBidi"/>
                <w:kern w:val="2"/>
                <w14:ligatures w14:val="standardContextual"/>
              </w:rPr>
            </w:rPrChange>
          </w:rPr>
          <w:fldChar w:fldCharType="separate"/>
        </w:r>
        <w:r w:rsidR="00026F45" w:rsidRPr="00026F45">
          <w:rPr>
            <w:rFonts w:eastAsiaTheme="minorHAnsi"/>
            <w:color w:val="0000FF"/>
            <w:kern w:val="2"/>
            <w14:ligatures w14:val="standardContextual"/>
            <w:rPrChange w:id="3087" w:author="Macon, Taydin Robert" w:date="2026-02-11T08:35:00Z" w16du:dateUtc="2026-02-11T16:35:00Z">
              <w:rPr>
                <w:rFonts w:ascii="Helvetica" w:eastAsiaTheme="minorHAnsi" w:hAnsi="Helvetica" w:cstheme="minorBidi"/>
                <w:color w:val="0000FF"/>
                <w:kern w:val="2"/>
                <w:sz w:val="18"/>
                <w:szCs w:val="18"/>
                <w14:ligatures w14:val="standardContextual"/>
              </w:rPr>
            </w:rPrChange>
          </w:rPr>
          <w:t>https://doi.org/10.3389/fenvs.2020.00029</w:t>
        </w:r>
        <w:r w:rsidR="00026F45" w:rsidRPr="00026F45">
          <w:rPr>
            <w:rFonts w:eastAsiaTheme="minorHAnsi"/>
            <w:kern w:val="2"/>
            <w14:ligatures w14:val="standardContextual"/>
            <w:rPrChange w:id="3088" w:author="Macon, Taydin Robert" w:date="2026-02-11T08:35:00Z" w16du:dateUtc="2026-02-11T16:35:00Z">
              <w:rPr>
                <w:rFonts w:asciiTheme="minorHAnsi" w:eastAsiaTheme="minorHAnsi" w:hAnsiTheme="minorHAnsi" w:cstheme="minorBidi"/>
                <w:kern w:val="2"/>
                <w14:ligatures w14:val="standardContextual"/>
              </w:rPr>
            </w:rPrChange>
          </w:rPr>
          <w:fldChar w:fldCharType="end"/>
        </w:r>
      </w:ins>
    </w:p>
    <w:p w14:paraId="6DB6EDB6" w14:textId="3FCB4E9C" w:rsidR="003D27F8" w:rsidRDefault="003D27F8">
      <w:pPr>
        <w:pStyle w:val="NormalWeb"/>
        <w:ind w:left="720" w:hanging="720"/>
        <w:rPr>
          <w:ins w:id="3089" w:author="Macon, Taydin Robert" w:date="2026-02-12T09:54:00Z" w16du:dateUtc="2026-02-12T17:54:00Z"/>
        </w:rPr>
      </w:pPr>
      <w:ins w:id="3090" w:author="Macon, Taydin Robert" w:date="2026-02-11T08:46:00Z" w16du:dateUtc="2026-02-11T16:46:00Z">
        <w:r w:rsidRPr="003D27F8">
          <w:rPr>
            <w:color w:val="FFFFFF"/>
            <w:rPrChange w:id="3091" w:author="Macon, Taydin Robert" w:date="2026-02-11T08:47:00Z" w16du:dateUtc="2026-02-11T16:47:00Z">
              <w:rPr>
                <w:rFonts w:ascii="-webkit-standard" w:hAnsi="-webkit-standard"/>
                <w:color w:val="FFFFFF"/>
                <w:sz w:val="27"/>
                <w:szCs w:val="27"/>
              </w:rPr>
            </w:rPrChange>
          </w:rPr>
          <w:t>Crane, L. C., Goldstein, J. S., Thomas, D. W., Rexroth, K. S., &amp; Watts, A. W. (2021).</w:t>
        </w:r>
        <w:r w:rsidRPr="003D27F8">
          <w:rPr>
            <w:rStyle w:val="apple-converted-space"/>
            <w:rFonts w:eastAsiaTheme="majorEastAsia" w:hint="eastAsia"/>
            <w:color w:val="FFFFFF"/>
            <w:rPrChange w:id="3092" w:author="Macon, Taydin Robert" w:date="2026-02-11T08:47:00Z" w16du:dateUtc="2026-02-11T16:47:00Z">
              <w:rPr>
                <w:rStyle w:val="apple-converted-space"/>
                <w:rFonts w:ascii="-webkit-standard" w:eastAsiaTheme="majorEastAsia" w:hAnsi="-webkit-standard" w:hint="eastAsia"/>
                <w:color w:val="FFFFFF"/>
                <w:sz w:val="27"/>
                <w:szCs w:val="27"/>
              </w:rPr>
            </w:rPrChange>
          </w:rPr>
          <w:t> </w:t>
        </w:r>
        <w:r w:rsidRPr="003D27F8">
          <w:rPr>
            <w:rStyle w:val="Emphasis"/>
            <w:rFonts w:eastAsiaTheme="majorEastAsia"/>
            <w:i w:val="0"/>
            <w:iCs w:val="0"/>
            <w:color w:val="FFFFFF"/>
            <w:rPrChange w:id="3093" w:author="Macon, Taydin Robert" w:date="2026-02-11T08:47:00Z" w16du:dateUtc="2026-02-11T16:47:00Z">
              <w:rPr>
                <w:rStyle w:val="Emphasis"/>
                <w:rFonts w:eastAsiaTheme="majorEastAsia"/>
                <w:color w:val="FFFFFF"/>
              </w:rPr>
            </w:rPrChange>
          </w:rPr>
          <w:t>Effects of life stage on eDNA detection of the invasive European green crab (Carcinus maenas) in estuarine systems</w:t>
        </w:r>
        <w:r w:rsidRPr="003D27F8">
          <w:rPr>
            <w:color w:val="FFFFFF"/>
            <w:rPrChange w:id="3094" w:author="Macon, Taydin Robert" w:date="2026-02-11T08:47:00Z" w16du:dateUtc="2026-02-11T16:47:00Z">
              <w:rPr>
                <w:rFonts w:ascii="-webkit-standard" w:hAnsi="-webkit-standard"/>
                <w:color w:val="FFFFFF"/>
                <w:sz w:val="27"/>
                <w:szCs w:val="27"/>
              </w:rPr>
            </w:rPrChange>
          </w:rPr>
          <w:t>.</w:t>
        </w:r>
        <w:r w:rsidRPr="003D27F8">
          <w:rPr>
            <w:rStyle w:val="apple-converted-space"/>
            <w:rFonts w:eastAsiaTheme="majorEastAsia" w:hint="eastAsia"/>
            <w:color w:val="FFFFFF"/>
            <w:rPrChange w:id="3095" w:author="Macon, Taydin Robert" w:date="2026-02-11T08:47:00Z" w16du:dateUtc="2026-02-11T16:47:00Z">
              <w:rPr>
                <w:rStyle w:val="apple-converted-space"/>
                <w:rFonts w:ascii="-webkit-standard" w:eastAsiaTheme="majorEastAsia" w:hAnsi="-webkit-standard" w:hint="eastAsia"/>
                <w:color w:val="FFFFFF"/>
                <w:sz w:val="27"/>
                <w:szCs w:val="27"/>
              </w:rPr>
            </w:rPrChange>
          </w:rPr>
          <w:t> </w:t>
        </w:r>
        <w:r w:rsidRPr="003D27F8">
          <w:rPr>
            <w:rStyle w:val="Strong"/>
            <w:rFonts w:eastAsiaTheme="majorEastAsia"/>
            <w:b w:val="0"/>
            <w:bCs w:val="0"/>
            <w:i/>
            <w:iCs/>
            <w:color w:val="FFFFFF"/>
            <w:rPrChange w:id="3096" w:author="Macon, Taydin Robert" w:date="2026-02-11T08:47:00Z" w16du:dateUtc="2026-02-11T16:47:00Z">
              <w:rPr>
                <w:rStyle w:val="Strong"/>
                <w:rFonts w:eastAsiaTheme="majorEastAsia"/>
                <w:color w:val="FFFFFF"/>
              </w:rPr>
            </w:rPrChange>
          </w:rPr>
          <w:t>Ecological Indicators</w:t>
        </w:r>
        <w:r w:rsidRPr="003D27F8">
          <w:rPr>
            <w:color w:val="FFFFFF"/>
            <w:rPrChange w:id="3097" w:author="Macon, Taydin Robert" w:date="2026-02-11T08:47:00Z" w16du:dateUtc="2026-02-11T16:47:00Z">
              <w:rPr>
                <w:rFonts w:ascii="-webkit-standard" w:hAnsi="-webkit-standard"/>
                <w:color w:val="FFFFFF"/>
                <w:sz w:val="27"/>
                <w:szCs w:val="27"/>
              </w:rPr>
            </w:rPrChange>
          </w:rPr>
          <w:t>.</w:t>
        </w:r>
        <w:r w:rsidRPr="003D27F8">
          <w:rPr>
            <w:rStyle w:val="apple-converted-space"/>
            <w:rFonts w:eastAsiaTheme="majorEastAsia" w:hint="eastAsia"/>
            <w:color w:val="FFFFFF"/>
            <w:rPrChange w:id="3098" w:author="Macon, Taydin Robert" w:date="2026-02-11T08:47:00Z" w16du:dateUtc="2026-02-11T16:47:00Z">
              <w:rPr>
                <w:rStyle w:val="apple-converted-space"/>
                <w:rFonts w:ascii="-webkit-standard" w:eastAsiaTheme="majorEastAsia" w:hAnsi="-webkit-standard" w:hint="eastAsia"/>
                <w:color w:val="FFFFFF"/>
                <w:sz w:val="27"/>
                <w:szCs w:val="27"/>
              </w:rPr>
            </w:rPrChange>
          </w:rPr>
          <w:t> </w:t>
        </w:r>
      </w:ins>
      <w:ins w:id="3099" w:author="Macon, Taydin Robert" w:date="2026-02-11T08:47:00Z" w16du:dateUtc="2026-02-11T16:47:00Z">
        <w:r>
          <w:fldChar w:fldCharType="begin"/>
        </w:r>
        <w:r>
          <w:instrText>HYPERLINK "</w:instrText>
        </w:r>
      </w:ins>
      <w:ins w:id="3100" w:author="Macon, Taydin Robert" w:date="2026-02-11T08:46:00Z" w16du:dateUtc="2026-02-11T16:46:00Z">
        <w:r w:rsidRPr="003D27F8">
          <w:instrText>https://doi.org/10.1016/j.ecolind.2021.107412</w:instrText>
        </w:r>
      </w:ins>
      <w:ins w:id="3101" w:author="Macon, Taydin Robert" w:date="2026-02-11T08:47:00Z" w16du:dateUtc="2026-02-11T16:47:00Z">
        <w:r>
          <w:instrText>"</w:instrText>
        </w:r>
        <w:r>
          <w:fldChar w:fldCharType="separate"/>
        </w:r>
      </w:ins>
      <w:ins w:id="3102" w:author="Macon, Taydin Robert" w:date="2026-02-11T08:46:00Z" w16du:dateUtc="2026-02-11T16:46:00Z">
        <w:r w:rsidRPr="000B3BF6">
          <w:rPr>
            <w:rStyle w:val="Hyperlink"/>
          </w:rPr>
          <w:t>https://doi.org/10.1016/j.ecolind.2021.107412</w:t>
        </w:r>
      </w:ins>
      <w:ins w:id="3103" w:author="Macon, Taydin Robert" w:date="2026-02-11T08:47:00Z" w16du:dateUtc="2026-02-11T16:47:00Z">
        <w:r>
          <w:fldChar w:fldCharType="end"/>
        </w:r>
      </w:ins>
    </w:p>
    <w:p w14:paraId="7C17AC26" w14:textId="63448330" w:rsidR="009E2F28" w:rsidRDefault="009E2F28" w:rsidP="009E2F28">
      <w:pPr>
        <w:pStyle w:val="NormalWeb"/>
        <w:ind w:left="720" w:hanging="720"/>
        <w:rPr>
          <w:ins w:id="3104" w:author="Macon, Taydin Robert" w:date="2026-02-11T08:47:00Z" w16du:dateUtc="2026-02-11T16:47:00Z"/>
        </w:rPr>
      </w:pPr>
      <w:ins w:id="3105" w:author="Macon, Taydin Robert" w:date="2026-02-12T09:54:00Z" w16du:dateUtc="2026-02-12T17:54:00Z">
        <w:r w:rsidRPr="00073799">
          <w:rPr>
            <w:color w:val="FFFFFF"/>
          </w:rPr>
          <w:t>de Souza, L. S., Godwin, J. C., Renshaw, M. A., &amp; Larson, E. R. (2016).</w:t>
        </w:r>
        <w:r w:rsidRPr="00073799">
          <w:rPr>
            <w:rStyle w:val="apple-converted-space"/>
            <w:rFonts w:eastAsiaTheme="majorEastAsia"/>
            <w:color w:val="FFFFFF"/>
          </w:rPr>
          <w:t> </w:t>
        </w:r>
        <w:r w:rsidRPr="00073799">
          <w:rPr>
            <w:rStyle w:val="Emphasis"/>
            <w:rFonts w:eastAsiaTheme="majorEastAsia"/>
            <w:i w:val="0"/>
            <w:iCs w:val="0"/>
            <w:color w:val="FFFFFF"/>
          </w:rPr>
          <w:t>Environmental DNA (eDNA) Detection Probability Is Influenced by Seasonal Activity of Organisms</w:t>
        </w:r>
        <w:r w:rsidRPr="009E2F28">
          <w:rPr>
            <w:rStyle w:val="Emphasis"/>
            <w:rFonts w:eastAsiaTheme="majorEastAsia"/>
            <w:color w:val="FFFFFF"/>
          </w:rPr>
          <w:t>.</w:t>
        </w:r>
        <w:r w:rsidRPr="00073799">
          <w:rPr>
            <w:rStyle w:val="apple-converted-space"/>
            <w:rFonts w:eastAsiaTheme="majorEastAsia"/>
            <w:color w:val="FFFFFF"/>
          </w:rPr>
          <w:t> </w:t>
        </w:r>
        <w:r w:rsidRPr="00073799">
          <w:rPr>
            <w:i/>
            <w:iCs/>
            <w:color w:val="FFFFFF"/>
          </w:rPr>
          <w:t>PLOS ONE</w:t>
        </w:r>
        <w:r w:rsidRPr="00073799">
          <w:rPr>
            <w:color w:val="FFFFFF"/>
          </w:rPr>
          <w:t>.</w:t>
        </w:r>
        <w:r w:rsidRPr="00073799">
          <w:rPr>
            <w:rStyle w:val="apple-converted-space"/>
            <w:rFonts w:eastAsiaTheme="majorEastAsia"/>
            <w:color w:val="FFFFFF"/>
          </w:rPr>
          <w:t> </w:t>
        </w:r>
        <w:r w:rsidRPr="009E2F28">
          <w:fldChar w:fldCharType="begin"/>
        </w:r>
        <w:r w:rsidRPr="00073799">
          <w:instrText>HYPERLINK "https://doi.org/10.1371/journal.pone.0165273"</w:instrText>
        </w:r>
        <w:r w:rsidRPr="009E2F28">
          <w:fldChar w:fldCharType="separate"/>
        </w:r>
        <w:r w:rsidRPr="009E2F28">
          <w:rPr>
            <w:rStyle w:val="Hyperlink"/>
          </w:rPr>
          <w:t>https://doi.org/10.1371/journal.pone.0165273</w:t>
        </w:r>
        <w:r w:rsidRPr="009E2F28">
          <w:fldChar w:fldCharType="end"/>
        </w:r>
      </w:ins>
    </w:p>
    <w:p w14:paraId="60A0E377" w14:textId="072A94E0" w:rsidR="003D27F8" w:rsidRPr="003D27F8" w:rsidRDefault="003D27F8">
      <w:pPr>
        <w:pStyle w:val="NormalWeb"/>
        <w:ind w:left="720" w:hanging="720"/>
        <w:rPr>
          <w:ins w:id="3106" w:author="Macon, Taydin Robert" w:date="2026-02-11T08:49:00Z" w16du:dateUtc="2026-02-11T16:49:00Z"/>
          <w:b/>
          <w:rPrChange w:id="3107" w:author="Macon, Taydin Robert" w:date="2026-02-11T08:49:00Z" w16du:dateUtc="2026-02-11T16:49:00Z">
            <w:rPr>
              <w:ins w:id="3108" w:author="Macon, Taydin Robert" w:date="2026-02-11T08:49:00Z" w16du:dateUtc="2026-02-11T16:49:00Z"/>
            </w:rPr>
          </w:rPrChange>
        </w:rPr>
      </w:pPr>
      <w:ins w:id="3109" w:author="Macon, Taydin Robert" w:date="2026-02-11T08:49:00Z" w16du:dateUtc="2026-02-11T16:49:00Z">
        <w:r w:rsidRPr="003D27F8">
          <w:rPr>
            <w:rStyle w:val="Strong"/>
            <w:rFonts w:eastAsiaTheme="majorEastAsia"/>
            <w:b w:val="0"/>
            <w:bCs w:val="0"/>
            <w:color w:val="FFFFFF"/>
            <w:rPrChange w:id="3110" w:author="Macon, Taydin Robert" w:date="2026-02-11T08:49:00Z" w16du:dateUtc="2026-02-11T16:49:00Z">
              <w:rPr>
                <w:rStyle w:val="Strong"/>
                <w:rFonts w:eastAsiaTheme="majorEastAsia"/>
                <w:color w:val="FFFFFF"/>
              </w:rPr>
            </w:rPrChange>
          </w:rPr>
          <w:t>Deiner, K. &amp; Altermatt, F. (2014).</w:t>
        </w:r>
        <w:r w:rsidRPr="003D27F8">
          <w:rPr>
            <w:rStyle w:val="apple-converted-space"/>
            <w:rFonts w:eastAsiaTheme="majorEastAsia" w:hint="eastAsia"/>
            <w:b/>
            <w:color w:val="FFFFFF"/>
            <w:rPrChange w:id="3111" w:author="Macon, Taydin Robert" w:date="2026-02-11T08:49:00Z" w16du:dateUtc="2026-02-11T16:49:00Z">
              <w:rPr>
                <w:rStyle w:val="apple-converted-space"/>
                <w:rFonts w:ascii="-webkit-standard" w:eastAsiaTheme="majorEastAsia" w:hAnsi="-webkit-standard" w:hint="eastAsia"/>
                <w:color w:val="FFFFFF"/>
                <w:sz w:val="27"/>
                <w:szCs w:val="27"/>
              </w:rPr>
            </w:rPrChange>
          </w:rPr>
          <w:t> </w:t>
        </w:r>
        <w:r w:rsidRPr="003D27F8">
          <w:rPr>
            <w:rStyle w:val="Emphasis"/>
            <w:rFonts w:eastAsiaTheme="majorEastAsia"/>
            <w:bCs/>
            <w:i w:val="0"/>
            <w:iCs w:val="0"/>
            <w:color w:val="FFFFFF"/>
            <w:rPrChange w:id="3112" w:author="Macon, Taydin Robert" w:date="2026-02-11T08:49:00Z" w16du:dateUtc="2026-02-11T16:49:00Z">
              <w:rPr>
                <w:rStyle w:val="Emphasis"/>
                <w:rFonts w:eastAsiaTheme="majorEastAsia"/>
                <w:bCs/>
                <w:color w:val="FFFFFF"/>
              </w:rPr>
            </w:rPrChange>
          </w:rPr>
          <w:t>Transport distance of invertebrate environmental DNA in a natural river</w:t>
        </w:r>
        <w:r w:rsidRPr="003D27F8">
          <w:rPr>
            <w:rStyle w:val="Emphasis"/>
            <w:rFonts w:eastAsiaTheme="majorEastAsia"/>
            <w:b/>
            <w:color w:val="FFFFFF"/>
            <w:rPrChange w:id="3113" w:author="Macon, Taydin Robert" w:date="2026-02-11T08:49:00Z" w16du:dateUtc="2026-02-11T16:49:00Z">
              <w:rPr>
                <w:rStyle w:val="Emphasis"/>
                <w:rFonts w:eastAsiaTheme="majorEastAsia"/>
                <w:color w:val="FFFFFF"/>
              </w:rPr>
            </w:rPrChange>
          </w:rPr>
          <w:t>.</w:t>
        </w:r>
        <w:r w:rsidRPr="003D27F8">
          <w:rPr>
            <w:rStyle w:val="apple-converted-space"/>
            <w:rFonts w:eastAsiaTheme="majorEastAsia" w:hint="eastAsia"/>
            <w:b/>
            <w:color w:val="FFFFFF"/>
            <w:rPrChange w:id="3114" w:author="Macon, Taydin Robert" w:date="2026-02-11T08:49:00Z" w16du:dateUtc="2026-02-11T16:49:00Z">
              <w:rPr>
                <w:rStyle w:val="apple-converted-space"/>
                <w:rFonts w:ascii="-webkit-standard" w:eastAsiaTheme="majorEastAsia" w:hAnsi="-webkit-standard" w:hint="eastAsia"/>
                <w:color w:val="FFFFFF"/>
                <w:sz w:val="27"/>
                <w:szCs w:val="27"/>
              </w:rPr>
            </w:rPrChange>
          </w:rPr>
          <w:t> </w:t>
        </w:r>
        <w:r w:rsidRPr="003D27F8">
          <w:rPr>
            <w:rStyle w:val="Strong"/>
            <w:rFonts w:eastAsiaTheme="majorEastAsia"/>
            <w:b w:val="0"/>
            <w:bCs w:val="0"/>
            <w:i/>
            <w:iCs/>
            <w:color w:val="FFFFFF"/>
            <w:rPrChange w:id="3115" w:author="Macon, Taydin Robert" w:date="2026-02-11T08:49:00Z" w16du:dateUtc="2026-02-11T16:49:00Z">
              <w:rPr>
                <w:rStyle w:val="Strong"/>
                <w:rFonts w:eastAsiaTheme="majorEastAsia"/>
                <w:color w:val="FFFFFF"/>
              </w:rPr>
            </w:rPrChange>
          </w:rPr>
          <w:t>PLoS ONE</w:t>
        </w:r>
        <w:r w:rsidRPr="003D27F8">
          <w:rPr>
            <w:bCs/>
            <w:color w:val="FFFFFF"/>
            <w:rPrChange w:id="3116" w:author="Macon, Taydin Robert" w:date="2026-02-11T08:50:00Z" w16du:dateUtc="2026-02-11T16:50:00Z">
              <w:rPr>
                <w:rFonts w:ascii="-webkit-standard" w:hAnsi="-webkit-standard"/>
                <w:color w:val="FFFFFF"/>
                <w:sz w:val="27"/>
                <w:szCs w:val="27"/>
              </w:rPr>
            </w:rPrChange>
          </w:rPr>
          <w:t>.</w:t>
        </w:r>
        <w:r w:rsidRPr="003D27F8">
          <w:rPr>
            <w:rStyle w:val="apple-converted-space"/>
            <w:rFonts w:eastAsiaTheme="majorEastAsia" w:hint="eastAsia"/>
            <w:bCs/>
            <w:color w:val="FFFFFF"/>
            <w:rPrChange w:id="3117" w:author="Macon, Taydin Robert" w:date="2026-02-11T08:50:00Z" w16du:dateUtc="2026-02-11T16:50:00Z">
              <w:rPr>
                <w:rStyle w:val="apple-converted-space"/>
                <w:rFonts w:ascii="-webkit-standard" w:eastAsiaTheme="majorEastAsia" w:hAnsi="-webkit-standard" w:hint="eastAsia"/>
                <w:color w:val="FFFFFF"/>
                <w:sz w:val="27"/>
                <w:szCs w:val="27"/>
              </w:rPr>
            </w:rPrChange>
          </w:rPr>
          <w:t> </w:t>
        </w:r>
        <w:r w:rsidRPr="003D27F8">
          <w:rPr>
            <w:bCs/>
          </w:rPr>
          <w:fldChar w:fldCharType="begin"/>
        </w:r>
        <w:r w:rsidRPr="003D27F8">
          <w:rPr>
            <w:bCs/>
          </w:rPr>
          <w:instrText>HYPERLINK "https://doi.org/10.1371/journal.pone.0088786"</w:instrText>
        </w:r>
        <w:r w:rsidRPr="003D27F8">
          <w:rPr>
            <w:bCs/>
          </w:rPr>
        </w:r>
        <w:r w:rsidRPr="003D27F8">
          <w:rPr>
            <w:bCs/>
          </w:rPr>
          <w:fldChar w:fldCharType="separate"/>
        </w:r>
        <w:r w:rsidRPr="003D27F8">
          <w:rPr>
            <w:rStyle w:val="Hyperlink"/>
            <w:bCs/>
          </w:rPr>
          <w:t>https://doi.org/10.1371/journal.pone.0088786</w:t>
        </w:r>
        <w:r w:rsidRPr="003D27F8">
          <w:rPr>
            <w:bCs/>
          </w:rPr>
          <w:fldChar w:fldCharType="end"/>
        </w:r>
      </w:ins>
    </w:p>
    <w:p w14:paraId="6E9727E6" w14:textId="5D37CC33" w:rsidR="003D27F8" w:rsidRPr="003D27F8" w:rsidRDefault="003D27F8">
      <w:pPr>
        <w:pStyle w:val="NormalWeb"/>
        <w:ind w:left="720" w:hanging="720"/>
        <w:rPr>
          <w:ins w:id="3118" w:author="Macon, Taydin Robert" w:date="2026-02-11T08:54:00Z" w16du:dateUtc="2026-02-11T16:54:00Z"/>
        </w:rPr>
      </w:pPr>
      <w:ins w:id="3119" w:author="Macon, Taydin Robert" w:date="2026-02-11T08:54:00Z" w16du:dateUtc="2026-02-11T16:54:00Z">
        <w:r w:rsidRPr="003D27F8">
          <w:rPr>
            <w:rStyle w:val="Strong"/>
            <w:rFonts w:eastAsiaTheme="majorEastAsia"/>
            <w:b w:val="0"/>
            <w:bCs w:val="0"/>
            <w:color w:val="FFFFFF"/>
            <w:rPrChange w:id="3120" w:author="Macon, Taydin Robert" w:date="2026-02-11T08:54:00Z" w16du:dateUtc="2026-02-11T16:54:00Z">
              <w:rPr>
                <w:rStyle w:val="Strong"/>
                <w:rFonts w:eastAsiaTheme="majorEastAsia"/>
                <w:color w:val="FFFFFF"/>
              </w:rPr>
            </w:rPrChange>
          </w:rPr>
          <w:t>Dougherty, M. M., Larson, E. R., Renshaw, M. A., Gantz, C. A., Egan, S. P., Erickson, D. M., &amp; Lodge, D. M. (2016).</w:t>
        </w:r>
        <w:r>
          <w:rPr>
            <w:b/>
            <w:color w:val="FFFFFF"/>
          </w:rPr>
          <w:t xml:space="preserve"> </w:t>
        </w:r>
        <w:r w:rsidRPr="003D27F8">
          <w:rPr>
            <w:rStyle w:val="Strong"/>
            <w:rFonts w:eastAsiaTheme="majorEastAsia"/>
            <w:b w:val="0"/>
            <w:bCs w:val="0"/>
            <w:color w:val="FFFFFF"/>
            <w:rPrChange w:id="3121" w:author="Macon, Taydin Robert" w:date="2026-02-11T08:54:00Z" w16du:dateUtc="2026-02-11T16:54:00Z">
              <w:rPr>
                <w:rStyle w:val="Strong"/>
                <w:rFonts w:eastAsiaTheme="majorEastAsia"/>
                <w:color w:val="FFFFFF"/>
              </w:rPr>
            </w:rPrChange>
          </w:rPr>
          <w:t>Environmental DNA (eDNA) detects the invasive rusty crayfish</w:t>
        </w:r>
        <w:r w:rsidRPr="003D27F8">
          <w:rPr>
            <w:rStyle w:val="apple-converted-space"/>
            <w:rFonts w:eastAsiaTheme="majorEastAsia"/>
            <w:b/>
            <w:color w:val="FFFFFF"/>
          </w:rPr>
          <w:t> </w:t>
        </w:r>
        <w:r w:rsidRPr="00924E8E">
          <w:rPr>
            <w:rStyle w:val="Emphasis"/>
            <w:rFonts w:eastAsiaTheme="majorEastAsia"/>
            <w:bCs/>
            <w:color w:val="FFFFFF"/>
            <w:rPrChange w:id="3122" w:author="Macon, Taydin Robert" w:date="2026-02-11T08:55:00Z" w16du:dateUtc="2026-02-11T16:55:00Z">
              <w:rPr>
                <w:rStyle w:val="Emphasis"/>
                <w:rFonts w:eastAsiaTheme="majorEastAsia"/>
                <w:b/>
                <w:color w:val="FFFFFF"/>
              </w:rPr>
            </w:rPrChange>
          </w:rPr>
          <w:t>Orconectes rusticus</w:t>
        </w:r>
        <w:r w:rsidRPr="003D27F8">
          <w:rPr>
            <w:rStyle w:val="apple-converted-space"/>
            <w:rFonts w:eastAsiaTheme="majorEastAsia"/>
            <w:b/>
            <w:color w:val="FFFFFF"/>
          </w:rPr>
          <w:t> </w:t>
        </w:r>
        <w:r w:rsidRPr="003D27F8">
          <w:rPr>
            <w:rStyle w:val="Strong"/>
            <w:rFonts w:eastAsiaTheme="majorEastAsia"/>
            <w:b w:val="0"/>
            <w:bCs w:val="0"/>
            <w:color w:val="FFFFFF"/>
            <w:rPrChange w:id="3123" w:author="Macon, Taydin Robert" w:date="2026-02-11T08:54:00Z" w16du:dateUtc="2026-02-11T16:54:00Z">
              <w:rPr>
                <w:rStyle w:val="Strong"/>
                <w:rFonts w:eastAsiaTheme="majorEastAsia"/>
                <w:color w:val="FFFFFF"/>
              </w:rPr>
            </w:rPrChange>
          </w:rPr>
          <w:t>at low abundances</w:t>
        </w:r>
        <w:r w:rsidRPr="003D27F8">
          <w:rPr>
            <w:rStyle w:val="Strong"/>
            <w:rFonts w:eastAsiaTheme="majorEastAsia"/>
            <w:color w:val="FFFFFF"/>
          </w:rPr>
          <w:t>.</w:t>
        </w:r>
        <w:r w:rsidRPr="003D27F8">
          <w:rPr>
            <w:rStyle w:val="apple-converted-space"/>
            <w:rFonts w:eastAsiaTheme="majorEastAsia" w:hint="eastAsia"/>
            <w:color w:val="FFFFFF"/>
            <w:rPrChange w:id="3124" w:author="Macon, Taydin Robert" w:date="2026-02-11T08:54:00Z" w16du:dateUtc="2026-02-11T16:54:00Z">
              <w:rPr>
                <w:rStyle w:val="apple-converted-space"/>
                <w:rFonts w:ascii="-webkit-standard" w:eastAsiaTheme="majorEastAsia" w:hAnsi="-webkit-standard" w:hint="eastAsia"/>
                <w:color w:val="FFFFFF"/>
                <w:sz w:val="27"/>
                <w:szCs w:val="27"/>
              </w:rPr>
            </w:rPrChange>
          </w:rPr>
          <w:t> </w:t>
        </w:r>
        <w:r w:rsidRPr="003D27F8">
          <w:rPr>
            <w:rStyle w:val="Emphasis"/>
            <w:rFonts w:eastAsiaTheme="majorEastAsia"/>
            <w:color w:val="FFFFFF"/>
          </w:rPr>
          <w:t>Journal of Applied Ecology</w:t>
        </w:r>
        <w:r w:rsidRPr="003D27F8">
          <w:rPr>
            <w:color w:val="FFFFFF"/>
            <w:rPrChange w:id="3125" w:author="Macon, Taydin Robert" w:date="2026-02-11T08:54:00Z" w16du:dateUtc="2026-02-11T16:54:00Z">
              <w:rPr>
                <w:rFonts w:ascii="-webkit-standard" w:hAnsi="-webkit-standard"/>
                <w:color w:val="FFFFFF"/>
                <w:sz w:val="27"/>
                <w:szCs w:val="27"/>
              </w:rPr>
            </w:rPrChange>
          </w:rPr>
          <w:t>.</w:t>
        </w:r>
        <w:r w:rsidRPr="003D27F8">
          <w:rPr>
            <w:rStyle w:val="apple-converted-space"/>
            <w:rFonts w:eastAsiaTheme="majorEastAsia" w:hint="eastAsia"/>
            <w:color w:val="FFFFFF"/>
            <w:rPrChange w:id="3126" w:author="Macon, Taydin Robert" w:date="2026-02-11T08:54:00Z" w16du:dateUtc="2026-02-11T16:54:00Z">
              <w:rPr>
                <w:rStyle w:val="apple-converted-space"/>
                <w:rFonts w:ascii="-webkit-standard" w:eastAsiaTheme="majorEastAsia" w:hAnsi="-webkit-standard" w:hint="eastAsia"/>
                <w:color w:val="FFFFFF"/>
                <w:sz w:val="27"/>
                <w:szCs w:val="27"/>
              </w:rPr>
            </w:rPrChange>
          </w:rPr>
          <w:t> </w:t>
        </w:r>
        <w:r w:rsidRPr="003D27F8">
          <w:fldChar w:fldCharType="begin"/>
        </w:r>
        <w:r w:rsidRPr="00924E8E">
          <w:instrText>HYPERLINK "https://doi.org/10.1111/1365-2664.12621"</w:instrText>
        </w:r>
        <w:r w:rsidRPr="003D27F8">
          <w:fldChar w:fldCharType="separate"/>
        </w:r>
        <w:r w:rsidRPr="003D27F8">
          <w:rPr>
            <w:rStyle w:val="Hyperlink"/>
          </w:rPr>
          <w:t>https://doi.org/10.1111/1365-2664.12621</w:t>
        </w:r>
        <w:r w:rsidRPr="003D27F8">
          <w:fldChar w:fldCharType="end"/>
        </w:r>
      </w:ins>
    </w:p>
    <w:p w14:paraId="1F58A5C9" w14:textId="73BEC291" w:rsidR="00924E8E" w:rsidRPr="00924E8E" w:rsidRDefault="00924E8E">
      <w:pPr>
        <w:pStyle w:val="NormalWeb"/>
        <w:ind w:left="720" w:hanging="720"/>
        <w:rPr>
          <w:ins w:id="3127" w:author="Macon, Taydin Robert" w:date="2026-02-11T08:59:00Z" w16du:dateUtc="2026-02-11T16:59:00Z"/>
        </w:rPr>
      </w:pPr>
      <w:ins w:id="3128" w:author="Macon, Taydin Robert" w:date="2026-02-11T08:59:00Z" w16du:dateUtc="2026-02-11T16:59:00Z">
        <w:r w:rsidRPr="00924E8E">
          <w:rPr>
            <w:rStyle w:val="Strong"/>
            <w:rFonts w:eastAsiaTheme="majorEastAsia"/>
            <w:b w:val="0"/>
            <w:bCs w:val="0"/>
            <w:color w:val="FFFFFF"/>
            <w:rPrChange w:id="3129" w:author="Macon, Taydin Robert" w:date="2026-02-11T08:59:00Z" w16du:dateUtc="2026-02-11T16:59:00Z">
              <w:rPr>
                <w:rStyle w:val="Strong"/>
                <w:rFonts w:eastAsiaTheme="majorEastAsia"/>
                <w:color w:val="FFFFFF"/>
              </w:rPr>
            </w:rPrChange>
          </w:rPr>
          <w:t>Eiler, A., Löfgren, A., Hjerne, O., Nordén, S., &amp; Sätre, P. (2018).</w:t>
        </w:r>
        <w:r w:rsidRPr="00924E8E">
          <w:rPr>
            <w:rStyle w:val="apple-converted-space"/>
            <w:rFonts w:eastAsiaTheme="majorEastAsia" w:hint="eastAsia"/>
            <w:color w:val="FFFFFF"/>
            <w:rPrChange w:id="3130" w:author="Macon, Taydin Robert" w:date="2026-02-11T08:59:00Z" w16du:dateUtc="2026-02-11T16:59:00Z">
              <w:rPr>
                <w:rStyle w:val="apple-converted-space"/>
                <w:rFonts w:ascii="-webkit-standard" w:eastAsiaTheme="majorEastAsia" w:hAnsi="-webkit-standard" w:hint="eastAsia"/>
                <w:color w:val="FFFFFF"/>
                <w:sz w:val="27"/>
                <w:szCs w:val="27"/>
              </w:rPr>
            </w:rPrChange>
          </w:rPr>
          <w:t> </w:t>
        </w:r>
        <w:r w:rsidRPr="00924E8E">
          <w:rPr>
            <w:rStyle w:val="Emphasis"/>
            <w:rFonts w:eastAsiaTheme="majorEastAsia"/>
            <w:i w:val="0"/>
            <w:iCs w:val="0"/>
            <w:color w:val="FFFFFF"/>
            <w:rPrChange w:id="3131" w:author="Macon, Taydin Robert" w:date="2026-02-11T08:59:00Z" w16du:dateUtc="2026-02-11T16:59:00Z">
              <w:rPr>
                <w:rStyle w:val="Emphasis"/>
                <w:rFonts w:eastAsiaTheme="majorEastAsia"/>
                <w:color w:val="FFFFFF"/>
              </w:rPr>
            </w:rPrChange>
          </w:rPr>
          <w:t>Environmental DNA (eDNA) detects the pool frog</w:t>
        </w:r>
        <w:r w:rsidRPr="00924E8E">
          <w:rPr>
            <w:rStyle w:val="Emphasis"/>
            <w:rFonts w:eastAsiaTheme="majorEastAsia"/>
            <w:color w:val="FFFFFF"/>
          </w:rPr>
          <w:t xml:space="preserve"> (Pelophylax lessonae</w:t>
        </w:r>
        <w:r w:rsidRPr="00924E8E">
          <w:rPr>
            <w:rStyle w:val="Emphasis"/>
            <w:rFonts w:eastAsiaTheme="majorEastAsia"/>
            <w:i w:val="0"/>
            <w:iCs w:val="0"/>
            <w:color w:val="FFFFFF"/>
            <w:rPrChange w:id="3132" w:author="Macon, Taydin Robert" w:date="2026-02-11T08:59:00Z" w16du:dateUtc="2026-02-11T16:59:00Z">
              <w:rPr>
                <w:rStyle w:val="Emphasis"/>
                <w:rFonts w:eastAsiaTheme="majorEastAsia"/>
                <w:color w:val="FFFFFF"/>
              </w:rPr>
            </w:rPrChange>
          </w:rPr>
          <w:t>) at times when traditional monitoring methods are insensitive</w:t>
        </w:r>
        <w:r w:rsidRPr="00924E8E">
          <w:rPr>
            <w:rStyle w:val="Emphasis"/>
            <w:rFonts w:eastAsiaTheme="majorEastAsia"/>
            <w:color w:val="FFFFFF"/>
          </w:rPr>
          <w:t>.</w:t>
        </w:r>
        <w:r w:rsidRPr="00924E8E">
          <w:rPr>
            <w:rStyle w:val="apple-converted-space"/>
            <w:rFonts w:eastAsiaTheme="majorEastAsia" w:hint="eastAsia"/>
            <w:color w:val="FFFFFF"/>
            <w:rPrChange w:id="3133" w:author="Macon, Taydin Robert" w:date="2026-02-11T08:59:00Z" w16du:dateUtc="2026-02-11T16:59:00Z">
              <w:rPr>
                <w:rStyle w:val="apple-converted-space"/>
                <w:rFonts w:ascii="-webkit-standard" w:eastAsiaTheme="majorEastAsia" w:hAnsi="-webkit-standard" w:hint="eastAsia"/>
                <w:color w:val="FFFFFF"/>
                <w:sz w:val="27"/>
                <w:szCs w:val="27"/>
              </w:rPr>
            </w:rPrChange>
          </w:rPr>
          <w:t> </w:t>
        </w:r>
        <w:r w:rsidRPr="00924E8E">
          <w:rPr>
            <w:rStyle w:val="Strong"/>
            <w:rFonts w:eastAsiaTheme="majorEastAsia"/>
            <w:b w:val="0"/>
            <w:bCs w:val="0"/>
            <w:color w:val="FFFFFF"/>
            <w:rPrChange w:id="3134" w:author="Macon, Taydin Robert" w:date="2026-02-11T09:00:00Z" w16du:dateUtc="2026-02-11T17:00:00Z">
              <w:rPr>
                <w:rStyle w:val="Strong"/>
                <w:rFonts w:eastAsiaTheme="majorEastAsia"/>
                <w:color w:val="FFFFFF"/>
              </w:rPr>
            </w:rPrChange>
          </w:rPr>
          <w:t>Scientific Reports</w:t>
        </w:r>
        <w:r w:rsidRPr="00924E8E">
          <w:rPr>
            <w:color w:val="FFFFFF"/>
            <w:rPrChange w:id="3135" w:author="Macon, Taydin Robert" w:date="2026-02-11T08:59:00Z" w16du:dateUtc="2026-02-11T16:59:00Z">
              <w:rPr>
                <w:rFonts w:ascii="-webkit-standard" w:hAnsi="-webkit-standard"/>
                <w:color w:val="FFFFFF"/>
                <w:sz w:val="27"/>
                <w:szCs w:val="27"/>
              </w:rPr>
            </w:rPrChange>
          </w:rPr>
          <w:t>.</w:t>
        </w:r>
        <w:r w:rsidRPr="00924E8E">
          <w:rPr>
            <w:rStyle w:val="apple-converted-space"/>
            <w:rFonts w:eastAsiaTheme="majorEastAsia" w:hint="eastAsia"/>
            <w:color w:val="FFFFFF"/>
            <w:rPrChange w:id="3136" w:author="Macon, Taydin Robert" w:date="2026-02-11T08:59:00Z" w16du:dateUtc="2026-02-11T16:59:00Z">
              <w:rPr>
                <w:rStyle w:val="apple-converted-space"/>
                <w:rFonts w:ascii="-webkit-standard" w:eastAsiaTheme="majorEastAsia" w:hAnsi="-webkit-standard" w:hint="eastAsia"/>
                <w:color w:val="FFFFFF"/>
                <w:sz w:val="27"/>
                <w:szCs w:val="27"/>
              </w:rPr>
            </w:rPrChange>
          </w:rPr>
          <w:t> </w:t>
        </w:r>
        <w:r w:rsidRPr="00924E8E">
          <w:fldChar w:fldCharType="begin"/>
        </w:r>
        <w:r w:rsidRPr="00924E8E">
          <w:instrText>HYPERLINK "https://doi.org/10.1038/s41598-018-23740-5"</w:instrText>
        </w:r>
        <w:r w:rsidRPr="00924E8E">
          <w:fldChar w:fldCharType="separate"/>
        </w:r>
        <w:r w:rsidRPr="00924E8E">
          <w:rPr>
            <w:rStyle w:val="Hyperlink"/>
          </w:rPr>
          <w:t>https://doi.org/10.1038/s41598-018-23740-5</w:t>
        </w:r>
        <w:r w:rsidRPr="00924E8E">
          <w:fldChar w:fldCharType="end"/>
        </w:r>
      </w:ins>
    </w:p>
    <w:p w14:paraId="7B2BC900" w14:textId="2A94F6B7" w:rsidR="00924E8E" w:rsidRPr="00924E8E" w:rsidRDefault="00924E8E">
      <w:pPr>
        <w:pStyle w:val="NormalWeb"/>
        <w:ind w:left="720" w:hanging="720"/>
        <w:rPr>
          <w:ins w:id="3137" w:author="Macon, Taydin Robert" w:date="2026-02-11T09:02:00Z" w16du:dateUtc="2026-02-11T17:02:00Z"/>
        </w:rPr>
      </w:pPr>
      <w:ins w:id="3138" w:author="Macon, Taydin Robert" w:date="2026-02-11T09:02:00Z" w16du:dateUtc="2026-02-11T17:02:00Z">
        <w:r w:rsidRPr="00924E8E">
          <w:rPr>
            <w:rStyle w:val="Strong"/>
            <w:rFonts w:eastAsiaTheme="majorEastAsia"/>
            <w:b w:val="0"/>
            <w:bCs w:val="0"/>
            <w:color w:val="FFFFFF"/>
            <w:rPrChange w:id="3139" w:author="Macon, Taydin Robert" w:date="2026-02-11T09:02:00Z" w16du:dateUtc="2026-02-11T17:02:00Z">
              <w:rPr>
                <w:rStyle w:val="Strong"/>
                <w:rFonts w:eastAsiaTheme="majorEastAsia"/>
                <w:color w:val="FFFFFF"/>
              </w:rPr>
            </w:rPrChange>
          </w:rPr>
          <w:t>Fediajevaite, J., Priestley, V., Arnold, R., &amp; Savolainen, V. (2021).</w:t>
        </w:r>
        <w:r w:rsidRPr="00924E8E">
          <w:rPr>
            <w:color w:val="FFFFFF"/>
          </w:rPr>
          <w:br/>
        </w:r>
        <w:r w:rsidRPr="00924E8E">
          <w:rPr>
            <w:rStyle w:val="Emphasis"/>
            <w:rFonts w:eastAsiaTheme="majorEastAsia"/>
            <w:i w:val="0"/>
            <w:iCs w:val="0"/>
            <w:color w:val="FFFFFF"/>
            <w:rPrChange w:id="3140" w:author="Macon, Taydin Robert" w:date="2026-02-11T09:02:00Z" w16du:dateUtc="2026-02-11T17:02:00Z">
              <w:rPr>
                <w:rStyle w:val="Emphasis"/>
                <w:rFonts w:eastAsiaTheme="majorEastAsia"/>
                <w:color w:val="FFFFFF"/>
              </w:rPr>
            </w:rPrChange>
          </w:rPr>
          <w:t>Meta-analysis shows that environmental DNA outperforms traditional surveys, but warrants better reporting standards</w:t>
        </w:r>
        <w:r w:rsidRPr="00924E8E">
          <w:rPr>
            <w:rStyle w:val="Emphasis"/>
            <w:rFonts w:eastAsiaTheme="majorEastAsia"/>
            <w:color w:val="FFFFFF"/>
          </w:rPr>
          <w:t>.</w:t>
        </w:r>
        <w:r w:rsidRPr="00924E8E">
          <w:rPr>
            <w:rStyle w:val="Strong"/>
            <w:rFonts w:eastAsiaTheme="majorEastAsia"/>
            <w:b w:val="0"/>
            <w:bCs w:val="0"/>
            <w:i/>
            <w:iCs/>
            <w:color w:val="FFFFFF"/>
            <w:rPrChange w:id="3141" w:author="Macon, Taydin Robert" w:date="2026-02-11T09:02:00Z" w16du:dateUtc="2026-02-11T17:02:00Z">
              <w:rPr>
                <w:rStyle w:val="Strong"/>
                <w:rFonts w:eastAsiaTheme="majorEastAsia"/>
                <w:color w:val="FFFFFF"/>
              </w:rPr>
            </w:rPrChange>
          </w:rPr>
          <w:t>Ecology and Evolution</w:t>
        </w:r>
        <w:r w:rsidRPr="00924E8E">
          <w:rPr>
            <w:color w:val="FFFFFF"/>
            <w:rPrChange w:id="3142" w:author="Macon, Taydin Robert" w:date="2026-02-11T09:02:00Z" w16du:dateUtc="2026-02-11T17:02:00Z">
              <w:rPr>
                <w:rFonts w:ascii="-webkit-standard" w:hAnsi="-webkit-standard"/>
                <w:color w:val="FFFFFF"/>
                <w:sz w:val="27"/>
                <w:szCs w:val="27"/>
              </w:rPr>
            </w:rPrChange>
          </w:rPr>
          <w:t>.</w:t>
        </w:r>
        <w:r w:rsidRPr="00924E8E">
          <w:rPr>
            <w:rStyle w:val="apple-converted-space"/>
            <w:rFonts w:eastAsiaTheme="majorEastAsia" w:hint="eastAsia"/>
            <w:color w:val="FFFFFF"/>
            <w:rPrChange w:id="3143" w:author="Macon, Taydin Robert" w:date="2026-02-11T09:02:00Z" w16du:dateUtc="2026-02-11T17:02:00Z">
              <w:rPr>
                <w:rStyle w:val="apple-converted-space"/>
                <w:rFonts w:ascii="-webkit-standard" w:eastAsiaTheme="majorEastAsia" w:hAnsi="-webkit-standard" w:hint="eastAsia"/>
                <w:color w:val="FFFFFF"/>
                <w:sz w:val="27"/>
                <w:szCs w:val="27"/>
              </w:rPr>
            </w:rPrChange>
          </w:rPr>
          <w:t> </w:t>
        </w:r>
        <w:r w:rsidRPr="00924E8E">
          <w:fldChar w:fldCharType="begin"/>
        </w:r>
        <w:r w:rsidRPr="00E82D86">
          <w:instrText>HYPERLINK "https://doi.org/10.1002/ece3.7382" \t "_new"</w:instrText>
        </w:r>
        <w:r w:rsidRPr="00924E8E">
          <w:fldChar w:fldCharType="separate"/>
        </w:r>
        <w:r w:rsidRPr="00924E8E">
          <w:rPr>
            <w:rStyle w:val="Hyperlink"/>
            <w:rFonts w:eastAsiaTheme="majorEastAsia"/>
          </w:rPr>
          <w:t>https://doi.org/10.1002/ece3.7382</w:t>
        </w:r>
        <w:r w:rsidRPr="00924E8E">
          <w:fldChar w:fldCharType="end"/>
        </w:r>
      </w:ins>
    </w:p>
    <w:p w14:paraId="14F0222C" w14:textId="7B7CBB56" w:rsidR="00457CEF" w:rsidRPr="00CB2CCD" w:rsidRDefault="00457CEF">
      <w:pPr>
        <w:pStyle w:val="NormalWeb"/>
        <w:ind w:left="720" w:hanging="720"/>
        <w:rPr>
          <w:ins w:id="3144" w:author="Macon, Taydin Robert" w:date="2026-02-04T15:10:00Z" w16du:dateUtc="2026-02-04T23:10:00Z"/>
        </w:rPr>
        <w:pPrChange w:id="3145" w:author="Macon, Taydin Robert" w:date="2026-02-04T15:35:00Z" w16du:dateUtc="2026-02-04T23:35:00Z">
          <w:pPr>
            <w:pStyle w:val="NormalWeb"/>
            <w:ind w:hanging="720"/>
          </w:pPr>
        </w:pPrChange>
      </w:pPr>
      <w:ins w:id="3146" w:author="Macon, Taydin Robert" w:date="2026-02-04T15:10:00Z" w16du:dateUtc="2026-02-04T23:10:00Z">
        <w:r w:rsidRPr="00E82D86">
          <w:rPr>
            <w:rStyle w:val="Strong"/>
            <w:rFonts w:eastAsiaTheme="majorEastAsia"/>
            <w:b w:val="0"/>
            <w:bCs w:val="0"/>
          </w:rPr>
          <w:t>Ficetola,</w:t>
        </w:r>
        <w:r w:rsidRPr="00CB2CCD">
          <w:rPr>
            <w:rStyle w:val="Strong"/>
            <w:rFonts w:eastAsiaTheme="majorEastAsia"/>
            <w:b w:val="0"/>
            <w:bCs w:val="0"/>
          </w:rPr>
          <w:t xml:space="preserve"> G. F., Miaud, C., Pompanon, F., &amp; Taberlet, P. (2008).</w:t>
        </w:r>
        <w:r>
          <w:t xml:space="preserve"> </w:t>
        </w:r>
        <w:r w:rsidRPr="00CB2CCD">
          <w:t>Species detection using environmental DNA from water samples.</w:t>
        </w:r>
        <w:r w:rsidRPr="00CB2CCD">
          <w:rPr>
            <w:rStyle w:val="apple-converted-space"/>
            <w:rFonts w:eastAsiaTheme="majorEastAsia"/>
          </w:rPr>
          <w:t> </w:t>
        </w:r>
        <w:r w:rsidRPr="00CB2CCD">
          <w:rPr>
            <w:rStyle w:val="Emphasis"/>
            <w:rFonts w:eastAsiaTheme="majorEastAsia"/>
          </w:rPr>
          <w:t>Biology Letters</w:t>
        </w:r>
        <w:r w:rsidRPr="00CB2CCD">
          <w:t>,</w:t>
        </w:r>
        <w:r w:rsidRPr="00CB2CCD">
          <w:rPr>
            <w:rStyle w:val="apple-converted-space"/>
            <w:rFonts w:eastAsiaTheme="majorEastAsia"/>
          </w:rPr>
          <w:t> </w:t>
        </w:r>
        <w:r w:rsidRPr="00CB2CCD">
          <w:rPr>
            <w:rStyle w:val="Strong"/>
            <w:rFonts w:eastAsiaTheme="majorEastAsia"/>
            <w:b w:val="0"/>
            <w:bCs w:val="0"/>
          </w:rPr>
          <w:t>4</w:t>
        </w:r>
        <w:r w:rsidRPr="00CB2CCD">
          <w:t>(4), 423–425.</w:t>
        </w:r>
        <w:r w:rsidRPr="00CB2CCD">
          <w:rPr>
            <w:rStyle w:val="apple-converted-space"/>
            <w:rFonts w:eastAsiaTheme="majorEastAsia"/>
          </w:rPr>
          <w:t> </w:t>
        </w:r>
        <w:r w:rsidRPr="00CB2CCD">
          <w:fldChar w:fldCharType="begin"/>
        </w:r>
        <w:r w:rsidRPr="00CB2CCD">
          <w:instrText>HYPERLINK "https://doi.org/10.1098/rsbl.2008.0118" \t "_new"</w:instrText>
        </w:r>
        <w:r w:rsidRPr="00CB2CCD">
          <w:fldChar w:fldCharType="separate"/>
        </w:r>
        <w:r w:rsidRPr="00CB2CCD">
          <w:rPr>
            <w:rStyle w:val="Hyperlink"/>
            <w:rFonts w:eastAsiaTheme="majorEastAsia"/>
          </w:rPr>
          <w:t>https://doi.org/10.1098/rsbl.2008.0118</w:t>
        </w:r>
        <w:r w:rsidRPr="00CB2CCD">
          <w:fldChar w:fldCharType="end"/>
        </w:r>
      </w:ins>
    </w:p>
    <w:p w14:paraId="7DC65F8E" w14:textId="64F5FAB1" w:rsidR="00D20C78" w:rsidRPr="00D20C78" w:rsidRDefault="00D20C78">
      <w:pPr>
        <w:pStyle w:val="NormalWeb"/>
        <w:ind w:left="720" w:hanging="720"/>
        <w:rPr>
          <w:ins w:id="3147" w:author="Macon, Taydin Robert" w:date="2026-02-11T09:21:00Z" w16du:dateUtc="2026-02-11T17:21:00Z"/>
        </w:rPr>
      </w:pPr>
      <w:ins w:id="3148" w:author="Macon, Taydin Robert" w:date="2026-02-11T09:21:00Z" w16du:dateUtc="2026-02-11T17:21:00Z">
        <w:r w:rsidRPr="00D20C78">
          <w:rPr>
            <w:rStyle w:val="Strong"/>
            <w:rFonts w:eastAsiaTheme="majorEastAsia"/>
            <w:b w:val="0"/>
            <w:bCs w:val="0"/>
            <w:color w:val="FFFFFF"/>
            <w:rPrChange w:id="3149" w:author="Macon, Taydin Robert" w:date="2026-02-11T09:21:00Z" w16du:dateUtc="2026-02-11T17:21:00Z">
              <w:rPr>
                <w:rStyle w:val="Strong"/>
                <w:rFonts w:eastAsiaTheme="majorEastAsia"/>
                <w:color w:val="FFFFFF"/>
              </w:rPr>
            </w:rPrChange>
          </w:rPr>
          <w:t xml:space="preserve">Goldberg, C. S., Turner, C. R., Deiner, K., Klymus, K. E., Thomsen, P. F., Murphy, M. A., Spear, S. F., McKee, A., Oyler-McCance, S. J., Cornman, R. S., Laramie, M. B., Mahon, A. R., Lance, R. F., Pilliod, D. S., Strickler, K. M., Waits, L. P., Fremier, A. K., </w:t>
        </w:r>
        <w:r w:rsidRPr="00D20C78">
          <w:rPr>
            <w:rStyle w:val="Strong"/>
            <w:rFonts w:eastAsiaTheme="majorEastAsia"/>
            <w:b w:val="0"/>
            <w:bCs w:val="0"/>
            <w:color w:val="FFFFFF"/>
            <w:rPrChange w:id="3150" w:author="Macon, Taydin Robert" w:date="2026-02-11T09:21:00Z" w16du:dateUtc="2026-02-11T17:21:00Z">
              <w:rPr>
                <w:rStyle w:val="Strong"/>
                <w:rFonts w:eastAsiaTheme="majorEastAsia"/>
                <w:color w:val="FFFFFF"/>
              </w:rPr>
            </w:rPrChange>
          </w:rPr>
          <w:lastRenderedPageBreak/>
          <w:t>Takahara, T., Herder, J. E., &amp; Taberlet, P. (2016).</w:t>
        </w:r>
        <w:r>
          <w:rPr>
            <w:color w:val="FFFFFF"/>
          </w:rPr>
          <w:t xml:space="preserve"> </w:t>
        </w:r>
        <w:r w:rsidRPr="00D20C78">
          <w:rPr>
            <w:rStyle w:val="Emphasis"/>
            <w:rFonts w:eastAsiaTheme="majorEastAsia"/>
            <w:i w:val="0"/>
            <w:iCs w:val="0"/>
            <w:color w:val="FFFFFF"/>
            <w:rPrChange w:id="3151" w:author="Macon, Taydin Robert" w:date="2026-02-11T09:21:00Z" w16du:dateUtc="2026-02-11T17:21:00Z">
              <w:rPr>
                <w:rStyle w:val="Emphasis"/>
                <w:rFonts w:eastAsiaTheme="majorEastAsia"/>
                <w:color w:val="FFFFFF"/>
              </w:rPr>
            </w:rPrChange>
          </w:rPr>
          <w:t>Critical considerations for the application of environmental DNA methods to detect aquatic species</w:t>
        </w:r>
        <w:r w:rsidRPr="00D20C78">
          <w:rPr>
            <w:rStyle w:val="Emphasis"/>
            <w:rFonts w:eastAsiaTheme="majorEastAsia"/>
            <w:color w:val="FFFFFF"/>
          </w:rPr>
          <w:t>.</w:t>
        </w:r>
        <w:r w:rsidRPr="00D20C78">
          <w:rPr>
            <w:rStyle w:val="apple-converted-space"/>
            <w:rFonts w:eastAsiaTheme="majorEastAsia" w:hint="eastAsia"/>
            <w:color w:val="FFFFFF"/>
            <w:rPrChange w:id="3152" w:author="Macon, Taydin Robert" w:date="2026-02-11T09:21:00Z" w16du:dateUtc="2026-02-11T17:21:00Z">
              <w:rPr>
                <w:rStyle w:val="apple-converted-space"/>
                <w:rFonts w:ascii="-webkit-standard" w:eastAsiaTheme="majorEastAsia" w:hAnsi="-webkit-standard" w:hint="eastAsia"/>
                <w:color w:val="FFFFFF"/>
                <w:sz w:val="27"/>
                <w:szCs w:val="27"/>
              </w:rPr>
            </w:rPrChange>
          </w:rPr>
          <w:t> </w:t>
        </w:r>
        <w:r w:rsidRPr="00D20C78">
          <w:rPr>
            <w:rStyle w:val="Strong"/>
            <w:rFonts w:eastAsiaTheme="majorEastAsia"/>
            <w:b w:val="0"/>
            <w:bCs w:val="0"/>
            <w:i/>
            <w:iCs/>
            <w:color w:val="FFFFFF"/>
            <w:rPrChange w:id="3153" w:author="Macon, Taydin Robert" w:date="2026-02-11T09:21:00Z" w16du:dateUtc="2026-02-11T17:21:00Z">
              <w:rPr>
                <w:rStyle w:val="Strong"/>
                <w:rFonts w:eastAsiaTheme="majorEastAsia"/>
                <w:color w:val="FFFFFF"/>
              </w:rPr>
            </w:rPrChange>
          </w:rPr>
          <w:t>Methods in Ecology and Evolution</w:t>
        </w:r>
        <w:r w:rsidRPr="00D20C78">
          <w:rPr>
            <w:color w:val="FFFFFF"/>
            <w:rPrChange w:id="3154" w:author="Macon, Taydin Robert" w:date="2026-02-11T09:21:00Z" w16du:dateUtc="2026-02-11T17:21:00Z">
              <w:rPr>
                <w:rFonts w:ascii="-webkit-standard" w:hAnsi="-webkit-standard"/>
                <w:color w:val="FFFFFF"/>
                <w:sz w:val="27"/>
                <w:szCs w:val="27"/>
              </w:rPr>
            </w:rPrChange>
          </w:rPr>
          <w:t>.</w:t>
        </w:r>
        <w:r w:rsidRPr="00D20C78">
          <w:rPr>
            <w:rStyle w:val="apple-converted-space"/>
            <w:rFonts w:eastAsiaTheme="majorEastAsia" w:hint="eastAsia"/>
            <w:color w:val="FFFFFF"/>
            <w:rPrChange w:id="3155" w:author="Macon, Taydin Robert" w:date="2026-02-11T09:21:00Z" w16du:dateUtc="2026-02-11T17:21:00Z">
              <w:rPr>
                <w:rStyle w:val="apple-converted-space"/>
                <w:rFonts w:ascii="-webkit-standard" w:eastAsiaTheme="majorEastAsia" w:hAnsi="-webkit-standard" w:hint="eastAsia"/>
                <w:color w:val="FFFFFF"/>
                <w:sz w:val="27"/>
                <w:szCs w:val="27"/>
              </w:rPr>
            </w:rPrChange>
          </w:rPr>
          <w:t> </w:t>
        </w:r>
        <w:r w:rsidRPr="00D20C78">
          <w:fldChar w:fldCharType="begin"/>
        </w:r>
        <w:r w:rsidRPr="00D20C78">
          <w:instrText>HYPERLINK "https://doi.org/10.1111/2041-210X.12595" \t "_new"</w:instrText>
        </w:r>
        <w:r w:rsidRPr="00D20C78">
          <w:fldChar w:fldCharType="separate"/>
        </w:r>
        <w:r w:rsidRPr="00D20C78">
          <w:rPr>
            <w:rStyle w:val="Hyperlink"/>
            <w:rFonts w:eastAsiaTheme="majorEastAsia"/>
          </w:rPr>
          <w:t>https://doi.org/10.1111/2041-210X.12595</w:t>
        </w:r>
        <w:r w:rsidRPr="00D20C78">
          <w:fldChar w:fldCharType="end"/>
        </w:r>
      </w:ins>
    </w:p>
    <w:p w14:paraId="61A7BADF" w14:textId="6FEE5199" w:rsidR="00457CEF" w:rsidRPr="00CB2CCD" w:rsidRDefault="00457CEF">
      <w:pPr>
        <w:pStyle w:val="NormalWeb"/>
        <w:ind w:left="720" w:hanging="720"/>
        <w:rPr>
          <w:ins w:id="3156" w:author="Macon, Taydin Robert" w:date="2026-02-04T15:10:00Z" w16du:dateUtc="2026-02-04T23:10:00Z"/>
        </w:rPr>
        <w:pPrChange w:id="3157" w:author="Macon, Taydin Robert" w:date="2026-02-04T15:36:00Z" w16du:dateUtc="2026-02-04T23:36:00Z">
          <w:pPr>
            <w:pStyle w:val="NormalWeb"/>
            <w:ind w:hanging="720"/>
          </w:pPr>
        </w:pPrChange>
      </w:pPr>
      <w:ins w:id="3158" w:author="Macon, Taydin Robert" w:date="2026-02-04T15:10:00Z" w16du:dateUtc="2026-02-04T23:10:00Z">
        <w:r w:rsidRPr="00D20C78">
          <w:rPr>
            <w:rStyle w:val="Strong"/>
            <w:rFonts w:eastAsiaTheme="majorEastAsia"/>
            <w:b w:val="0"/>
            <w:bCs w:val="0"/>
          </w:rPr>
          <w:t>Haile,</w:t>
        </w:r>
        <w:r w:rsidRPr="00CB2CCD">
          <w:rPr>
            <w:rStyle w:val="Strong"/>
            <w:rFonts w:eastAsiaTheme="majorEastAsia"/>
            <w:b w:val="0"/>
            <w:bCs w:val="0"/>
          </w:rPr>
          <w:t xml:space="preserve"> J. (2009).</w:t>
        </w:r>
        <w:r>
          <w:t xml:space="preserve"> </w:t>
        </w:r>
        <w:r w:rsidRPr="00CB2CCD">
          <w:t>Ancient DNA reveals late survival of mammoth and horse in interior Alaska.</w:t>
        </w:r>
        <w:r w:rsidRPr="00CB2CCD">
          <w:rPr>
            <w:rStyle w:val="apple-converted-space"/>
            <w:rFonts w:eastAsiaTheme="majorEastAsia"/>
          </w:rPr>
          <w:t> </w:t>
        </w:r>
        <w:r w:rsidRPr="00CB2CCD">
          <w:rPr>
            <w:rStyle w:val="Emphasis"/>
            <w:rFonts w:eastAsiaTheme="majorEastAsia"/>
          </w:rPr>
          <w:t>Proceedings of the National Academy of Sciences</w:t>
        </w:r>
        <w:r w:rsidRPr="00CB2CCD">
          <w:t>.</w:t>
        </w:r>
        <w:r w:rsidRPr="00CB2CCD">
          <w:rPr>
            <w:rStyle w:val="apple-converted-space"/>
            <w:rFonts w:eastAsiaTheme="majorEastAsia"/>
          </w:rPr>
          <w:t> </w:t>
        </w:r>
        <w:r w:rsidRPr="00CB2CCD">
          <w:fldChar w:fldCharType="begin"/>
        </w:r>
        <w:r w:rsidRPr="00CB2CCD">
          <w:instrText>HYPERLINK "https://doi.org/10.1073/pnas.0912510106" \t "_new"</w:instrText>
        </w:r>
        <w:r w:rsidRPr="00CB2CCD">
          <w:fldChar w:fldCharType="separate"/>
        </w:r>
        <w:r w:rsidRPr="00CB2CCD">
          <w:rPr>
            <w:rStyle w:val="Hyperlink"/>
            <w:rFonts w:eastAsiaTheme="majorEastAsia"/>
          </w:rPr>
          <w:t>https://doi.org/10.1073/pnas.0912510106</w:t>
        </w:r>
        <w:r w:rsidRPr="00CB2CCD">
          <w:fldChar w:fldCharType="end"/>
        </w:r>
      </w:ins>
    </w:p>
    <w:p w14:paraId="15196418" w14:textId="1FEE84A2" w:rsidR="00D20C78" w:rsidRPr="00D20C78" w:rsidRDefault="00D20C78">
      <w:pPr>
        <w:pStyle w:val="NormalWeb"/>
        <w:ind w:left="720" w:hanging="720"/>
        <w:rPr>
          <w:ins w:id="3159" w:author="Macon, Taydin Robert" w:date="2026-02-11T09:30:00Z" w16du:dateUtc="2026-02-11T17:30:00Z"/>
        </w:rPr>
      </w:pPr>
      <w:ins w:id="3160" w:author="Macon, Taydin Robert" w:date="2026-02-11T09:29:00Z" w16du:dateUtc="2026-02-11T17:29:00Z">
        <w:r w:rsidRPr="00D20C78">
          <w:rPr>
            <w:rStyle w:val="Strong"/>
            <w:rFonts w:eastAsiaTheme="majorEastAsia"/>
            <w:b w:val="0"/>
            <w:bCs w:val="0"/>
            <w:color w:val="FFFFFF"/>
            <w:rPrChange w:id="3161" w:author="Macon, Taydin Robert" w:date="2026-02-11T09:30:00Z" w16du:dateUtc="2026-02-11T17:30:00Z">
              <w:rPr>
                <w:rStyle w:val="Strong"/>
                <w:rFonts w:eastAsiaTheme="majorEastAsia"/>
                <w:color w:val="FFFFFF"/>
              </w:rPr>
            </w:rPrChange>
          </w:rPr>
          <w:t>Harper, L. R., Lawson Handley, L., Carpenter, A. I., Ghazali, M., Di Muri, C., Macgregor, C. J., Logan, T. W., Law, A., Breithaupt, T., Read, D. S., McDevitt, A. D., &amp; Hänfling, B. (2019).</w:t>
        </w:r>
      </w:ins>
      <w:ins w:id="3162" w:author="Macon, Taydin Robert" w:date="2026-02-11T09:30:00Z" w16du:dateUtc="2026-02-11T17:30:00Z">
        <w:r w:rsidRPr="00D20C78">
          <w:rPr>
            <w:color w:val="FFFFFF"/>
          </w:rPr>
          <w:t xml:space="preserve"> </w:t>
        </w:r>
      </w:ins>
      <w:ins w:id="3163" w:author="Macon, Taydin Robert" w:date="2026-02-11T09:29:00Z" w16du:dateUtc="2026-02-11T17:29:00Z">
        <w:r w:rsidRPr="00D20C78">
          <w:rPr>
            <w:rStyle w:val="Emphasis"/>
            <w:rFonts w:eastAsiaTheme="majorEastAsia"/>
            <w:i w:val="0"/>
            <w:iCs w:val="0"/>
            <w:color w:val="FFFFFF"/>
            <w:rPrChange w:id="3164" w:author="Macon, Taydin Robert" w:date="2026-02-11T09:30:00Z" w16du:dateUtc="2026-02-11T17:30:00Z">
              <w:rPr>
                <w:rStyle w:val="Emphasis"/>
                <w:rFonts w:eastAsiaTheme="majorEastAsia"/>
                <w:color w:val="FFFFFF"/>
              </w:rPr>
            </w:rPrChange>
          </w:rPr>
          <w:t>Environmental DNA (eDNA) metabarcoding of pond water as a tool to survey conservation and management priority mammals</w:t>
        </w:r>
        <w:r w:rsidRPr="00D20C78">
          <w:rPr>
            <w:rStyle w:val="Emphasis"/>
            <w:rFonts w:eastAsiaTheme="majorEastAsia"/>
            <w:color w:val="FFFFFF"/>
          </w:rPr>
          <w:t>.</w:t>
        </w:r>
        <w:r w:rsidRPr="00D20C78">
          <w:rPr>
            <w:rStyle w:val="apple-converted-space"/>
            <w:rFonts w:eastAsiaTheme="majorEastAsia" w:hint="eastAsia"/>
            <w:color w:val="FFFFFF"/>
            <w:rPrChange w:id="3165" w:author="Macon, Taydin Robert" w:date="2026-02-11T09:30:00Z" w16du:dateUtc="2026-02-11T17:30:00Z">
              <w:rPr>
                <w:rStyle w:val="apple-converted-space"/>
                <w:rFonts w:ascii="-webkit-standard" w:eastAsiaTheme="majorEastAsia" w:hAnsi="-webkit-standard" w:hint="eastAsia"/>
                <w:color w:val="FFFFFF"/>
                <w:sz w:val="27"/>
                <w:szCs w:val="27"/>
              </w:rPr>
            </w:rPrChange>
          </w:rPr>
          <w:t> </w:t>
        </w:r>
        <w:r w:rsidRPr="00D20C78">
          <w:rPr>
            <w:rStyle w:val="Strong"/>
            <w:rFonts w:eastAsiaTheme="majorEastAsia"/>
            <w:b w:val="0"/>
            <w:bCs w:val="0"/>
            <w:i/>
            <w:iCs/>
            <w:color w:val="FFFFFF"/>
            <w:rPrChange w:id="3166" w:author="Macon, Taydin Robert" w:date="2026-02-11T09:30:00Z" w16du:dateUtc="2026-02-11T17:30:00Z">
              <w:rPr>
                <w:rStyle w:val="Strong"/>
                <w:rFonts w:eastAsiaTheme="majorEastAsia"/>
                <w:color w:val="FFFFFF"/>
              </w:rPr>
            </w:rPrChange>
          </w:rPr>
          <w:t>Biological Conservation</w:t>
        </w:r>
        <w:r w:rsidRPr="00D20C78">
          <w:rPr>
            <w:color w:val="FFFFFF"/>
            <w:rPrChange w:id="3167" w:author="Macon, Taydin Robert" w:date="2026-02-11T09:30:00Z" w16du:dateUtc="2026-02-11T17:30:00Z">
              <w:rPr>
                <w:rFonts w:ascii="-webkit-standard" w:hAnsi="-webkit-standard"/>
                <w:color w:val="FFFFFF"/>
                <w:sz w:val="27"/>
                <w:szCs w:val="27"/>
              </w:rPr>
            </w:rPrChange>
          </w:rPr>
          <w:t>.</w:t>
        </w:r>
        <w:r w:rsidRPr="00D20C78">
          <w:rPr>
            <w:rStyle w:val="apple-converted-space"/>
            <w:rFonts w:eastAsiaTheme="majorEastAsia" w:hint="eastAsia"/>
            <w:color w:val="FFFFFF"/>
            <w:rPrChange w:id="3168" w:author="Macon, Taydin Robert" w:date="2026-02-11T09:30:00Z" w16du:dateUtc="2026-02-11T17:30:00Z">
              <w:rPr>
                <w:rStyle w:val="apple-converted-space"/>
                <w:rFonts w:ascii="-webkit-standard" w:eastAsiaTheme="majorEastAsia" w:hAnsi="-webkit-standard" w:hint="eastAsia"/>
                <w:color w:val="FFFFFF"/>
                <w:sz w:val="27"/>
                <w:szCs w:val="27"/>
              </w:rPr>
            </w:rPrChange>
          </w:rPr>
          <w:t> </w:t>
        </w:r>
      </w:ins>
      <w:ins w:id="3169" w:author="Macon, Taydin Robert" w:date="2026-02-11T09:30:00Z" w16du:dateUtc="2026-02-11T17:30:00Z">
        <w:r w:rsidRPr="00BB51D5">
          <w:fldChar w:fldCharType="begin"/>
        </w:r>
        <w:r w:rsidRPr="00BB51D5">
          <w:instrText>HYPERLINK "</w:instrText>
        </w:r>
      </w:ins>
      <w:ins w:id="3170" w:author="Macon, Taydin Robert" w:date="2026-02-11T09:29:00Z" w16du:dateUtc="2026-02-11T17:29:00Z">
        <w:r w:rsidRPr="00BB51D5">
          <w:instrText>https://doi.org/10.1016/j.biocon.2019.108225</w:instrText>
        </w:r>
      </w:ins>
      <w:ins w:id="3171" w:author="Macon, Taydin Robert" w:date="2026-02-11T09:30:00Z" w16du:dateUtc="2026-02-11T17:30:00Z">
        <w:r w:rsidRPr="00BB51D5">
          <w:instrText>"</w:instrText>
        </w:r>
        <w:r w:rsidRPr="00BB51D5">
          <w:fldChar w:fldCharType="separate"/>
        </w:r>
      </w:ins>
      <w:ins w:id="3172" w:author="Macon, Taydin Robert" w:date="2026-02-11T09:29:00Z" w16du:dateUtc="2026-02-11T17:29:00Z">
        <w:r w:rsidRPr="00BB51D5">
          <w:rPr>
            <w:rStyle w:val="Hyperlink"/>
          </w:rPr>
          <w:t>https://doi.org/10.1016/j.biocon.2019.108225</w:t>
        </w:r>
      </w:ins>
      <w:ins w:id="3173" w:author="Macon, Taydin Robert" w:date="2026-02-11T09:30:00Z" w16du:dateUtc="2026-02-11T17:30:00Z">
        <w:r w:rsidRPr="00BB51D5">
          <w:fldChar w:fldCharType="end"/>
        </w:r>
      </w:ins>
    </w:p>
    <w:p w14:paraId="32DAB59C" w14:textId="4EF05DD4" w:rsidR="00BB51D5" w:rsidRDefault="00BB51D5">
      <w:pPr>
        <w:pStyle w:val="NormalWeb"/>
        <w:ind w:left="720" w:hanging="720"/>
        <w:rPr>
          <w:ins w:id="3174" w:author="Macon, Taydin Robert" w:date="2026-02-11T09:53:00Z" w16du:dateUtc="2026-02-11T17:53:00Z"/>
        </w:rPr>
      </w:pPr>
      <w:ins w:id="3175" w:author="Macon, Taydin Robert" w:date="2026-02-11T09:52:00Z" w16du:dateUtc="2026-02-11T17:52:00Z">
        <w:r w:rsidRPr="00BB51D5">
          <w:rPr>
            <w:rStyle w:val="Strong"/>
            <w:rFonts w:eastAsiaTheme="majorEastAsia"/>
            <w:b w:val="0"/>
            <w:bCs w:val="0"/>
            <w:color w:val="FFFFFF"/>
            <w:rPrChange w:id="3176" w:author="Macon, Taydin Robert" w:date="2026-02-11T09:53:00Z" w16du:dateUtc="2026-02-11T17:53:00Z">
              <w:rPr>
                <w:rStyle w:val="Strong"/>
                <w:rFonts w:eastAsiaTheme="majorEastAsia"/>
                <w:color w:val="FFFFFF"/>
              </w:rPr>
            </w:rPrChange>
          </w:rPr>
          <w:t>Hervé, A., Domaizon, I., Baudoin, J.-M., Dejean, T., Gibert, P., Jean, P., Peroux, T., Raymond, J.-C., Valentini, A., &amp; Vautier, M. (2022).</w:t>
        </w:r>
      </w:ins>
      <w:ins w:id="3177" w:author="Macon, Taydin Robert" w:date="2026-02-11T09:53:00Z" w16du:dateUtc="2026-02-11T17:53:00Z">
        <w:r>
          <w:rPr>
            <w:color w:val="FFFFFF"/>
          </w:rPr>
          <w:t xml:space="preserve"> </w:t>
        </w:r>
      </w:ins>
      <w:ins w:id="3178" w:author="Macon, Taydin Robert" w:date="2026-02-11T09:52:00Z" w16du:dateUtc="2026-02-11T17:52:00Z">
        <w:r w:rsidRPr="00BB51D5">
          <w:rPr>
            <w:rStyle w:val="Emphasis"/>
            <w:rFonts w:eastAsiaTheme="majorEastAsia"/>
            <w:i w:val="0"/>
            <w:iCs w:val="0"/>
            <w:color w:val="FFFFFF"/>
            <w:rPrChange w:id="3179" w:author="Macon, Taydin Robert" w:date="2026-02-11T09:53:00Z" w16du:dateUtc="2026-02-11T17:53:00Z">
              <w:rPr>
                <w:rStyle w:val="Emphasis"/>
                <w:rFonts w:eastAsiaTheme="majorEastAsia"/>
                <w:color w:val="FFFFFF"/>
              </w:rPr>
            </w:rPrChange>
          </w:rPr>
          <w:t>Spatio-temporal variability of eDNA signal and its implication for fish monitoring in lakes</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BB51D5">
          <w:rPr>
            <w:rStyle w:val="Strong"/>
            <w:rFonts w:eastAsiaTheme="majorEastAsia"/>
            <w:b w:val="0"/>
            <w:bCs w:val="0"/>
            <w:i/>
            <w:iCs/>
            <w:color w:val="FFFFFF"/>
            <w:rPrChange w:id="3180" w:author="Macon, Taydin Robert" w:date="2026-02-11T09:53:00Z" w16du:dateUtc="2026-02-11T17:53:00Z">
              <w:rPr>
                <w:rStyle w:val="Strong"/>
                <w:rFonts w:eastAsiaTheme="majorEastAsia"/>
                <w:color w:val="FFFFFF"/>
              </w:rPr>
            </w:rPrChange>
          </w:rPr>
          <w:t>PLoS ONE</w:t>
        </w:r>
      </w:ins>
      <w:ins w:id="3181" w:author="Macon, Taydin Robert" w:date="2026-02-11T09:53:00Z" w16du:dateUtc="2026-02-11T17:53:00Z">
        <w:r>
          <w:rPr>
            <w:rStyle w:val="Strong"/>
            <w:rFonts w:eastAsiaTheme="majorEastAsia"/>
            <w:b w:val="0"/>
            <w:bCs w:val="0"/>
            <w:color w:val="FFFFFF"/>
          </w:rPr>
          <w:t xml:space="preserve">. </w:t>
        </w:r>
        <w:r>
          <w:fldChar w:fldCharType="begin"/>
        </w:r>
        <w:r>
          <w:instrText>HYPERLINK "</w:instrText>
        </w:r>
      </w:ins>
      <w:ins w:id="3182" w:author="Macon, Taydin Robert" w:date="2026-02-11T09:52:00Z" w16du:dateUtc="2026-02-11T17:52:00Z">
        <w:r>
          <w:instrText>https://doi.org/10.1371/journal.pone.0272660</w:instrText>
        </w:r>
      </w:ins>
      <w:ins w:id="3183" w:author="Macon, Taydin Robert" w:date="2026-02-11T09:53:00Z" w16du:dateUtc="2026-02-11T17:53:00Z">
        <w:r>
          <w:instrText>"</w:instrText>
        </w:r>
        <w:r>
          <w:fldChar w:fldCharType="separate"/>
        </w:r>
      </w:ins>
      <w:ins w:id="3184" w:author="Macon, Taydin Robert" w:date="2026-02-11T09:52:00Z" w16du:dateUtc="2026-02-11T17:52:00Z">
        <w:r w:rsidRPr="000B3BF6">
          <w:rPr>
            <w:rStyle w:val="Hyperlink"/>
          </w:rPr>
          <w:t>https://doi.org/10.1371/journal.pone.0272660</w:t>
        </w:r>
      </w:ins>
      <w:ins w:id="3185" w:author="Macon, Taydin Robert" w:date="2026-02-11T09:53:00Z" w16du:dateUtc="2026-02-11T17:53:00Z">
        <w:r>
          <w:fldChar w:fldCharType="end"/>
        </w:r>
      </w:ins>
    </w:p>
    <w:p w14:paraId="5FB1E095" w14:textId="7EC1E4EE" w:rsidR="00BB51D5" w:rsidRPr="00BB51D5" w:rsidRDefault="00BB51D5">
      <w:pPr>
        <w:pStyle w:val="NormalWeb"/>
        <w:ind w:left="720" w:hanging="720"/>
        <w:rPr>
          <w:ins w:id="3186" w:author="Macon, Taydin Robert" w:date="2026-02-11T09:58:00Z" w16du:dateUtc="2026-02-11T17:58:00Z"/>
        </w:rPr>
      </w:pPr>
      <w:ins w:id="3187" w:author="Macon, Taydin Robert" w:date="2026-02-11T09:58:00Z" w16du:dateUtc="2026-02-11T17:58:00Z">
        <w:r w:rsidRPr="00BB51D5">
          <w:rPr>
            <w:rStyle w:val="Strong"/>
            <w:rFonts w:eastAsiaTheme="majorEastAsia"/>
            <w:b w:val="0"/>
            <w:bCs w:val="0"/>
            <w:color w:val="FFFFFF"/>
            <w:rPrChange w:id="3188" w:author="Macon, Taydin Robert" w:date="2026-02-11T09:59:00Z" w16du:dateUtc="2026-02-11T17:59:00Z">
              <w:rPr>
                <w:rStyle w:val="Strong"/>
                <w:rFonts w:eastAsiaTheme="majorEastAsia"/>
                <w:color w:val="FFFFFF"/>
              </w:rPr>
            </w:rPrChange>
          </w:rPr>
          <w:t>Hinlo, R., Furlan, E., Suitor, L., &amp; Gleeson, D. (2017).</w:t>
        </w:r>
        <w:r w:rsidRPr="00BB51D5">
          <w:rPr>
            <w:rStyle w:val="apple-converted-space"/>
            <w:rFonts w:eastAsiaTheme="majorEastAsia" w:hint="eastAsia"/>
            <w:b/>
            <w:color w:val="FFFFFF"/>
            <w:rPrChange w:id="3189" w:author="Macon, Taydin Robert" w:date="2026-02-11T09:59:00Z" w16du:dateUtc="2026-02-11T17:59:00Z">
              <w:rPr>
                <w:rStyle w:val="apple-converted-space"/>
                <w:rFonts w:ascii="-webkit-standard" w:eastAsiaTheme="majorEastAsia" w:hAnsi="-webkit-standard" w:hint="eastAsia"/>
                <w:color w:val="FFFFFF"/>
                <w:sz w:val="27"/>
                <w:szCs w:val="27"/>
              </w:rPr>
            </w:rPrChange>
          </w:rPr>
          <w:t> </w:t>
        </w:r>
        <w:r w:rsidRPr="00BB51D5">
          <w:rPr>
            <w:color w:val="FFFFFF"/>
            <w:rPrChange w:id="3190" w:author="Macon, Taydin Robert" w:date="2026-02-11T09:59:00Z" w16du:dateUtc="2026-02-11T17:59:00Z">
              <w:rPr>
                <w:rFonts w:ascii="-webkit-standard" w:hAnsi="-webkit-standard"/>
                <w:color w:val="FFFFFF"/>
                <w:sz w:val="27"/>
                <w:szCs w:val="27"/>
              </w:rPr>
            </w:rPrChange>
          </w:rPr>
          <w:t>Environmental DNA monitoring and management of invasive fish: Comparison of eDNA and fyke netting.</w:t>
        </w:r>
        <w:r w:rsidRPr="00BB51D5">
          <w:rPr>
            <w:rStyle w:val="apple-converted-space"/>
            <w:rFonts w:eastAsiaTheme="majorEastAsia" w:hint="eastAsia"/>
            <w:color w:val="FFFFFF"/>
            <w:rPrChange w:id="3191" w:author="Macon, Taydin Robert" w:date="2026-02-11T09:59:00Z" w16du:dateUtc="2026-02-11T17:59:00Z">
              <w:rPr>
                <w:rStyle w:val="apple-converted-space"/>
                <w:rFonts w:ascii="-webkit-standard" w:eastAsiaTheme="majorEastAsia" w:hAnsi="-webkit-standard" w:hint="eastAsia"/>
                <w:color w:val="FFFFFF"/>
                <w:sz w:val="27"/>
                <w:szCs w:val="27"/>
              </w:rPr>
            </w:rPrChange>
          </w:rPr>
          <w:t> </w:t>
        </w:r>
        <w:r w:rsidRPr="00BB51D5">
          <w:rPr>
            <w:rStyle w:val="Emphasis"/>
            <w:rFonts w:eastAsiaTheme="majorEastAsia"/>
            <w:color w:val="FFFFFF"/>
          </w:rPr>
          <w:t>Management of Biological Invasions</w:t>
        </w:r>
        <w:r w:rsidRPr="00BB51D5">
          <w:rPr>
            <w:color w:val="FFFFFF"/>
            <w:rPrChange w:id="3192" w:author="Macon, Taydin Robert" w:date="2026-02-11T09:59:00Z" w16du:dateUtc="2026-02-11T17:59:00Z">
              <w:rPr>
                <w:rFonts w:ascii="-webkit-standard" w:hAnsi="-webkit-standard"/>
                <w:color w:val="FFFFFF"/>
                <w:sz w:val="27"/>
                <w:szCs w:val="27"/>
              </w:rPr>
            </w:rPrChange>
          </w:rPr>
          <w:t>.</w:t>
        </w:r>
        <w:r w:rsidRPr="00BB51D5">
          <w:rPr>
            <w:rStyle w:val="apple-converted-space"/>
            <w:rFonts w:eastAsiaTheme="majorEastAsia" w:hint="eastAsia"/>
            <w:color w:val="FFFFFF"/>
            <w:rPrChange w:id="3193" w:author="Macon, Taydin Robert" w:date="2026-02-11T09:59:00Z" w16du:dateUtc="2026-02-11T17:59:00Z">
              <w:rPr>
                <w:rStyle w:val="apple-converted-space"/>
                <w:rFonts w:ascii="-webkit-standard" w:eastAsiaTheme="majorEastAsia" w:hAnsi="-webkit-standard" w:hint="eastAsia"/>
                <w:color w:val="FFFFFF"/>
                <w:sz w:val="27"/>
                <w:szCs w:val="27"/>
              </w:rPr>
            </w:rPrChange>
          </w:rPr>
          <w:t> </w:t>
        </w:r>
        <w:r w:rsidRPr="00BB51D5">
          <w:fldChar w:fldCharType="begin"/>
        </w:r>
        <w:r w:rsidRPr="00BB51D5">
          <w:instrText>HYPERLINK "https://doi.org/10.3391/mbi.2017.8.1.09"</w:instrText>
        </w:r>
        <w:r w:rsidRPr="00BB51D5">
          <w:fldChar w:fldCharType="separate"/>
        </w:r>
        <w:r w:rsidRPr="00BB51D5">
          <w:rPr>
            <w:rStyle w:val="Hyperlink"/>
          </w:rPr>
          <w:t>https://doi.org/10.3391/mbi.2017.8.1.09</w:t>
        </w:r>
        <w:r w:rsidRPr="00BB51D5">
          <w:fldChar w:fldCharType="end"/>
        </w:r>
      </w:ins>
    </w:p>
    <w:p w14:paraId="6476E5DE" w14:textId="0D36A518" w:rsidR="00430FD3" w:rsidRPr="00430FD3" w:rsidRDefault="00430FD3" w:rsidP="003D27F8">
      <w:pPr>
        <w:pStyle w:val="NormalWeb"/>
        <w:ind w:left="720" w:hanging="720"/>
        <w:rPr>
          <w:ins w:id="3194" w:author="Macon, Taydin Robert" w:date="2026-02-11T10:03:00Z" w16du:dateUtc="2026-02-11T18:03:00Z"/>
          <w:rFonts w:eastAsiaTheme="minorHAnsi"/>
          <w:kern w:val="2"/>
          <w14:ligatures w14:val="standardContextual"/>
          <w:rPrChange w:id="3195" w:author="Macon, Taydin Robert" w:date="2026-02-11T10:04:00Z" w16du:dateUtc="2026-02-11T18:04:00Z">
            <w:rPr>
              <w:ins w:id="3196" w:author="Macon, Taydin Robert" w:date="2026-02-11T10:03:00Z" w16du:dateUtc="2026-02-11T18:03:00Z"/>
              <w:rFonts w:asciiTheme="minorHAnsi" w:eastAsiaTheme="minorHAnsi" w:hAnsiTheme="minorHAnsi" w:cstheme="minorBidi"/>
              <w:kern w:val="2"/>
              <w14:ligatures w14:val="standardContextual"/>
            </w:rPr>
          </w:rPrChange>
        </w:rPr>
      </w:pPr>
      <w:ins w:id="3197" w:author="Macon, Taydin Robert" w:date="2026-02-11T10:03:00Z" w16du:dateUtc="2026-02-11T18:03:00Z">
        <w:r w:rsidRPr="00430FD3">
          <w:rPr>
            <w:rFonts w:eastAsiaTheme="minorHAnsi"/>
            <w:color w:val="FFFFFF"/>
            <w:kern w:val="2"/>
            <w14:ligatures w14:val="standardContextual"/>
            <w:rPrChange w:id="3198" w:author="Macon, Taydin Robert" w:date="2026-02-11T10:04:00Z" w16du:dateUtc="2026-02-11T18:04:00Z">
              <w:rPr>
                <w:rFonts w:asciiTheme="minorHAnsi" w:eastAsiaTheme="minorHAnsi" w:hAnsiTheme="minorHAnsi" w:cstheme="minorBidi"/>
                <w:b/>
                <w:bCs/>
                <w:color w:val="FFFFFF"/>
                <w:kern w:val="2"/>
                <w14:ligatures w14:val="standardContextual"/>
              </w:rPr>
            </w:rPrChange>
          </w:rPr>
          <w:t>Iacaruso, N. J., Reves, O. P., Merkelz, S. J., Waldrep, C. L., &amp; Davis, M. A. (2025).</w:t>
        </w:r>
        <w:r w:rsidRPr="00430FD3">
          <w:rPr>
            <w:rFonts w:eastAsiaTheme="minorHAnsi"/>
            <w:color w:val="FFFFFF"/>
            <w:kern w:val="2"/>
            <w14:ligatures w14:val="standardContextual"/>
            <w:rPrChange w:id="3199" w:author="Macon, Taydin Robert" w:date="2026-02-11T10:04:00Z" w16du:dateUtc="2026-02-11T18:04:00Z">
              <w:rPr>
                <w:rFonts w:asciiTheme="minorHAnsi" w:eastAsiaTheme="minorHAnsi" w:hAnsiTheme="minorHAnsi" w:cstheme="minorBidi"/>
                <w:color w:val="FFFFFF"/>
                <w:kern w:val="2"/>
                <w14:ligatures w14:val="standardContextual"/>
              </w:rPr>
            </w:rPrChange>
          </w:rPr>
          <w:br/>
        </w:r>
        <w:r w:rsidRPr="00430FD3">
          <w:rPr>
            <w:rFonts w:eastAsiaTheme="minorHAnsi"/>
            <w:color w:val="FFFFFF"/>
            <w:kern w:val="2"/>
            <w14:ligatures w14:val="standardContextual"/>
            <w:rPrChange w:id="3200" w:author="Macon, Taydin Robert" w:date="2026-02-11T10:04:00Z" w16du:dateUtc="2026-02-11T18:04:00Z">
              <w:rPr>
                <w:rFonts w:asciiTheme="minorHAnsi" w:eastAsiaTheme="minorHAnsi" w:hAnsiTheme="minorHAnsi" w:cstheme="minorBidi"/>
                <w:i/>
                <w:iCs/>
                <w:color w:val="FFFFFF"/>
                <w:kern w:val="2"/>
                <w14:ligatures w14:val="standardContextual"/>
              </w:rPr>
            </w:rPrChange>
          </w:rPr>
          <w:t>A systematic review evaluating the performance of eDNA methods relative to conventional methods for biodiversity monitoring.</w:t>
        </w:r>
        <w:r w:rsidRPr="00430FD3">
          <w:rPr>
            <w:rFonts w:eastAsiaTheme="minorHAnsi" w:hint="eastAsia"/>
            <w:color w:val="FFFFFF"/>
            <w:kern w:val="2"/>
            <w14:ligatures w14:val="standardContextual"/>
            <w:rPrChange w:id="3201" w:author="Macon, Taydin Robert" w:date="2026-02-11T10:04:00Z" w16du:dateUtc="2026-02-11T18:04:00Z">
              <w:rPr>
                <w:rFonts w:ascii="-webkit-standard" w:eastAsiaTheme="minorHAnsi" w:hAnsi="-webkit-standard" w:cstheme="minorBidi" w:hint="eastAsia"/>
                <w:color w:val="FFFFFF"/>
                <w:kern w:val="2"/>
                <w:sz w:val="27"/>
                <w:szCs w:val="27"/>
                <w14:ligatures w14:val="standardContextual"/>
              </w:rPr>
            </w:rPrChange>
          </w:rPr>
          <w:t> </w:t>
        </w:r>
        <w:r w:rsidRPr="00430FD3">
          <w:rPr>
            <w:rFonts w:eastAsiaTheme="minorHAnsi"/>
            <w:i/>
            <w:iCs/>
            <w:color w:val="FFFFFF"/>
            <w:kern w:val="2"/>
            <w14:ligatures w14:val="standardContextual"/>
            <w:rPrChange w:id="3202" w:author="Macon, Taydin Robert" w:date="2026-02-11T10:04:00Z" w16du:dateUtc="2026-02-11T18:04:00Z">
              <w:rPr>
                <w:rFonts w:asciiTheme="minorHAnsi" w:eastAsiaTheme="minorHAnsi" w:hAnsiTheme="minorHAnsi" w:cstheme="minorBidi"/>
                <w:b/>
                <w:bCs/>
                <w:color w:val="FFFFFF"/>
                <w:kern w:val="2"/>
                <w14:ligatures w14:val="standardContextual"/>
              </w:rPr>
            </w:rPrChange>
          </w:rPr>
          <w:t>Ecography</w:t>
        </w:r>
        <w:r w:rsidRPr="00430FD3">
          <w:rPr>
            <w:rFonts w:eastAsiaTheme="minorHAnsi"/>
            <w:color w:val="FFFFFF"/>
            <w:kern w:val="2"/>
            <w14:ligatures w14:val="standardContextual"/>
            <w:rPrChange w:id="3203" w:author="Macon, Taydin Robert" w:date="2026-02-11T10:04:00Z" w16du:dateUtc="2026-02-11T18:04:00Z">
              <w:rPr>
                <w:rFonts w:ascii="-webkit-standard" w:eastAsiaTheme="minorHAnsi" w:hAnsi="-webkit-standard" w:cstheme="minorBidi"/>
                <w:color w:val="FFFFFF"/>
                <w:kern w:val="2"/>
                <w:sz w:val="27"/>
                <w:szCs w:val="27"/>
                <w14:ligatures w14:val="standardContextual"/>
              </w:rPr>
            </w:rPrChange>
          </w:rPr>
          <w:t>.</w:t>
        </w:r>
        <w:r w:rsidRPr="00430FD3">
          <w:rPr>
            <w:rFonts w:eastAsiaTheme="minorHAnsi" w:hint="eastAsia"/>
            <w:color w:val="FFFFFF"/>
            <w:kern w:val="2"/>
            <w14:ligatures w14:val="standardContextual"/>
            <w:rPrChange w:id="3204" w:author="Macon, Taydin Robert" w:date="2026-02-11T10:04:00Z" w16du:dateUtc="2026-02-11T18:04:00Z">
              <w:rPr>
                <w:rFonts w:ascii="-webkit-standard" w:eastAsiaTheme="minorHAnsi" w:hAnsi="-webkit-standard" w:cstheme="minorBidi" w:hint="eastAsia"/>
                <w:color w:val="FFFFFF"/>
                <w:kern w:val="2"/>
                <w:sz w:val="27"/>
                <w:szCs w:val="27"/>
                <w14:ligatures w14:val="standardContextual"/>
              </w:rPr>
            </w:rPrChange>
          </w:rPr>
          <w:t> </w:t>
        </w:r>
        <w:r w:rsidRPr="00430FD3">
          <w:rPr>
            <w:rFonts w:eastAsiaTheme="minorHAnsi"/>
            <w:kern w:val="2"/>
            <w14:ligatures w14:val="standardContextual"/>
            <w:rPrChange w:id="3205" w:author="Macon, Taydin Robert" w:date="2026-02-11T10:04:00Z" w16du:dateUtc="2026-02-11T18:04:00Z">
              <w:rPr>
                <w:rFonts w:asciiTheme="minorHAnsi" w:eastAsiaTheme="minorHAnsi" w:hAnsiTheme="minorHAnsi" w:cstheme="minorBidi"/>
                <w:kern w:val="2"/>
                <w14:ligatures w14:val="standardContextual"/>
              </w:rPr>
            </w:rPrChange>
          </w:rPr>
          <w:fldChar w:fldCharType="begin"/>
        </w:r>
        <w:r w:rsidRPr="00430FD3">
          <w:rPr>
            <w:rFonts w:eastAsiaTheme="minorHAnsi"/>
            <w:kern w:val="2"/>
            <w14:ligatures w14:val="standardContextual"/>
            <w:rPrChange w:id="3206" w:author="Macon, Taydin Robert" w:date="2026-02-11T10:04:00Z" w16du:dateUtc="2026-02-11T18:04:00Z">
              <w:rPr>
                <w:rFonts w:asciiTheme="minorHAnsi" w:eastAsiaTheme="minorHAnsi" w:hAnsiTheme="minorHAnsi" w:cstheme="minorBidi"/>
                <w:kern w:val="2"/>
                <w14:ligatures w14:val="standardContextual"/>
              </w:rPr>
            </w:rPrChange>
          </w:rPr>
          <w:instrText>HYPERLINK "https://doi.org/10.1002/ecog.07952" \t "_new"</w:instrText>
        </w:r>
        <w:r w:rsidRPr="00C137BA">
          <w:rPr>
            <w:rFonts w:eastAsiaTheme="minorHAnsi"/>
            <w:kern w:val="2"/>
            <w14:ligatures w14:val="standardContextual"/>
          </w:rPr>
        </w:r>
        <w:r w:rsidRPr="00430FD3">
          <w:rPr>
            <w:rFonts w:eastAsiaTheme="minorHAnsi"/>
            <w:kern w:val="2"/>
            <w14:ligatures w14:val="standardContextual"/>
            <w:rPrChange w:id="3207" w:author="Macon, Taydin Robert" w:date="2026-02-11T10:04:00Z" w16du:dateUtc="2026-02-11T18:04:00Z">
              <w:rPr>
                <w:rFonts w:asciiTheme="minorHAnsi" w:eastAsiaTheme="minorHAnsi" w:hAnsiTheme="minorHAnsi" w:cstheme="minorBidi"/>
                <w:kern w:val="2"/>
                <w14:ligatures w14:val="standardContextual"/>
              </w:rPr>
            </w:rPrChange>
          </w:rPr>
          <w:fldChar w:fldCharType="separate"/>
        </w:r>
        <w:r w:rsidRPr="00430FD3">
          <w:rPr>
            <w:rFonts w:eastAsiaTheme="minorHAnsi"/>
            <w:color w:val="0000FF"/>
            <w:kern w:val="2"/>
            <w:u w:val="single"/>
            <w14:ligatures w14:val="standardContextual"/>
            <w:rPrChange w:id="3208" w:author="Macon, Taydin Robert" w:date="2026-02-11T10:04:00Z" w16du:dateUtc="2026-02-11T18:04:00Z">
              <w:rPr>
                <w:rFonts w:asciiTheme="minorHAnsi" w:eastAsiaTheme="minorHAnsi" w:hAnsiTheme="minorHAnsi" w:cstheme="minorBidi"/>
                <w:color w:val="0000FF"/>
                <w:kern w:val="2"/>
                <w:u w:val="single"/>
                <w14:ligatures w14:val="standardContextual"/>
              </w:rPr>
            </w:rPrChange>
          </w:rPr>
          <w:t>https://doi.org/10.1002/ecog.07952</w:t>
        </w:r>
        <w:r w:rsidRPr="00430FD3">
          <w:rPr>
            <w:rFonts w:eastAsiaTheme="minorHAnsi"/>
            <w:kern w:val="2"/>
            <w14:ligatures w14:val="standardContextual"/>
            <w:rPrChange w:id="3209" w:author="Macon, Taydin Robert" w:date="2026-02-11T10:04:00Z" w16du:dateUtc="2026-02-11T18:04:00Z">
              <w:rPr>
                <w:rFonts w:asciiTheme="minorHAnsi" w:eastAsiaTheme="minorHAnsi" w:hAnsiTheme="minorHAnsi" w:cstheme="minorBidi"/>
                <w:kern w:val="2"/>
                <w14:ligatures w14:val="standardContextual"/>
              </w:rPr>
            </w:rPrChange>
          </w:rPr>
          <w:fldChar w:fldCharType="end"/>
        </w:r>
      </w:ins>
    </w:p>
    <w:p w14:paraId="52B11A30" w14:textId="12A3AE7B" w:rsidR="003D27F8" w:rsidRPr="00482665" w:rsidRDefault="003D27F8" w:rsidP="003D27F8">
      <w:pPr>
        <w:pStyle w:val="NormalWeb"/>
        <w:ind w:left="720" w:hanging="720"/>
        <w:rPr>
          <w:ins w:id="3210" w:author="Macon, Taydin Robert" w:date="2026-02-10T09:32:00Z" w16du:dateUtc="2026-02-10T17:32:00Z"/>
        </w:rPr>
      </w:pPr>
      <w:ins w:id="3211" w:author="Macon, Taydin Robert" w:date="2026-02-11T08:45:00Z" w16du:dateUtc="2026-02-11T16:45:00Z">
        <w:r w:rsidRPr="00073799">
          <w:rPr>
            <w:rStyle w:val="Strong"/>
            <w:rFonts w:eastAsiaTheme="majorEastAsia"/>
            <w:b w:val="0"/>
            <w:bCs w:val="0"/>
            <w:color w:val="FFFFFF"/>
          </w:rPr>
          <w:t>Ip, J. C. H., Loke, H.-X., Yiu, S. K. F., Zhao, M., Li, Y., Lin, Y., How, C. M., Mo, J., Yan, M., Cheng, J., Lai, V. C. S., Chan, L. L., Leung, K. M. Y., &amp; Qiu, J. W. (2024).</w:t>
        </w:r>
        <w:r w:rsidRPr="00073799">
          <w:rPr>
            <w:rStyle w:val="apple-converted-space"/>
            <w:rFonts w:eastAsiaTheme="majorEastAsia"/>
            <w:color w:val="FFFFFF"/>
          </w:rPr>
          <w:t> </w:t>
        </w:r>
        <w:r w:rsidRPr="009E2F28">
          <w:rPr>
            <w:rStyle w:val="Emphasis"/>
            <w:rFonts w:eastAsiaTheme="majorEastAsia"/>
            <w:i w:val="0"/>
            <w:iCs w:val="0"/>
            <w:color w:val="FFFFFF"/>
            <w:rPrChange w:id="3212" w:author="Macon, Taydin Robert" w:date="2026-02-12T09:55:00Z" w16du:dateUtc="2026-02-12T17:55:00Z">
              <w:rPr>
                <w:rStyle w:val="Emphasis"/>
                <w:rFonts w:eastAsiaTheme="majorEastAsia"/>
                <w:color w:val="FFFFFF"/>
              </w:rPr>
            </w:rPrChange>
          </w:rPr>
          <w:t>Bottom trawling and multi-marker eDNA metabarcoding surveys reveal highly diverse vertebrate and crustacean communities: A case study in an urbanized subtropical estuary</w:t>
        </w:r>
        <w:r w:rsidRPr="00026F45">
          <w:rPr>
            <w:rStyle w:val="Emphasis"/>
            <w:rFonts w:eastAsiaTheme="majorEastAsia"/>
            <w:color w:val="FFFFFF"/>
          </w:rPr>
          <w:t>.</w:t>
        </w:r>
      </w:ins>
      <w:ins w:id="3213" w:author="Macon, Taydin Robert" w:date="2026-02-12T09:55:00Z" w16du:dateUtc="2026-02-12T17:55:00Z">
        <w:r w:rsidR="009E2F28">
          <w:rPr>
            <w:rStyle w:val="Emphasis"/>
            <w:rFonts w:eastAsiaTheme="majorEastAsia"/>
            <w:color w:val="FFFFFF"/>
          </w:rPr>
          <w:t xml:space="preserve"> </w:t>
        </w:r>
      </w:ins>
      <w:ins w:id="3214" w:author="Macon, Taydin Robert" w:date="2026-02-11T08:45:00Z" w16du:dateUtc="2026-02-11T16:45:00Z">
        <w:r w:rsidRPr="009E2F28">
          <w:rPr>
            <w:rStyle w:val="Strong"/>
            <w:rFonts w:eastAsiaTheme="majorEastAsia"/>
            <w:b w:val="0"/>
            <w:bCs w:val="0"/>
            <w:i/>
            <w:iCs/>
            <w:color w:val="FFFFFF"/>
            <w:rPrChange w:id="3215" w:author="Macon, Taydin Robert" w:date="2026-02-12T09:55:00Z" w16du:dateUtc="2026-02-12T17:55:00Z">
              <w:rPr>
                <w:rStyle w:val="Strong"/>
                <w:rFonts w:eastAsiaTheme="majorEastAsia"/>
                <w:b w:val="0"/>
                <w:bCs w:val="0"/>
                <w:color w:val="FFFFFF"/>
              </w:rPr>
            </w:rPrChange>
          </w:rPr>
          <w:t>Environmental DNA</w:t>
        </w:r>
        <w:r w:rsidRPr="00073799">
          <w:rPr>
            <w:color w:val="FFFFFF"/>
          </w:rPr>
          <w:t>.</w:t>
        </w:r>
        <w:r w:rsidRPr="00073799">
          <w:rPr>
            <w:rStyle w:val="apple-converted-space"/>
            <w:rFonts w:eastAsiaTheme="majorEastAsia"/>
            <w:color w:val="FFFFFF"/>
          </w:rPr>
          <w:t> </w:t>
        </w:r>
        <w:r w:rsidRPr="00026F45">
          <w:fldChar w:fldCharType="begin"/>
        </w:r>
        <w:r w:rsidRPr="00073799">
          <w:instrText>HYPERLINK "https://doi.org/10.1002/edn3.70031" \t "_new"</w:instrText>
        </w:r>
        <w:r w:rsidRPr="00026F45">
          <w:fldChar w:fldCharType="separate"/>
        </w:r>
        <w:r w:rsidRPr="00026F45">
          <w:rPr>
            <w:rStyle w:val="Hyperlink"/>
            <w:rFonts w:eastAsiaTheme="majorEastAsia"/>
          </w:rPr>
          <w:t>https://doi.org/10.1002/edn3.70031</w:t>
        </w:r>
        <w:r w:rsidRPr="00026F45">
          <w:fldChar w:fldCharType="end"/>
        </w:r>
      </w:ins>
    </w:p>
    <w:p w14:paraId="24C37C35" w14:textId="12F6DD5A" w:rsidR="00BF44EE" w:rsidRDefault="00BF44EE">
      <w:pPr>
        <w:pStyle w:val="NormalWeb"/>
        <w:ind w:left="720" w:hanging="720"/>
        <w:rPr>
          <w:ins w:id="3216" w:author="Macon, Taydin Robert" w:date="2026-02-11T10:19:00Z" w16du:dateUtc="2026-02-11T18:19:00Z"/>
        </w:rPr>
      </w:pPr>
      <w:ins w:id="3217" w:author="Macon, Taydin Robert" w:date="2026-02-11T10:19:00Z" w16du:dateUtc="2026-02-11T18:19:00Z">
        <w:r w:rsidRPr="00BF44EE">
          <w:rPr>
            <w:rStyle w:val="Strong"/>
            <w:rFonts w:eastAsiaTheme="majorEastAsia"/>
            <w:b w:val="0"/>
            <w:bCs w:val="0"/>
            <w:color w:val="FFFFFF"/>
            <w:rPrChange w:id="3218" w:author="Macon, Taydin Robert" w:date="2026-02-11T10:19:00Z" w16du:dateUtc="2026-02-11T18:19:00Z">
              <w:rPr>
                <w:rStyle w:val="Strong"/>
                <w:rFonts w:eastAsiaTheme="majorEastAsia"/>
                <w:color w:val="FFFFFF"/>
              </w:rPr>
            </w:rPrChange>
          </w:rPr>
          <w:t>Jacobsen, M. W., Nygaard, R., Hansen, B. K., Broberg, M., Hansen, M. M., Hedeholm, R., &amp; Nielsen, E. E. (2023).</w:t>
        </w:r>
        <w:r w:rsidRPr="00BF44EE">
          <w:rPr>
            <w:rStyle w:val="Emphasis"/>
            <w:rFonts w:eastAsiaTheme="majorEastAsia"/>
            <w:i w:val="0"/>
            <w:iCs w:val="0"/>
            <w:color w:val="FFFFFF"/>
            <w:rPrChange w:id="3219" w:author="Macon, Taydin Robert" w:date="2026-02-11T10:19:00Z" w16du:dateUtc="2026-02-11T18:19:00Z">
              <w:rPr>
                <w:rStyle w:val="Emphasis"/>
                <w:rFonts w:eastAsiaTheme="majorEastAsia"/>
                <w:color w:val="FFFFFF"/>
              </w:rPr>
            </w:rPrChange>
          </w:rPr>
          <w:t>Observing the Arctic: A comparison of environmental DNA (eDNA) and electrofishing for monitoring Arctic char and Atlantic salmon</w:t>
        </w:r>
        <w:r w:rsidRPr="00BF44EE">
          <w:rPr>
            <w:rStyle w:val="Emphasis"/>
            <w:rFonts w:eastAsiaTheme="majorEastAsia"/>
            <w:color w:val="FFFFFF"/>
          </w:rPr>
          <w:t>.</w:t>
        </w:r>
        <w:r w:rsidRPr="00BF44EE">
          <w:rPr>
            <w:rStyle w:val="apple-converted-space"/>
            <w:rFonts w:ascii="-webkit-standard" w:eastAsiaTheme="majorEastAsia" w:hAnsi="-webkit-standard"/>
            <w:color w:val="FFFFFF"/>
            <w:sz w:val="27"/>
            <w:szCs w:val="27"/>
          </w:rPr>
          <w:t> </w:t>
        </w:r>
        <w:r w:rsidRPr="00BF44EE">
          <w:rPr>
            <w:rStyle w:val="Strong"/>
            <w:rFonts w:eastAsiaTheme="majorEastAsia"/>
            <w:b w:val="0"/>
            <w:bCs w:val="0"/>
            <w:i/>
            <w:iCs/>
            <w:color w:val="FFFFFF"/>
            <w:rPrChange w:id="3220" w:author="Macon, Taydin Robert" w:date="2026-02-11T10:19:00Z" w16du:dateUtc="2026-02-11T18:19:00Z">
              <w:rPr>
                <w:rStyle w:val="Strong"/>
                <w:rFonts w:eastAsiaTheme="majorEastAsia"/>
                <w:color w:val="FFFFFF"/>
              </w:rPr>
            </w:rPrChange>
          </w:rPr>
          <w:t>Environmental DNA</w:t>
        </w:r>
        <w:r w:rsidRPr="00BF44EE">
          <w:rPr>
            <w:rFonts w:ascii="-webkit-standard" w:hAnsi="-webkit-standard"/>
            <w:color w:val="FFFFFF"/>
            <w:sz w:val="27"/>
            <w:szCs w:val="27"/>
          </w:rPr>
          <w:t>.</w:t>
        </w:r>
      </w:ins>
      <w:ins w:id="3221" w:author="Macon, Taydin Robert" w:date="2026-02-11T10:20:00Z" w16du:dateUtc="2026-02-11T18:20:00Z">
        <w:r>
          <w:rPr>
            <w:color w:val="FFFFFF"/>
          </w:rPr>
          <w:t xml:space="preserve"> </w:t>
        </w:r>
        <w:r>
          <w:fldChar w:fldCharType="begin"/>
        </w:r>
        <w:r>
          <w:instrText>HYPERLINK "</w:instrText>
        </w:r>
      </w:ins>
      <w:ins w:id="3222" w:author="Macon, Taydin Robert" w:date="2026-02-11T10:19:00Z" w16du:dateUtc="2026-02-11T18:19:00Z">
        <w:r w:rsidRPr="00BF44EE">
          <w:rPr>
            <w:rPrChange w:id="3223" w:author="Macon, Taydin Robert" w:date="2026-02-11T10:20:00Z" w16du:dateUtc="2026-02-11T18:20:00Z">
              <w:rPr>
                <w:rStyle w:val="Hyperlink"/>
              </w:rPr>
            </w:rPrChange>
          </w:rPr>
          <w:instrText>https://doi.org/10.1002/edn3.442</w:instrText>
        </w:r>
      </w:ins>
      <w:ins w:id="3224" w:author="Macon, Taydin Robert" w:date="2026-02-11T10:20:00Z" w16du:dateUtc="2026-02-11T18:20:00Z">
        <w:r>
          <w:instrText>"</w:instrText>
        </w:r>
        <w:r>
          <w:fldChar w:fldCharType="separate"/>
        </w:r>
      </w:ins>
      <w:ins w:id="3225" w:author="Macon, Taydin Robert" w:date="2026-02-11T10:19:00Z" w16du:dateUtc="2026-02-11T18:19:00Z">
        <w:r w:rsidRPr="00BF44EE">
          <w:rPr>
            <w:rStyle w:val="Hyperlink"/>
          </w:rPr>
          <w:t>https://doi.org/10.1002/edn3.442</w:t>
        </w:r>
      </w:ins>
      <w:ins w:id="3226" w:author="Macon, Taydin Robert" w:date="2026-02-11T10:20:00Z" w16du:dateUtc="2026-02-11T18:20:00Z">
        <w:r>
          <w:fldChar w:fldCharType="end"/>
        </w:r>
      </w:ins>
    </w:p>
    <w:p w14:paraId="74EB50FD" w14:textId="266250D3" w:rsidR="00457CEF" w:rsidRPr="00CB2CCD" w:rsidRDefault="00457CEF">
      <w:pPr>
        <w:pStyle w:val="NormalWeb"/>
        <w:ind w:left="720" w:hanging="720"/>
        <w:rPr>
          <w:ins w:id="3227" w:author="Macon, Taydin Robert" w:date="2026-02-04T15:10:00Z" w16du:dateUtc="2026-02-04T23:10:00Z"/>
        </w:rPr>
        <w:pPrChange w:id="3228" w:author="Macon, Taydin Robert" w:date="2026-02-04T15:36:00Z" w16du:dateUtc="2026-02-04T23:36:00Z">
          <w:pPr>
            <w:pStyle w:val="NormalWeb"/>
            <w:ind w:hanging="720"/>
          </w:pPr>
        </w:pPrChange>
      </w:pPr>
      <w:ins w:id="3229" w:author="Macon, Taydin Robert" w:date="2026-02-04T15:10:00Z" w16du:dateUtc="2026-02-04T23:10:00Z">
        <w:r w:rsidRPr="00BF44EE">
          <w:rPr>
            <w:rStyle w:val="Strong"/>
            <w:rFonts w:eastAsiaTheme="majorEastAsia"/>
            <w:b w:val="0"/>
            <w:bCs w:val="0"/>
          </w:rPr>
          <w:t>Jerde</w:t>
        </w:r>
        <w:r w:rsidRPr="00CB2CCD">
          <w:rPr>
            <w:rStyle w:val="Strong"/>
            <w:rFonts w:eastAsiaTheme="majorEastAsia"/>
            <w:b w:val="0"/>
            <w:bCs w:val="0"/>
          </w:rPr>
          <w:t>, C. L., Mahon, A. R., Chadderton, W. L., &amp; Lodge, D. M. (2011).</w:t>
        </w:r>
        <w:r>
          <w:t xml:space="preserve"> </w:t>
        </w:r>
        <w:r w:rsidRPr="00CB2CCD">
          <w:t>“Sight-unseen” detection of rare aquatic species using environmental DNA.</w:t>
        </w:r>
        <w:r w:rsidRPr="00CB2CCD">
          <w:rPr>
            <w:rStyle w:val="apple-converted-space"/>
            <w:rFonts w:eastAsiaTheme="majorEastAsia"/>
          </w:rPr>
          <w:t> </w:t>
        </w:r>
        <w:r w:rsidRPr="00CB2CCD">
          <w:rPr>
            <w:rStyle w:val="Emphasis"/>
            <w:rFonts w:eastAsiaTheme="majorEastAsia"/>
          </w:rPr>
          <w:t>Conservation Letters</w:t>
        </w:r>
        <w:r w:rsidRPr="00CB2CCD">
          <w:t>,</w:t>
        </w:r>
        <w:r w:rsidRPr="00CB2CCD">
          <w:rPr>
            <w:rStyle w:val="apple-converted-space"/>
            <w:rFonts w:eastAsiaTheme="majorEastAsia"/>
          </w:rPr>
          <w:t> </w:t>
        </w:r>
        <w:r w:rsidRPr="00CB2CCD">
          <w:rPr>
            <w:rStyle w:val="Strong"/>
            <w:rFonts w:eastAsiaTheme="majorEastAsia"/>
            <w:b w:val="0"/>
            <w:bCs w:val="0"/>
          </w:rPr>
          <w:t>4</w:t>
        </w:r>
        <w:r w:rsidRPr="00CB2CCD">
          <w:t>(2), 150–157.</w:t>
        </w:r>
        <w:r w:rsidRPr="00CB2CCD">
          <w:rPr>
            <w:rStyle w:val="apple-converted-space"/>
            <w:rFonts w:eastAsiaTheme="majorEastAsia"/>
          </w:rPr>
          <w:t> </w:t>
        </w:r>
        <w:r w:rsidRPr="00CB2CCD">
          <w:fldChar w:fldCharType="begin"/>
        </w:r>
        <w:r w:rsidRPr="00CB2CCD">
          <w:instrText>HYPERLINK "https://doi.org/10.1111/j.1755-263X.2010.00158.x" \t "_new"</w:instrText>
        </w:r>
        <w:r w:rsidRPr="00CB2CCD">
          <w:fldChar w:fldCharType="separate"/>
        </w:r>
        <w:r w:rsidRPr="00CB2CCD">
          <w:rPr>
            <w:rStyle w:val="Hyperlink"/>
            <w:rFonts w:eastAsiaTheme="majorEastAsia"/>
          </w:rPr>
          <w:t>https://doi.org/10.1111/j.1755-263X.2010.00158.x</w:t>
        </w:r>
        <w:r w:rsidRPr="00CB2CCD">
          <w:fldChar w:fldCharType="end"/>
        </w:r>
      </w:ins>
    </w:p>
    <w:p w14:paraId="283084C1" w14:textId="5DB5088F" w:rsidR="00BF44EE" w:rsidRDefault="00BF44EE">
      <w:pPr>
        <w:pStyle w:val="NormalWeb"/>
        <w:ind w:left="720" w:hanging="720"/>
        <w:rPr>
          <w:ins w:id="3230" w:author="Macon, Taydin Robert" w:date="2026-02-11T10:28:00Z" w16du:dateUtc="2026-02-11T18:28:00Z"/>
        </w:rPr>
      </w:pPr>
      <w:ins w:id="3231" w:author="Macon, Taydin Robert" w:date="2026-02-11T10:28:00Z" w16du:dateUtc="2026-02-11T18:28:00Z">
        <w:r w:rsidRPr="00BF44EE">
          <w:rPr>
            <w:rStyle w:val="Strong"/>
            <w:rFonts w:eastAsiaTheme="majorEastAsia"/>
            <w:b w:val="0"/>
            <w:bCs w:val="0"/>
            <w:color w:val="FFFFFF"/>
            <w:rPrChange w:id="3232" w:author="Macon, Taydin Robert" w:date="2026-02-11T10:28:00Z" w16du:dateUtc="2026-02-11T18:28:00Z">
              <w:rPr>
                <w:rStyle w:val="Strong"/>
                <w:rFonts w:eastAsiaTheme="majorEastAsia"/>
                <w:color w:val="FFFFFF"/>
              </w:rPr>
            </w:rPrChange>
          </w:rPr>
          <w:t>Joseph, C., Faiq, M. E., Li, Z., &amp; Chen, G. (2022).</w:t>
        </w:r>
        <w:r>
          <w:rPr>
            <w:color w:val="FFFFFF"/>
          </w:rPr>
          <w:t xml:space="preserve"> </w:t>
        </w:r>
        <w:r w:rsidRPr="00BF44EE">
          <w:rPr>
            <w:rStyle w:val="Emphasis"/>
            <w:rFonts w:eastAsiaTheme="majorEastAsia"/>
            <w:i w:val="0"/>
            <w:iCs w:val="0"/>
            <w:color w:val="FFFFFF"/>
            <w:rPrChange w:id="3233" w:author="Macon, Taydin Robert" w:date="2026-02-11T10:28:00Z" w16du:dateUtc="2026-02-11T18:28:00Z">
              <w:rPr>
                <w:rStyle w:val="Emphasis"/>
                <w:rFonts w:eastAsiaTheme="majorEastAsia"/>
                <w:color w:val="FFFFFF"/>
              </w:rPr>
            </w:rPrChange>
          </w:rPr>
          <w:t>Persistence and degradation dynamics of environmental DNA affected by environmental factors in aquatic ecosystems</w:t>
        </w:r>
        <w:r>
          <w:rPr>
            <w:rStyle w:val="Emphasis"/>
            <w:rFonts w:eastAsiaTheme="majorEastAsia"/>
            <w:color w:val="FFFFFF"/>
          </w:rPr>
          <w:t>.</w:t>
        </w:r>
        <w:r w:rsidRPr="00BF44EE">
          <w:rPr>
            <w:rStyle w:val="Strong"/>
            <w:rFonts w:eastAsiaTheme="majorEastAsia"/>
            <w:b w:val="0"/>
            <w:bCs w:val="0"/>
            <w:i/>
            <w:iCs/>
            <w:color w:val="FFFFFF"/>
            <w:rPrChange w:id="3234" w:author="Macon, Taydin Robert" w:date="2026-02-11T10:28:00Z" w16du:dateUtc="2026-02-11T18:28:00Z">
              <w:rPr>
                <w:rStyle w:val="Strong"/>
                <w:rFonts w:eastAsiaTheme="majorEastAsia"/>
                <w:color w:val="FFFFFF"/>
              </w:rPr>
            </w:rPrChange>
          </w:rPr>
          <w:t>Hydrobiologia</w:t>
        </w:r>
        <w:r>
          <w:rPr>
            <w:rFonts w:ascii="-webkit-standard" w:hAnsi="-webkit-standard"/>
            <w:color w:val="FFFFFF"/>
            <w:sz w:val="27"/>
            <w:szCs w:val="27"/>
          </w:rPr>
          <w:t>.</w:t>
        </w:r>
        <w:r>
          <w:rPr>
            <w:rStyle w:val="apple-converted-space"/>
            <w:rFonts w:ascii="-webkit-standard" w:eastAsiaTheme="majorEastAsia" w:hAnsi="-webkit-standard"/>
            <w:color w:val="FFFFFF"/>
            <w:sz w:val="27"/>
            <w:szCs w:val="27"/>
          </w:rPr>
          <w:t> </w:t>
        </w:r>
        <w:r>
          <w:fldChar w:fldCharType="begin"/>
        </w:r>
        <w:r>
          <w:instrText>HYPERLINK "https://doi.org/10.1007/s10750-022-04959-w"</w:instrText>
        </w:r>
        <w:r>
          <w:fldChar w:fldCharType="separate"/>
        </w:r>
        <w:r w:rsidRPr="000B3BF6">
          <w:rPr>
            <w:rStyle w:val="Hyperlink"/>
          </w:rPr>
          <w:t>https://doi.org/10.1007/s10750-022-04959-w</w:t>
        </w:r>
        <w:r>
          <w:fldChar w:fldCharType="end"/>
        </w:r>
      </w:ins>
    </w:p>
    <w:p w14:paraId="526AAB08" w14:textId="4B538758" w:rsidR="00DC79EC" w:rsidRDefault="00DC79EC">
      <w:pPr>
        <w:pStyle w:val="NormalWeb"/>
        <w:ind w:left="720" w:hanging="720"/>
        <w:rPr>
          <w:ins w:id="3235" w:author="Macon, Taydin Robert" w:date="2026-02-11T10:32:00Z" w16du:dateUtc="2026-02-11T18:32:00Z"/>
        </w:rPr>
      </w:pPr>
      <w:ins w:id="3236" w:author="Macon, Taydin Robert" w:date="2026-02-11T10:32:00Z" w16du:dateUtc="2026-02-11T18:32:00Z">
        <w:r w:rsidRPr="00DC79EC">
          <w:rPr>
            <w:rStyle w:val="Strong"/>
            <w:rFonts w:eastAsiaTheme="majorEastAsia"/>
            <w:b w:val="0"/>
            <w:bCs w:val="0"/>
            <w:color w:val="FFFFFF"/>
            <w:rPrChange w:id="3237" w:author="Macon, Taydin Robert" w:date="2026-02-11T10:32:00Z" w16du:dateUtc="2026-02-11T18:32:00Z">
              <w:rPr>
                <w:rStyle w:val="Strong"/>
                <w:rFonts w:eastAsiaTheme="majorEastAsia"/>
                <w:color w:val="FFFFFF"/>
              </w:rPr>
            </w:rPrChange>
          </w:rPr>
          <w:lastRenderedPageBreak/>
          <w:t>Jones, K. S., Pilliod, D. S., &amp; Aunins, A. W. (2025).</w:t>
        </w:r>
        <w:r>
          <w:rPr>
            <w:color w:val="FFFFFF"/>
          </w:rPr>
          <w:br/>
        </w:r>
        <w:r w:rsidRPr="00DC79EC">
          <w:rPr>
            <w:rStyle w:val="Emphasis"/>
            <w:rFonts w:eastAsiaTheme="majorEastAsia"/>
            <w:i w:val="0"/>
            <w:iCs w:val="0"/>
            <w:color w:val="FFFFFF"/>
            <w:rPrChange w:id="3238" w:author="Macon, Taydin Robert" w:date="2026-02-11T10:32:00Z" w16du:dateUtc="2026-02-11T18:32:00Z">
              <w:rPr>
                <w:rStyle w:val="Emphasis"/>
                <w:rFonts w:eastAsiaTheme="majorEastAsia"/>
                <w:color w:val="FFFFFF"/>
              </w:rPr>
            </w:rPrChange>
          </w:rPr>
          <w:t>Metabarcoding analysis of arthropod pollinator diversity: A methodological comparison of eDNA derived from flowers and DNA from bulk insect samples</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DC79EC">
          <w:rPr>
            <w:rStyle w:val="Strong"/>
            <w:rFonts w:eastAsiaTheme="majorEastAsia"/>
            <w:b w:val="0"/>
            <w:bCs w:val="0"/>
            <w:i/>
            <w:iCs/>
            <w:color w:val="FFFFFF"/>
            <w:rPrChange w:id="3239" w:author="Macon, Taydin Robert" w:date="2026-02-11T10:33:00Z" w16du:dateUtc="2026-02-11T18:33:00Z">
              <w:rPr>
                <w:rStyle w:val="Strong"/>
                <w:rFonts w:eastAsiaTheme="majorEastAsia"/>
                <w:color w:val="FFFFFF"/>
              </w:rPr>
            </w:rPrChange>
          </w:rPr>
          <w:t>Molecular Ecology</w:t>
        </w:r>
        <w:r>
          <w:rPr>
            <w:rFonts w:ascii="-webkit-standard" w:hAnsi="-webkit-standard"/>
            <w:color w:val="FFFFFF"/>
            <w:sz w:val="27"/>
            <w:szCs w:val="27"/>
          </w:rPr>
          <w:t>.</w:t>
        </w:r>
        <w:r>
          <w:rPr>
            <w:rStyle w:val="apple-converted-space"/>
            <w:rFonts w:ascii="-webkit-standard" w:eastAsiaTheme="majorEastAsia" w:hAnsi="-webkit-standard"/>
            <w:color w:val="FFFFFF"/>
            <w:sz w:val="27"/>
            <w:szCs w:val="27"/>
          </w:rPr>
          <w:t> </w:t>
        </w:r>
        <w:r>
          <w:fldChar w:fldCharType="begin"/>
        </w:r>
        <w:r>
          <w:instrText>HYPERLINK "https://doi.org/10.1111/mec.70003"</w:instrText>
        </w:r>
        <w:r>
          <w:fldChar w:fldCharType="separate"/>
        </w:r>
        <w:r w:rsidRPr="000B3BF6">
          <w:rPr>
            <w:rStyle w:val="Hyperlink"/>
          </w:rPr>
          <w:t>https://doi.org/10.1111/mec.70003</w:t>
        </w:r>
        <w:r>
          <w:fldChar w:fldCharType="end"/>
        </w:r>
      </w:ins>
    </w:p>
    <w:p w14:paraId="28400AB8" w14:textId="62B0C5A1" w:rsidR="00DC79EC" w:rsidRPr="00DC79EC" w:rsidRDefault="00DC79EC">
      <w:pPr>
        <w:pStyle w:val="NormalWeb"/>
        <w:ind w:left="720" w:hanging="720"/>
        <w:rPr>
          <w:ins w:id="3240" w:author="Macon, Taydin Robert" w:date="2026-02-11T10:35:00Z" w16du:dateUtc="2026-02-11T18:35:00Z"/>
        </w:rPr>
      </w:pPr>
      <w:ins w:id="3241" w:author="Macon, Taydin Robert" w:date="2026-02-11T10:35:00Z" w16du:dateUtc="2026-02-11T18:35:00Z">
        <w:r w:rsidRPr="00DC79EC">
          <w:rPr>
            <w:rStyle w:val="Strong"/>
            <w:rFonts w:eastAsiaTheme="majorEastAsia"/>
            <w:b w:val="0"/>
            <w:bCs w:val="0"/>
            <w:color w:val="FFFFFF"/>
            <w:rPrChange w:id="3242" w:author="Macon, Taydin Robert" w:date="2026-02-11T10:35:00Z" w16du:dateUtc="2026-02-11T18:35:00Z">
              <w:rPr>
                <w:rStyle w:val="Strong"/>
                <w:rFonts w:eastAsiaTheme="majorEastAsia"/>
                <w:color w:val="FFFFFF"/>
              </w:rPr>
            </w:rPrChange>
          </w:rPr>
          <w:t>Kamoroff, C., Meyer, E., Goldberg, C. S., Parker, S., Smith, M. M., &amp; Reece, J. S. (2023).</w:t>
        </w:r>
        <w:r w:rsidRPr="00DC79EC">
          <w:rPr>
            <w:color w:val="FFFFFF"/>
          </w:rPr>
          <w:br/>
        </w:r>
        <w:r w:rsidRPr="00DC79EC">
          <w:rPr>
            <w:rStyle w:val="Emphasis"/>
            <w:rFonts w:eastAsiaTheme="majorEastAsia"/>
            <w:i w:val="0"/>
            <w:iCs w:val="0"/>
            <w:color w:val="FFFFFF"/>
            <w:rPrChange w:id="3243" w:author="Macon, Taydin Robert" w:date="2026-02-11T10:35:00Z" w16du:dateUtc="2026-02-11T18:35:00Z">
              <w:rPr>
                <w:rStyle w:val="Emphasis"/>
                <w:rFonts w:eastAsiaTheme="majorEastAsia"/>
                <w:color w:val="FFFFFF"/>
              </w:rPr>
            </w:rPrChange>
          </w:rPr>
          <w:t>Investigating aquatic species distributions for Sequoia and Kings Canyon National Parks: A comparison of visual and environmental DNA surveys in streams</w:t>
        </w:r>
        <w:r w:rsidRPr="00DC79EC">
          <w:rPr>
            <w:rStyle w:val="Emphasis"/>
            <w:rFonts w:eastAsiaTheme="majorEastAsia"/>
            <w:color w:val="FFFFFF"/>
          </w:rPr>
          <w:t>.</w:t>
        </w:r>
        <w:r w:rsidRPr="00DC79EC">
          <w:rPr>
            <w:rStyle w:val="apple-converted-space"/>
            <w:rFonts w:eastAsiaTheme="majorEastAsia" w:hint="eastAsia"/>
            <w:color w:val="FFFFFF"/>
            <w:rPrChange w:id="3244" w:author="Macon, Taydin Robert" w:date="2026-02-11T10:35:00Z" w16du:dateUtc="2026-02-11T18:35:00Z">
              <w:rPr>
                <w:rStyle w:val="apple-converted-space"/>
                <w:rFonts w:ascii="-webkit-standard" w:eastAsiaTheme="majorEastAsia" w:hAnsi="-webkit-standard" w:hint="eastAsia"/>
                <w:color w:val="FFFFFF"/>
                <w:sz w:val="27"/>
                <w:szCs w:val="27"/>
              </w:rPr>
            </w:rPrChange>
          </w:rPr>
          <w:t> </w:t>
        </w:r>
        <w:r w:rsidRPr="00DC79EC">
          <w:rPr>
            <w:rStyle w:val="Strong"/>
            <w:rFonts w:eastAsiaTheme="majorEastAsia"/>
            <w:b w:val="0"/>
            <w:bCs w:val="0"/>
            <w:i/>
            <w:iCs/>
            <w:color w:val="FFFFFF"/>
            <w:rPrChange w:id="3245" w:author="Macon, Taydin Robert" w:date="2026-02-11T10:35:00Z" w16du:dateUtc="2026-02-11T18:35:00Z">
              <w:rPr>
                <w:rStyle w:val="Strong"/>
                <w:rFonts w:eastAsiaTheme="majorEastAsia"/>
                <w:color w:val="FFFFFF"/>
              </w:rPr>
            </w:rPrChange>
          </w:rPr>
          <w:t>Natural Areas Journal</w:t>
        </w:r>
        <w:r w:rsidRPr="00DC79EC">
          <w:rPr>
            <w:color w:val="FFFFFF"/>
            <w:rPrChange w:id="3246" w:author="Macon, Taydin Robert" w:date="2026-02-11T10:35:00Z" w16du:dateUtc="2026-02-11T18:35:00Z">
              <w:rPr>
                <w:rFonts w:ascii="-webkit-standard" w:hAnsi="-webkit-standard"/>
                <w:color w:val="FFFFFF"/>
                <w:sz w:val="27"/>
                <w:szCs w:val="27"/>
              </w:rPr>
            </w:rPrChange>
          </w:rPr>
          <w:t>.</w:t>
        </w:r>
        <w:r>
          <w:rPr>
            <w:color w:val="FFFFFF"/>
          </w:rPr>
          <w:t xml:space="preserve"> </w:t>
        </w:r>
      </w:ins>
      <w:ins w:id="3247" w:author="Macon, Taydin Robert" w:date="2026-02-11T10:37:00Z" w16du:dateUtc="2026-02-11T18:37:00Z">
        <w:r>
          <w:fldChar w:fldCharType="begin"/>
        </w:r>
        <w:r>
          <w:instrText>HYPERLINK "</w:instrText>
        </w:r>
      </w:ins>
      <w:ins w:id="3248" w:author="Macon, Taydin Robert" w:date="2026-02-11T10:35:00Z" w16du:dateUtc="2026-02-11T18:35:00Z">
        <w:r w:rsidRPr="00DC79EC">
          <w:rPr>
            <w:rPrChange w:id="3249" w:author="Macon, Taydin Robert" w:date="2026-02-11T10:37:00Z" w16du:dateUtc="2026-02-11T18:37:00Z">
              <w:rPr>
                <w:rStyle w:val="Hyperlink"/>
              </w:rPr>
            </w:rPrChange>
          </w:rPr>
          <w:instrText>https://doi.org/10.3375/0885-8608-43.4.225</w:instrText>
        </w:r>
      </w:ins>
      <w:ins w:id="3250" w:author="Macon, Taydin Robert" w:date="2026-02-11T10:37:00Z" w16du:dateUtc="2026-02-11T18:37:00Z">
        <w:r>
          <w:instrText>"</w:instrText>
        </w:r>
        <w:r>
          <w:fldChar w:fldCharType="separate"/>
        </w:r>
      </w:ins>
      <w:ins w:id="3251" w:author="Macon, Taydin Robert" w:date="2026-02-11T10:35:00Z" w16du:dateUtc="2026-02-11T18:35:00Z">
        <w:r w:rsidRPr="00DC79EC">
          <w:rPr>
            <w:rStyle w:val="Hyperlink"/>
          </w:rPr>
          <w:t>https://doi.org/10.3375/0885-8608-43.4.225</w:t>
        </w:r>
      </w:ins>
      <w:ins w:id="3252" w:author="Macon, Taydin Robert" w:date="2026-02-11T10:37:00Z" w16du:dateUtc="2026-02-11T18:37:00Z">
        <w:r>
          <w:fldChar w:fldCharType="end"/>
        </w:r>
      </w:ins>
    </w:p>
    <w:p w14:paraId="439A582A" w14:textId="4F237980" w:rsidR="00DC79EC" w:rsidRPr="00DC79EC" w:rsidRDefault="00DC79EC">
      <w:pPr>
        <w:pStyle w:val="NormalWeb"/>
        <w:ind w:left="720" w:hanging="720"/>
        <w:rPr>
          <w:ins w:id="3253" w:author="Macon, Taydin Robert" w:date="2026-02-11T10:38:00Z" w16du:dateUtc="2026-02-11T18:38:00Z"/>
        </w:rPr>
      </w:pPr>
      <w:ins w:id="3254" w:author="Macon, Taydin Robert" w:date="2026-02-11T10:38:00Z" w16du:dateUtc="2026-02-11T18:38:00Z">
        <w:r w:rsidRPr="00DC79EC">
          <w:rPr>
            <w:rStyle w:val="Strong"/>
            <w:rFonts w:eastAsiaTheme="majorEastAsia"/>
            <w:b w:val="0"/>
            <w:bCs w:val="0"/>
            <w:color w:val="FFFFFF"/>
            <w:rPrChange w:id="3255" w:author="Macon, Taydin Robert" w:date="2026-02-11T10:38:00Z" w16du:dateUtc="2026-02-11T18:38:00Z">
              <w:rPr>
                <w:rStyle w:val="Strong"/>
                <w:rFonts w:eastAsiaTheme="majorEastAsia"/>
                <w:color w:val="FFFFFF"/>
              </w:rPr>
            </w:rPrChange>
          </w:rPr>
          <w:t>Katano, I., Harada, K., Doi, H., Souma, R., &amp; Minamoto, T. (2017).</w:t>
        </w:r>
        <w:r w:rsidRPr="00DC79EC">
          <w:rPr>
            <w:color w:val="FFFFFF"/>
          </w:rPr>
          <w:br/>
        </w:r>
        <w:r w:rsidRPr="00DC79EC">
          <w:rPr>
            <w:rStyle w:val="Emphasis"/>
            <w:rFonts w:eastAsiaTheme="majorEastAsia"/>
            <w:i w:val="0"/>
            <w:iCs w:val="0"/>
            <w:color w:val="FFFFFF"/>
            <w:rPrChange w:id="3256" w:author="Macon, Taydin Robert" w:date="2026-02-11T10:38:00Z" w16du:dateUtc="2026-02-11T18:38:00Z">
              <w:rPr>
                <w:rStyle w:val="Emphasis"/>
                <w:rFonts w:eastAsiaTheme="majorEastAsia"/>
                <w:color w:val="FFFFFF"/>
              </w:rPr>
            </w:rPrChange>
          </w:rPr>
          <w:t>Environmental DNA method for estimating salamander distribution in headwater streams, and a comparison of water sampling methods</w:t>
        </w:r>
        <w:r w:rsidRPr="00DC79EC">
          <w:rPr>
            <w:rStyle w:val="Emphasis"/>
            <w:rFonts w:eastAsiaTheme="majorEastAsia"/>
            <w:color w:val="FFFFFF"/>
          </w:rPr>
          <w:t>.</w:t>
        </w:r>
        <w:r w:rsidRPr="00DC79EC">
          <w:rPr>
            <w:rStyle w:val="apple-converted-space"/>
            <w:rFonts w:eastAsiaTheme="majorEastAsia" w:hint="eastAsia"/>
            <w:color w:val="FFFFFF"/>
            <w:rPrChange w:id="3257" w:author="Macon, Taydin Robert" w:date="2026-02-11T10:38:00Z" w16du:dateUtc="2026-02-11T18:38:00Z">
              <w:rPr>
                <w:rStyle w:val="apple-converted-space"/>
                <w:rFonts w:ascii="-webkit-standard" w:eastAsiaTheme="majorEastAsia" w:hAnsi="-webkit-standard" w:hint="eastAsia"/>
                <w:color w:val="FFFFFF"/>
                <w:sz w:val="27"/>
                <w:szCs w:val="27"/>
              </w:rPr>
            </w:rPrChange>
          </w:rPr>
          <w:t> </w:t>
        </w:r>
        <w:r w:rsidRPr="009E2F28">
          <w:rPr>
            <w:rStyle w:val="Strong"/>
            <w:rFonts w:eastAsiaTheme="majorEastAsia"/>
            <w:b w:val="0"/>
            <w:bCs w:val="0"/>
            <w:i/>
            <w:iCs/>
            <w:color w:val="FFFFFF"/>
            <w:rPrChange w:id="3258" w:author="Macon, Taydin Robert" w:date="2026-02-12T09:56:00Z" w16du:dateUtc="2026-02-12T17:56:00Z">
              <w:rPr>
                <w:rStyle w:val="Strong"/>
                <w:rFonts w:eastAsiaTheme="majorEastAsia"/>
                <w:color w:val="FFFFFF"/>
              </w:rPr>
            </w:rPrChange>
          </w:rPr>
          <w:t>PLoS ONE</w:t>
        </w:r>
        <w:r w:rsidRPr="00DC79EC">
          <w:rPr>
            <w:color w:val="FFFFFF"/>
            <w:rPrChange w:id="3259" w:author="Macon, Taydin Robert" w:date="2026-02-11T10:38:00Z" w16du:dateUtc="2026-02-11T18:38:00Z">
              <w:rPr>
                <w:rFonts w:ascii="-webkit-standard" w:hAnsi="-webkit-standard"/>
                <w:color w:val="FFFFFF"/>
                <w:sz w:val="27"/>
                <w:szCs w:val="27"/>
              </w:rPr>
            </w:rPrChange>
          </w:rPr>
          <w:t>.</w:t>
        </w:r>
        <w:r w:rsidRPr="00DC79EC">
          <w:rPr>
            <w:rStyle w:val="apple-converted-space"/>
            <w:rFonts w:eastAsiaTheme="majorEastAsia" w:hint="eastAsia"/>
            <w:color w:val="FFFFFF"/>
            <w:rPrChange w:id="3260" w:author="Macon, Taydin Robert" w:date="2026-02-11T10:38:00Z" w16du:dateUtc="2026-02-11T18:38:00Z">
              <w:rPr>
                <w:rStyle w:val="apple-converted-space"/>
                <w:rFonts w:ascii="-webkit-standard" w:eastAsiaTheme="majorEastAsia" w:hAnsi="-webkit-standard" w:hint="eastAsia"/>
                <w:color w:val="FFFFFF"/>
                <w:sz w:val="27"/>
                <w:szCs w:val="27"/>
              </w:rPr>
            </w:rPrChange>
          </w:rPr>
          <w:t> </w:t>
        </w:r>
        <w:r w:rsidRPr="00DC79EC">
          <w:fldChar w:fldCharType="begin"/>
        </w:r>
        <w:r w:rsidRPr="00B9677E">
          <w:instrText>HYPERLINK "https://doi.org/10.1371/journal.pone.0176541"</w:instrText>
        </w:r>
        <w:r w:rsidRPr="00DC79EC">
          <w:fldChar w:fldCharType="separate"/>
        </w:r>
        <w:r w:rsidRPr="00DC79EC">
          <w:rPr>
            <w:rStyle w:val="Hyperlink"/>
          </w:rPr>
          <w:t>https://doi.org/10.1371/journal.pone.0176541</w:t>
        </w:r>
        <w:r w:rsidRPr="00DC79EC">
          <w:fldChar w:fldCharType="end"/>
        </w:r>
      </w:ins>
    </w:p>
    <w:p w14:paraId="7D3EB40F" w14:textId="311311B0" w:rsidR="000111DA" w:rsidRPr="000111DA" w:rsidRDefault="000111DA">
      <w:pPr>
        <w:pStyle w:val="NormalWeb"/>
        <w:ind w:left="720" w:hanging="720"/>
        <w:rPr>
          <w:ins w:id="3261" w:author="Macon, Taydin Robert" w:date="2026-02-04T15:10:00Z" w16du:dateUtc="2026-02-04T23:10:00Z"/>
        </w:rPr>
        <w:pPrChange w:id="3262" w:author="Macon, Taydin Robert" w:date="2026-02-04T15:37:00Z" w16du:dateUtc="2026-02-04T23:37:00Z">
          <w:pPr>
            <w:pStyle w:val="NormalWeb"/>
            <w:ind w:hanging="720"/>
          </w:pPr>
        </w:pPrChange>
      </w:pPr>
      <w:ins w:id="3263" w:author="Macon, Taydin Robert" w:date="2026-02-10T09:23:00Z" w16du:dateUtc="2026-02-10T17:23:00Z">
        <w:r w:rsidRPr="00B9677E">
          <w:rPr>
            <w:color w:val="FFFFFF"/>
            <w:rPrChange w:id="3264" w:author="Macon, Taydin Robert" w:date="2026-02-11T10:40:00Z" w16du:dateUtc="2026-02-11T18:40:00Z">
              <w:rPr>
                <w:rFonts w:ascii="-webkit-standard" w:hAnsi="-webkit-standard"/>
                <w:color w:val="FFFFFF"/>
                <w:sz w:val="27"/>
                <w:szCs w:val="27"/>
              </w:rPr>
            </w:rPrChange>
          </w:rPr>
          <w:t>K</w:t>
        </w:r>
        <w:r w:rsidRPr="00B9677E">
          <w:rPr>
            <w:rFonts w:hint="eastAsia"/>
            <w:color w:val="FFFFFF"/>
            <w:rPrChange w:id="3265" w:author="Macon, Taydin Robert" w:date="2026-02-11T10:40:00Z" w16du:dateUtc="2026-02-11T18:40:00Z">
              <w:rPr>
                <w:rFonts w:ascii="-webkit-standard" w:hAnsi="-webkit-standard" w:hint="eastAsia"/>
                <w:color w:val="FFFFFF"/>
                <w:sz w:val="27"/>
                <w:szCs w:val="27"/>
              </w:rPr>
            </w:rPrChange>
          </w:rPr>
          <w:t>é</w:t>
        </w:r>
        <w:r w:rsidRPr="00B9677E">
          <w:rPr>
            <w:color w:val="FFFFFF"/>
            <w:rPrChange w:id="3266" w:author="Macon, Taydin Robert" w:date="2026-02-11T10:40:00Z" w16du:dateUtc="2026-02-11T18:40:00Z">
              <w:rPr>
                <w:rFonts w:ascii="-webkit-standard" w:hAnsi="-webkit-standard"/>
                <w:color w:val="FFFFFF"/>
                <w:sz w:val="27"/>
                <w:szCs w:val="27"/>
              </w:rPr>
            </w:rPrChange>
          </w:rPr>
          <w:t>ry,</w:t>
        </w:r>
        <w:r w:rsidRPr="000111DA">
          <w:rPr>
            <w:color w:val="FFFFFF"/>
            <w:rPrChange w:id="3267" w:author="Macon, Taydin Robert" w:date="2026-02-10T09:23:00Z" w16du:dateUtc="2026-02-10T17:23:00Z">
              <w:rPr>
                <w:rFonts w:ascii="-webkit-standard" w:hAnsi="-webkit-standard"/>
                <w:color w:val="FFFFFF"/>
                <w:sz w:val="27"/>
                <w:szCs w:val="27"/>
              </w:rPr>
            </w:rPrChange>
          </w:rPr>
          <w:t xml:space="preserve"> M. (2018).</w:t>
        </w:r>
        <w:r w:rsidRPr="000111DA">
          <w:rPr>
            <w:rStyle w:val="apple-converted-space"/>
            <w:rFonts w:eastAsiaTheme="majorEastAsia" w:hint="eastAsia"/>
            <w:color w:val="FFFFFF"/>
            <w:rPrChange w:id="3268" w:author="Macon, Taydin Robert" w:date="2026-02-10T09:23:00Z" w16du:dateUtc="2026-02-10T17:23:00Z">
              <w:rPr>
                <w:rStyle w:val="apple-converted-space"/>
                <w:rFonts w:ascii="-webkit-standard" w:eastAsiaTheme="majorEastAsia" w:hAnsi="-webkit-standard" w:hint="eastAsia"/>
                <w:color w:val="FFFFFF"/>
                <w:sz w:val="27"/>
                <w:szCs w:val="27"/>
              </w:rPr>
            </w:rPrChange>
          </w:rPr>
          <w:t> </w:t>
        </w:r>
        <w:r w:rsidRPr="000111DA">
          <w:rPr>
            <w:rStyle w:val="Emphasis"/>
            <w:rFonts w:eastAsiaTheme="majorEastAsia"/>
            <w:color w:val="FFFFFF"/>
          </w:rPr>
          <w:t>Identifiability in N-mixture models: a large-scale screening test with bird data.</w:t>
        </w:r>
        <w:r w:rsidRPr="000111DA">
          <w:rPr>
            <w:rStyle w:val="apple-converted-space"/>
            <w:rFonts w:eastAsiaTheme="majorEastAsia" w:hint="eastAsia"/>
            <w:color w:val="FFFFFF"/>
            <w:rPrChange w:id="3269" w:author="Macon, Taydin Robert" w:date="2026-02-10T09:23:00Z" w16du:dateUtc="2026-02-10T17:23:00Z">
              <w:rPr>
                <w:rStyle w:val="apple-converted-space"/>
                <w:rFonts w:ascii="-webkit-standard" w:eastAsiaTheme="majorEastAsia" w:hAnsi="-webkit-standard" w:hint="eastAsia"/>
                <w:color w:val="FFFFFF"/>
                <w:sz w:val="27"/>
                <w:szCs w:val="27"/>
              </w:rPr>
            </w:rPrChange>
          </w:rPr>
          <w:t> </w:t>
        </w:r>
        <w:r w:rsidRPr="000111DA">
          <w:rPr>
            <w:rStyle w:val="Emphasis"/>
            <w:rFonts w:eastAsiaTheme="majorEastAsia"/>
            <w:color w:val="FFFFFF"/>
          </w:rPr>
          <w:t>Ecology, 99</w:t>
        </w:r>
        <w:r w:rsidRPr="000111DA">
          <w:rPr>
            <w:color w:val="FFFFFF"/>
            <w:rPrChange w:id="3270" w:author="Macon, Taydin Robert" w:date="2026-02-10T09:23:00Z" w16du:dateUtc="2026-02-10T17:23:00Z">
              <w:rPr>
                <w:rFonts w:ascii="-webkit-standard" w:hAnsi="-webkit-standard"/>
                <w:color w:val="FFFFFF"/>
                <w:sz w:val="27"/>
                <w:szCs w:val="27"/>
              </w:rPr>
            </w:rPrChange>
          </w:rPr>
          <w:t>(2), 281</w:t>
        </w:r>
        <w:r w:rsidRPr="000111DA">
          <w:rPr>
            <w:rFonts w:hint="eastAsia"/>
            <w:color w:val="FFFFFF"/>
            <w:rPrChange w:id="3271" w:author="Macon, Taydin Robert" w:date="2026-02-10T09:23:00Z" w16du:dateUtc="2026-02-10T17:23:00Z">
              <w:rPr>
                <w:rFonts w:ascii="-webkit-standard" w:hAnsi="-webkit-standard" w:hint="eastAsia"/>
                <w:color w:val="FFFFFF"/>
                <w:sz w:val="27"/>
                <w:szCs w:val="27"/>
              </w:rPr>
            </w:rPrChange>
          </w:rPr>
          <w:t>–</w:t>
        </w:r>
        <w:r w:rsidRPr="000111DA">
          <w:rPr>
            <w:color w:val="FFFFFF"/>
            <w:rPrChange w:id="3272" w:author="Macon, Taydin Robert" w:date="2026-02-10T09:23:00Z" w16du:dateUtc="2026-02-10T17:23:00Z">
              <w:rPr>
                <w:rFonts w:ascii="-webkit-standard" w:hAnsi="-webkit-standard"/>
                <w:color w:val="FFFFFF"/>
                <w:sz w:val="27"/>
                <w:szCs w:val="27"/>
              </w:rPr>
            </w:rPrChange>
          </w:rPr>
          <w:t>288.</w:t>
        </w:r>
        <w:r w:rsidRPr="000111DA">
          <w:rPr>
            <w:rStyle w:val="apple-converted-space"/>
            <w:rFonts w:eastAsiaTheme="majorEastAsia" w:hint="eastAsia"/>
            <w:color w:val="FFFFFF"/>
            <w:rPrChange w:id="3273" w:author="Macon, Taydin Robert" w:date="2026-02-10T09:23:00Z" w16du:dateUtc="2026-02-10T17:23:00Z">
              <w:rPr>
                <w:rStyle w:val="apple-converted-space"/>
                <w:rFonts w:ascii="-webkit-standard" w:eastAsiaTheme="majorEastAsia" w:hAnsi="-webkit-standard" w:hint="eastAsia"/>
                <w:color w:val="FFFFFF"/>
                <w:sz w:val="27"/>
                <w:szCs w:val="27"/>
              </w:rPr>
            </w:rPrChange>
          </w:rPr>
          <w:t> </w:t>
        </w:r>
        <w:r w:rsidRPr="000111DA">
          <w:t>https://doi.org/10.1002/ecy.2093</w:t>
        </w:r>
      </w:ins>
    </w:p>
    <w:p w14:paraId="2D5CE000" w14:textId="2CEE0A1D" w:rsidR="00457CEF" w:rsidRPr="00CB2CCD" w:rsidRDefault="00457CEF">
      <w:pPr>
        <w:pStyle w:val="NormalWeb"/>
        <w:ind w:left="720" w:hanging="720"/>
        <w:rPr>
          <w:ins w:id="3274" w:author="Macon, Taydin Robert" w:date="2026-02-04T15:10:00Z" w16du:dateUtc="2026-02-04T23:10:00Z"/>
        </w:rPr>
        <w:pPrChange w:id="3275" w:author="Macon, Taydin Robert" w:date="2026-02-04T15:37:00Z" w16du:dateUtc="2026-02-04T23:37:00Z">
          <w:pPr>
            <w:pStyle w:val="NormalWeb"/>
            <w:ind w:hanging="720"/>
          </w:pPr>
        </w:pPrChange>
      </w:pPr>
      <w:ins w:id="3276" w:author="Macon, Taydin Robert" w:date="2026-02-04T15:10:00Z" w16du:dateUtc="2026-02-04T23:10:00Z">
        <w:r w:rsidRPr="00B9677E">
          <w:rPr>
            <w:rStyle w:val="Strong"/>
            <w:rFonts w:eastAsiaTheme="majorEastAsia"/>
            <w:b w:val="0"/>
            <w:bCs w:val="0"/>
          </w:rPr>
          <w:t>Kim,</w:t>
        </w:r>
        <w:r w:rsidRPr="00CB2CCD">
          <w:rPr>
            <w:rStyle w:val="Strong"/>
            <w:rFonts w:eastAsiaTheme="majorEastAsia"/>
            <w:b w:val="0"/>
            <w:bCs w:val="0"/>
          </w:rPr>
          <w:t xml:space="preserve"> P., Yoon, T. J., &amp; Shin, S. (2021).</w:t>
        </w:r>
        <w:r>
          <w:t xml:space="preserve"> </w:t>
        </w:r>
        <w:r w:rsidRPr="00CB2CCD">
          <w:t>Environmental DNA and specific primers for detecting the invasive species</w:t>
        </w:r>
        <w:r w:rsidRPr="00CB2CCD">
          <w:rPr>
            <w:rStyle w:val="apple-converted-space"/>
            <w:rFonts w:eastAsiaTheme="majorEastAsia"/>
          </w:rPr>
          <w:t> </w:t>
        </w:r>
        <w:r w:rsidRPr="00CB2CCD">
          <w:rPr>
            <w:rStyle w:val="Emphasis"/>
            <w:rFonts w:eastAsiaTheme="majorEastAsia"/>
          </w:rPr>
          <w:t>Ectopleura crocea</w:t>
        </w:r>
        <w:r w:rsidRPr="00CB2CCD">
          <w:rPr>
            <w:rStyle w:val="apple-converted-space"/>
            <w:rFonts w:eastAsiaTheme="majorEastAsia"/>
          </w:rPr>
          <w:t> </w:t>
        </w:r>
        <w:r w:rsidRPr="00CB2CCD">
          <w:t>(Hydrozoa: Anthoathecata) in seawater samples.</w:t>
        </w:r>
        <w:r w:rsidRPr="00CB2CCD">
          <w:rPr>
            <w:rStyle w:val="apple-converted-space"/>
            <w:rFonts w:eastAsiaTheme="majorEastAsia"/>
          </w:rPr>
          <w:t> </w:t>
        </w:r>
        <w:r w:rsidRPr="00CB2CCD">
          <w:rPr>
            <w:rStyle w:val="Emphasis"/>
            <w:rFonts w:eastAsiaTheme="majorEastAsia"/>
          </w:rPr>
          <w:t>Environmental DNA</w:t>
        </w:r>
        <w:r w:rsidRPr="00CB2CCD">
          <w:t>.</w:t>
        </w:r>
        <w:r w:rsidRPr="00CB2CCD">
          <w:rPr>
            <w:rStyle w:val="apple-converted-space"/>
            <w:rFonts w:eastAsiaTheme="majorEastAsia"/>
          </w:rPr>
          <w:t> </w:t>
        </w:r>
      </w:ins>
      <w:ins w:id="3277" w:author="Macon, Taydin Robert" w:date="2026-02-11T10:43:00Z" w16du:dateUtc="2026-02-11T18:43:00Z">
        <w:r w:rsidR="00B9677E" w:rsidRPr="00B9677E">
          <w:t>https://doi.org/10.3390/su12062360</w:t>
        </w:r>
      </w:ins>
    </w:p>
    <w:p w14:paraId="51914EA5" w14:textId="378A0E37" w:rsidR="000D1078" w:rsidRPr="000D1078" w:rsidRDefault="000D1078">
      <w:pPr>
        <w:pStyle w:val="NormalWeb"/>
        <w:ind w:left="720" w:hanging="720"/>
        <w:rPr>
          <w:ins w:id="3278" w:author="Macon, Taydin Robert" w:date="2026-02-11T10:54:00Z" w16du:dateUtc="2026-02-11T18:54:00Z"/>
          <w:rFonts w:eastAsiaTheme="minorHAnsi"/>
          <w:kern w:val="2"/>
          <w14:ligatures w14:val="standardContextual"/>
          <w:rPrChange w:id="3279" w:author="Macon, Taydin Robert" w:date="2026-02-11T10:54:00Z" w16du:dateUtc="2026-02-11T18:54:00Z">
            <w:rPr>
              <w:ins w:id="3280" w:author="Macon, Taydin Robert" w:date="2026-02-11T10:54:00Z" w16du:dateUtc="2026-02-11T18:54:00Z"/>
              <w:rFonts w:asciiTheme="minorHAnsi" w:eastAsiaTheme="minorHAnsi" w:hAnsiTheme="minorHAnsi" w:cstheme="minorBidi"/>
              <w:kern w:val="2"/>
              <w14:ligatures w14:val="standardContextual"/>
            </w:rPr>
          </w:rPrChange>
        </w:rPr>
      </w:pPr>
      <w:ins w:id="3281" w:author="Macon, Taydin Robert" w:date="2026-02-11T10:54:00Z" w16du:dateUtc="2026-02-11T18:54:00Z">
        <w:r w:rsidRPr="000D1078">
          <w:rPr>
            <w:rFonts w:eastAsiaTheme="minorHAnsi"/>
            <w:color w:val="FFFFFF"/>
            <w:kern w:val="2"/>
            <w14:ligatures w14:val="standardContextual"/>
            <w:rPrChange w:id="3282" w:author="Macon, Taydin Robert" w:date="2026-02-11T10:54:00Z" w16du:dateUtc="2026-02-11T18:54:00Z">
              <w:rPr>
                <w:rFonts w:asciiTheme="minorHAnsi" w:eastAsiaTheme="minorHAnsi" w:hAnsiTheme="minorHAnsi" w:cstheme="minorBidi"/>
                <w:b/>
                <w:bCs/>
                <w:color w:val="FFFFFF"/>
                <w:kern w:val="2"/>
                <w14:ligatures w14:val="standardContextual"/>
              </w:rPr>
            </w:rPrChange>
          </w:rPr>
          <w:t>Korbel, K. L., Hose, G. C., Karwautz, C., Greenfield, P., Wang, H., Chariton, A. A., &amp; Griebler, C. (2024).</w:t>
        </w:r>
        <w:r>
          <w:rPr>
            <w:rFonts w:eastAsiaTheme="minorHAnsi"/>
            <w:color w:val="FFFFFF"/>
            <w:kern w:val="2"/>
            <w14:ligatures w14:val="standardContextual"/>
          </w:rPr>
          <w:t xml:space="preserve"> </w:t>
        </w:r>
        <w:r w:rsidRPr="000D1078">
          <w:rPr>
            <w:rFonts w:eastAsiaTheme="minorHAnsi"/>
            <w:color w:val="FFFFFF"/>
            <w:kern w:val="2"/>
            <w14:ligatures w14:val="standardContextual"/>
            <w:rPrChange w:id="3283" w:author="Macon, Taydin Robert" w:date="2026-02-11T10:54:00Z" w16du:dateUtc="2026-02-11T18:54:00Z">
              <w:rPr>
                <w:rFonts w:asciiTheme="minorHAnsi" w:eastAsiaTheme="minorHAnsi" w:hAnsiTheme="minorHAnsi" w:cstheme="minorBidi"/>
                <w:i/>
                <w:iCs/>
                <w:color w:val="FFFFFF"/>
                <w:kern w:val="2"/>
                <w14:ligatures w14:val="standardContextual"/>
              </w:rPr>
            </w:rPrChange>
          </w:rPr>
          <w:t>Detection, movement and persistence of invertebrate environmental DNA in groundwater</w:t>
        </w:r>
        <w:r w:rsidRPr="000D1078">
          <w:rPr>
            <w:rFonts w:eastAsiaTheme="minorHAnsi"/>
            <w:i/>
            <w:iCs/>
            <w:color w:val="FFFFFF"/>
            <w:kern w:val="2"/>
            <w14:ligatures w14:val="standardContextual"/>
            <w:rPrChange w:id="3284" w:author="Macon, Taydin Robert" w:date="2026-02-11T10:54:00Z" w16du:dateUtc="2026-02-11T18:54:00Z">
              <w:rPr>
                <w:rFonts w:asciiTheme="minorHAnsi" w:eastAsiaTheme="minorHAnsi" w:hAnsiTheme="minorHAnsi" w:cstheme="minorBidi"/>
                <w:i/>
                <w:iCs/>
                <w:color w:val="FFFFFF"/>
                <w:kern w:val="2"/>
                <w14:ligatures w14:val="standardContextual"/>
              </w:rPr>
            </w:rPrChange>
          </w:rPr>
          <w:t>.</w:t>
        </w:r>
        <w:r w:rsidRPr="000D1078">
          <w:rPr>
            <w:rFonts w:eastAsiaTheme="minorHAnsi" w:hint="eastAsia"/>
            <w:color w:val="FFFFFF"/>
            <w:kern w:val="2"/>
            <w14:ligatures w14:val="standardContextual"/>
            <w:rPrChange w:id="3285" w:author="Macon, Taydin Robert" w:date="2026-02-11T10:54:00Z" w16du:dateUtc="2026-02-11T18:54:00Z">
              <w:rPr>
                <w:rFonts w:ascii="-webkit-standard" w:eastAsiaTheme="minorHAnsi" w:hAnsi="-webkit-standard" w:cstheme="minorBidi" w:hint="eastAsia"/>
                <w:color w:val="FFFFFF"/>
                <w:kern w:val="2"/>
                <w:sz w:val="27"/>
                <w:szCs w:val="27"/>
                <w14:ligatures w14:val="standardContextual"/>
              </w:rPr>
            </w:rPrChange>
          </w:rPr>
          <w:t> </w:t>
        </w:r>
        <w:r w:rsidRPr="000D1078">
          <w:rPr>
            <w:rFonts w:eastAsiaTheme="minorHAnsi"/>
            <w:i/>
            <w:iCs/>
            <w:color w:val="FFFFFF"/>
            <w:kern w:val="2"/>
            <w14:ligatures w14:val="standardContextual"/>
            <w:rPrChange w:id="3286" w:author="Macon, Taydin Robert" w:date="2026-02-11T10:54:00Z" w16du:dateUtc="2026-02-11T18:54:00Z">
              <w:rPr>
                <w:rFonts w:asciiTheme="minorHAnsi" w:eastAsiaTheme="minorHAnsi" w:hAnsiTheme="minorHAnsi" w:cstheme="minorBidi"/>
                <w:b/>
                <w:bCs/>
                <w:color w:val="FFFFFF"/>
                <w:kern w:val="2"/>
                <w14:ligatures w14:val="standardContextual"/>
              </w:rPr>
            </w:rPrChange>
          </w:rPr>
          <w:t>Scientific Reports</w:t>
        </w:r>
        <w:r w:rsidRPr="000D1078">
          <w:rPr>
            <w:rFonts w:eastAsiaTheme="minorHAnsi"/>
            <w:color w:val="FFFFFF"/>
            <w:kern w:val="2"/>
            <w14:ligatures w14:val="standardContextual"/>
            <w:rPrChange w:id="3287" w:author="Macon, Taydin Robert" w:date="2026-02-11T10:54:00Z" w16du:dateUtc="2026-02-11T18:54:00Z">
              <w:rPr>
                <w:rFonts w:ascii="-webkit-standard" w:eastAsiaTheme="minorHAnsi" w:hAnsi="-webkit-standard" w:cstheme="minorBidi"/>
                <w:color w:val="FFFFFF"/>
                <w:kern w:val="2"/>
                <w:sz w:val="27"/>
                <w:szCs w:val="27"/>
                <w14:ligatures w14:val="standardContextual"/>
              </w:rPr>
            </w:rPrChange>
          </w:rPr>
          <w:t>.</w:t>
        </w:r>
        <w:r w:rsidRPr="000D1078">
          <w:rPr>
            <w:rFonts w:eastAsiaTheme="minorHAnsi" w:hint="eastAsia"/>
            <w:color w:val="FFFFFF"/>
            <w:kern w:val="2"/>
            <w14:ligatures w14:val="standardContextual"/>
            <w:rPrChange w:id="3288" w:author="Macon, Taydin Robert" w:date="2026-02-11T10:54:00Z" w16du:dateUtc="2026-02-11T18:54:00Z">
              <w:rPr>
                <w:rFonts w:ascii="-webkit-standard" w:eastAsiaTheme="minorHAnsi" w:hAnsi="-webkit-standard" w:cstheme="minorBidi" w:hint="eastAsia"/>
                <w:color w:val="FFFFFF"/>
                <w:kern w:val="2"/>
                <w:sz w:val="27"/>
                <w:szCs w:val="27"/>
                <w14:ligatures w14:val="standardContextual"/>
              </w:rPr>
            </w:rPrChange>
          </w:rPr>
          <w:t> </w:t>
        </w:r>
        <w:r w:rsidRPr="000D1078">
          <w:rPr>
            <w:rFonts w:eastAsiaTheme="minorHAnsi"/>
            <w:kern w:val="2"/>
            <w14:ligatures w14:val="standardContextual"/>
            <w:rPrChange w:id="3289" w:author="Macon, Taydin Robert" w:date="2026-02-11T10:54:00Z" w16du:dateUtc="2026-02-11T18:54:00Z">
              <w:rPr>
                <w:rFonts w:asciiTheme="minorHAnsi" w:eastAsiaTheme="minorHAnsi" w:hAnsiTheme="minorHAnsi" w:cstheme="minorBidi"/>
                <w:kern w:val="2"/>
                <w14:ligatures w14:val="standardContextual"/>
              </w:rPr>
            </w:rPrChange>
          </w:rPr>
          <w:fldChar w:fldCharType="begin"/>
        </w:r>
        <w:r w:rsidRPr="000D1078">
          <w:rPr>
            <w:rFonts w:eastAsiaTheme="minorHAnsi"/>
            <w:kern w:val="2"/>
            <w14:ligatures w14:val="standardContextual"/>
            <w:rPrChange w:id="3290" w:author="Macon, Taydin Robert" w:date="2026-02-11T10:54:00Z" w16du:dateUtc="2026-02-11T18:54:00Z">
              <w:rPr>
                <w:rFonts w:asciiTheme="minorHAnsi" w:eastAsiaTheme="minorHAnsi" w:hAnsiTheme="minorHAnsi" w:cstheme="minorBidi"/>
                <w:kern w:val="2"/>
                <w14:ligatures w14:val="standardContextual"/>
              </w:rPr>
            </w:rPrChange>
          </w:rPr>
          <w:instrText>HYPERLINK "https://doi.org/10.1038/s41598-024-67349-3" \t "_new"</w:instrText>
        </w:r>
        <w:r w:rsidRPr="00C137BA">
          <w:rPr>
            <w:rFonts w:eastAsiaTheme="minorHAnsi"/>
            <w:kern w:val="2"/>
            <w14:ligatures w14:val="standardContextual"/>
          </w:rPr>
        </w:r>
        <w:r w:rsidRPr="000D1078">
          <w:rPr>
            <w:rFonts w:eastAsiaTheme="minorHAnsi"/>
            <w:kern w:val="2"/>
            <w14:ligatures w14:val="standardContextual"/>
            <w:rPrChange w:id="3291" w:author="Macon, Taydin Robert" w:date="2026-02-11T10:54:00Z" w16du:dateUtc="2026-02-11T18:54:00Z">
              <w:rPr>
                <w:rFonts w:asciiTheme="minorHAnsi" w:eastAsiaTheme="minorHAnsi" w:hAnsiTheme="minorHAnsi" w:cstheme="minorBidi"/>
                <w:kern w:val="2"/>
                <w14:ligatures w14:val="standardContextual"/>
              </w:rPr>
            </w:rPrChange>
          </w:rPr>
          <w:fldChar w:fldCharType="separate"/>
        </w:r>
        <w:r w:rsidRPr="000D1078">
          <w:rPr>
            <w:rFonts w:eastAsiaTheme="minorHAnsi"/>
            <w:color w:val="0000FF"/>
            <w:kern w:val="2"/>
            <w:u w:val="single"/>
            <w14:ligatures w14:val="standardContextual"/>
            <w:rPrChange w:id="3292" w:author="Macon, Taydin Robert" w:date="2026-02-11T10:54:00Z" w16du:dateUtc="2026-02-11T18:54:00Z">
              <w:rPr>
                <w:rFonts w:asciiTheme="minorHAnsi" w:eastAsiaTheme="minorHAnsi" w:hAnsiTheme="minorHAnsi" w:cstheme="minorBidi"/>
                <w:color w:val="0000FF"/>
                <w:kern w:val="2"/>
                <w:u w:val="single"/>
                <w14:ligatures w14:val="standardContextual"/>
              </w:rPr>
            </w:rPrChange>
          </w:rPr>
          <w:t>https://doi.org/10.1038/s41598-024-67349-3</w:t>
        </w:r>
        <w:r w:rsidRPr="000D1078">
          <w:rPr>
            <w:rFonts w:eastAsiaTheme="minorHAnsi"/>
            <w:kern w:val="2"/>
            <w14:ligatures w14:val="standardContextual"/>
            <w:rPrChange w:id="3293" w:author="Macon, Taydin Robert" w:date="2026-02-11T10:54:00Z" w16du:dateUtc="2026-02-11T18:54:00Z">
              <w:rPr>
                <w:rFonts w:asciiTheme="minorHAnsi" w:eastAsiaTheme="minorHAnsi" w:hAnsiTheme="minorHAnsi" w:cstheme="minorBidi"/>
                <w:kern w:val="2"/>
                <w14:ligatures w14:val="standardContextual"/>
              </w:rPr>
            </w:rPrChange>
          </w:rPr>
          <w:fldChar w:fldCharType="end"/>
        </w:r>
      </w:ins>
    </w:p>
    <w:p w14:paraId="7B7F77F3" w14:textId="47CC01DC" w:rsidR="002619FE" w:rsidRPr="002619FE" w:rsidRDefault="002619FE">
      <w:pPr>
        <w:pStyle w:val="NormalWeb"/>
        <w:ind w:left="720" w:hanging="720"/>
        <w:rPr>
          <w:ins w:id="3294" w:author="Macon, Taydin Robert" w:date="2026-02-11T11:05:00Z" w16du:dateUtc="2026-02-11T19:05:00Z"/>
          <w:rStyle w:val="Strong"/>
          <w:rFonts w:eastAsiaTheme="majorEastAsia"/>
          <w:color w:val="FFFFFF"/>
        </w:rPr>
      </w:pPr>
      <w:ins w:id="3295" w:author="Macon, Taydin Robert" w:date="2026-02-11T11:05:00Z" w16du:dateUtc="2026-02-11T19:05:00Z">
        <w:r w:rsidRPr="002619FE">
          <w:rPr>
            <w:rStyle w:val="Strong"/>
            <w:rFonts w:eastAsiaTheme="majorEastAsia"/>
            <w:b w:val="0"/>
            <w:bCs w:val="0"/>
            <w:color w:val="FFFFFF"/>
            <w:rPrChange w:id="3296" w:author="Macon, Taydin Robert" w:date="2026-02-11T11:06:00Z" w16du:dateUtc="2026-02-11T19:06:00Z">
              <w:rPr>
                <w:rStyle w:val="Strong"/>
                <w:rFonts w:eastAsiaTheme="majorEastAsia"/>
                <w:color w:val="FFFFFF"/>
              </w:rPr>
            </w:rPrChange>
          </w:rPr>
          <w:t>Leandro, C., Jay-Robert, P., &amp; Louboutin, B. (2024).</w:t>
        </w:r>
        <w:r w:rsidRPr="002619FE">
          <w:rPr>
            <w:rStyle w:val="apple-converted-space"/>
            <w:rFonts w:eastAsiaTheme="majorEastAsia" w:hint="eastAsia"/>
            <w:color w:val="FFFFFF"/>
            <w:rPrChange w:id="3297" w:author="Macon, Taydin Robert" w:date="2026-02-11T11:06:00Z" w16du:dateUtc="2026-02-11T19:06:00Z">
              <w:rPr>
                <w:rStyle w:val="apple-converted-space"/>
                <w:rFonts w:ascii="-webkit-standard" w:eastAsiaTheme="majorEastAsia" w:hAnsi="-webkit-standard" w:hint="eastAsia"/>
                <w:color w:val="FFFFFF"/>
                <w:sz w:val="27"/>
                <w:szCs w:val="27"/>
              </w:rPr>
            </w:rPrChange>
          </w:rPr>
          <w:t> </w:t>
        </w:r>
        <w:r w:rsidRPr="002619FE">
          <w:rPr>
            <w:rStyle w:val="Emphasis"/>
            <w:rFonts w:eastAsiaTheme="majorEastAsia"/>
            <w:i w:val="0"/>
            <w:iCs w:val="0"/>
            <w:color w:val="FFFFFF"/>
            <w:rPrChange w:id="3298" w:author="Macon, Taydin Robert" w:date="2026-02-11T11:06:00Z" w16du:dateUtc="2026-02-11T19:06:00Z">
              <w:rPr>
                <w:rStyle w:val="Emphasis"/>
                <w:rFonts w:eastAsiaTheme="majorEastAsia"/>
                <w:color w:val="FFFFFF"/>
              </w:rPr>
            </w:rPrChange>
          </w:rPr>
          <w:t>eDNA for monitoring and conserving terrestrial arthropods: Insights from a systematic map and barcode repositories assessments</w:t>
        </w:r>
        <w:r w:rsidRPr="002619FE">
          <w:rPr>
            <w:i/>
            <w:color w:val="FFFFFF"/>
            <w:rPrChange w:id="3299" w:author="Macon, Taydin Robert" w:date="2026-02-11T11:06:00Z" w16du:dateUtc="2026-02-11T19:06:00Z">
              <w:rPr>
                <w:rFonts w:ascii="-webkit-standard" w:hAnsi="-webkit-standard"/>
                <w:color w:val="FFFFFF"/>
                <w:sz w:val="27"/>
                <w:szCs w:val="27"/>
              </w:rPr>
            </w:rPrChange>
          </w:rPr>
          <w:t>.</w:t>
        </w:r>
        <w:r w:rsidRPr="002619FE">
          <w:rPr>
            <w:rStyle w:val="apple-converted-space"/>
            <w:rFonts w:eastAsiaTheme="majorEastAsia" w:hint="eastAsia"/>
            <w:color w:val="FFFFFF"/>
            <w:rPrChange w:id="3300" w:author="Macon, Taydin Robert" w:date="2026-02-11T11:06:00Z" w16du:dateUtc="2026-02-11T19:06:00Z">
              <w:rPr>
                <w:rStyle w:val="apple-converted-space"/>
                <w:rFonts w:ascii="-webkit-standard" w:eastAsiaTheme="majorEastAsia" w:hAnsi="-webkit-standard" w:hint="eastAsia"/>
                <w:color w:val="FFFFFF"/>
                <w:sz w:val="27"/>
                <w:szCs w:val="27"/>
              </w:rPr>
            </w:rPrChange>
          </w:rPr>
          <w:t> </w:t>
        </w:r>
        <w:r w:rsidRPr="002619FE">
          <w:rPr>
            <w:rStyle w:val="Strong"/>
            <w:rFonts w:eastAsiaTheme="majorEastAsia"/>
            <w:b w:val="0"/>
            <w:bCs w:val="0"/>
            <w:i/>
            <w:iCs/>
            <w:color w:val="FFFFFF"/>
            <w:rPrChange w:id="3301" w:author="Macon, Taydin Robert" w:date="2026-02-11T11:06:00Z" w16du:dateUtc="2026-02-11T19:06:00Z">
              <w:rPr>
                <w:rStyle w:val="Strong"/>
                <w:rFonts w:eastAsiaTheme="majorEastAsia"/>
                <w:color w:val="FFFFFF"/>
              </w:rPr>
            </w:rPrChange>
          </w:rPr>
          <w:t>Insect Conservation and Diversity</w:t>
        </w:r>
      </w:ins>
      <w:ins w:id="3302" w:author="Macon, Taydin Robert" w:date="2026-02-11T11:06:00Z" w16du:dateUtc="2026-02-11T19:06:00Z">
        <w:r>
          <w:rPr>
            <w:rStyle w:val="Strong"/>
            <w:rFonts w:eastAsiaTheme="majorEastAsia"/>
            <w:b w:val="0"/>
            <w:bCs w:val="0"/>
            <w:i/>
            <w:iCs/>
            <w:color w:val="FFFFFF"/>
          </w:rPr>
          <w:t>.</w:t>
        </w:r>
        <w:r w:rsidRPr="002619FE">
          <w:rPr>
            <w:rStyle w:val="Strong"/>
            <w:rFonts w:eastAsiaTheme="majorEastAsia"/>
            <w:b w:val="0"/>
            <w:bCs w:val="0"/>
            <w:color w:val="FFFFFF"/>
            <w:rPrChange w:id="3303" w:author="Macon, Taydin Robert" w:date="2026-02-11T11:06:00Z" w16du:dateUtc="2026-02-11T19:06:00Z">
              <w:rPr>
                <w:rStyle w:val="Strong"/>
                <w:rFonts w:eastAsiaTheme="majorEastAsia"/>
                <w:b w:val="0"/>
                <w:bCs w:val="0"/>
                <w:i/>
                <w:iCs/>
                <w:color w:val="FFFFFF"/>
              </w:rPr>
            </w:rPrChange>
          </w:rPr>
          <w:t xml:space="preserve"> https://doi.org/10.1111/icad.12726</w:t>
        </w:r>
      </w:ins>
    </w:p>
    <w:p w14:paraId="60D0C09A" w14:textId="3BF68600" w:rsidR="0068672E" w:rsidRPr="0068672E" w:rsidRDefault="0068672E">
      <w:pPr>
        <w:pStyle w:val="NormalWeb"/>
        <w:ind w:left="720" w:hanging="720"/>
        <w:rPr>
          <w:ins w:id="3304" w:author="Macon, Taydin Robert" w:date="2026-02-04T15:10:00Z" w16du:dateUtc="2026-02-04T23:10:00Z"/>
        </w:rPr>
        <w:pPrChange w:id="3305" w:author="Macon, Taydin Robert" w:date="2026-02-04T15:37:00Z" w16du:dateUtc="2026-02-04T23:37:00Z">
          <w:pPr>
            <w:pStyle w:val="NormalWeb"/>
            <w:ind w:hanging="720"/>
          </w:pPr>
        </w:pPrChange>
      </w:pPr>
      <w:ins w:id="3306" w:author="Macon, Taydin Robert" w:date="2026-02-10T09:44:00Z" w16du:dateUtc="2026-02-10T17:44:00Z">
        <w:r w:rsidRPr="002619FE">
          <w:rPr>
            <w:color w:val="FFFFFF"/>
            <w:rPrChange w:id="3307" w:author="Macon, Taydin Robert" w:date="2026-02-11T11:07:00Z" w16du:dateUtc="2026-02-11T19:07:00Z">
              <w:rPr>
                <w:rFonts w:ascii="-webkit-standard" w:hAnsi="-webkit-standard"/>
                <w:color w:val="FFFFFF"/>
                <w:sz w:val="27"/>
                <w:szCs w:val="27"/>
              </w:rPr>
            </w:rPrChange>
          </w:rPr>
          <w:t>Lenth,</w:t>
        </w:r>
        <w:r w:rsidRPr="0068672E">
          <w:rPr>
            <w:color w:val="FFFFFF"/>
            <w:rPrChange w:id="3308" w:author="Macon, Taydin Robert" w:date="2026-02-10T09:44:00Z" w16du:dateUtc="2026-02-10T17:44:00Z">
              <w:rPr>
                <w:rFonts w:ascii="-webkit-standard" w:hAnsi="-webkit-standard"/>
                <w:color w:val="FFFFFF"/>
                <w:sz w:val="27"/>
                <w:szCs w:val="27"/>
              </w:rPr>
            </w:rPrChange>
          </w:rPr>
          <w:t xml:space="preserve"> R. V. &amp; Piaskowski, J. (2025).</w:t>
        </w:r>
        <w:r w:rsidRPr="0068672E">
          <w:rPr>
            <w:rStyle w:val="apple-converted-space"/>
            <w:rFonts w:eastAsiaTheme="majorEastAsia" w:hint="eastAsia"/>
            <w:color w:val="FFFFFF"/>
            <w:rPrChange w:id="3309" w:author="Macon, Taydin Robert" w:date="2026-02-10T09:44:00Z" w16du:dateUtc="2026-02-10T17:44:00Z">
              <w:rPr>
                <w:rStyle w:val="apple-converted-space"/>
                <w:rFonts w:ascii="-webkit-standard" w:eastAsiaTheme="majorEastAsia" w:hAnsi="-webkit-standard" w:hint="eastAsia"/>
                <w:color w:val="FFFFFF"/>
                <w:sz w:val="27"/>
                <w:szCs w:val="27"/>
              </w:rPr>
            </w:rPrChange>
          </w:rPr>
          <w:t> </w:t>
        </w:r>
        <w:r w:rsidRPr="0068672E">
          <w:rPr>
            <w:rStyle w:val="Emphasis"/>
            <w:rFonts w:eastAsiaTheme="majorEastAsia"/>
            <w:color w:val="FFFFFF"/>
          </w:rPr>
          <w:t>emmeans</w:t>
        </w:r>
        <w:r w:rsidRPr="0068672E">
          <w:rPr>
            <w:color w:val="FFFFFF"/>
            <w:rPrChange w:id="3310" w:author="Macon, Taydin Robert" w:date="2026-02-10T09:44:00Z" w16du:dateUtc="2026-02-10T17:44:00Z">
              <w:rPr>
                <w:rFonts w:ascii="-webkit-standard" w:hAnsi="-webkit-standard"/>
                <w:color w:val="FFFFFF"/>
                <w:sz w:val="27"/>
                <w:szCs w:val="27"/>
              </w:rPr>
            </w:rPrChange>
          </w:rPr>
          <w:t>: Estimated Marginal Means, aka Least-Squares Means (R package version 2.0.1).</w:t>
        </w:r>
        <w:r w:rsidRPr="0068672E">
          <w:rPr>
            <w:rStyle w:val="apple-converted-space"/>
            <w:rFonts w:eastAsiaTheme="majorEastAsia" w:hint="eastAsia"/>
            <w:color w:val="FFFFFF"/>
            <w:rPrChange w:id="3311" w:author="Macon, Taydin Robert" w:date="2026-02-10T09:44:00Z" w16du:dateUtc="2026-02-10T17:44:00Z">
              <w:rPr>
                <w:rStyle w:val="apple-converted-space"/>
                <w:rFonts w:ascii="-webkit-standard" w:eastAsiaTheme="majorEastAsia" w:hAnsi="-webkit-standard" w:hint="eastAsia"/>
                <w:color w:val="FFFFFF"/>
                <w:sz w:val="27"/>
                <w:szCs w:val="27"/>
              </w:rPr>
            </w:rPrChange>
          </w:rPr>
          <w:t> </w:t>
        </w:r>
        <w:r w:rsidRPr="004B5968">
          <w:fldChar w:fldCharType="begin"/>
        </w:r>
        <w:r w:rsidRPr="004B5968">
          <w:instrText>HYPERLINK "https://rvlenth.github.io/emmeans/?utm_source=chatgpt.com" \t "_new"</w:instrText>
        </w:r>
        <w:r w:rsidRPr="004B5968">
          <w:fldChar w:fldCharType="separate"/>
        </w:r>
        <w:r w:rsidRPr="004B5968">
          <w:rPr>
            <w:rStyle w:val="Hyperlink"/>
            <w:rFonts w:eastAsiaTheme="majorEastAsia"/>
          </w:rPr>
          <w:t>https://rvlenth.github.io/emmeans/</w:t>
        </w:r>
        <w:r w:rsidRPr="004B5968">
          <w:fldChar w:fldCharType="end"/>
        </w:r>
      </w:ins>
    </w:p>
    <w:p w14:paraId="6C3969EE" w14:textId="0B0B8C02" w:rsidR="002619FE" w:rsidRPr="002619FE" w:rsidRDefault="002619FE">
      <w:pPr>
        <w:pStyle w:val="NormalWeb"/>
        <w:ind w:left="720" w:hanging="720"/>
        <w:rPr>
          <w:ins w:id="3312" w:author="Macon, Taydin Robert" w:date="2026-02-11T11:09:00Z" w16du:dateUtc="2026-02-11T19:09:00Z"/>
          <w:rStyle w:val="Strong"/>
          <w:rFonts w:eastAsiaTheme="majorEastAsia"/>
          <w:color w:val="FFFFFF"/>
        </w:rPr>
      </w:pPr>
      <w:ins w:id="3313" w:author="Macon, Taydin Robert" w:date="2026-02-11T11:09:00Z" w16du:dateUtc="2026-02-11T19:09:00Z">
        <w:r w:rsidRPr="002619FE">
          <w:rPr>
            <w:rStyle w:val="Strong"/>
            <w:rFonts w:eastAsiaTheme="majorEastAsia"/>
            <w:b w:val="0"/>
            <w:bCs w:val="0"/>
            <w:color w:val="FFFFFF"/>
            <w:rPrChange w:id="3314" w:author="Macon, Taydin Robert" w:date="2026-02-11T11:09:00Z" w16du:dateUtc="2026-02-11T19:09:00Z">
              <w:rPr>
                <w:rStyle w:val="Strong"/>
                <w:rFonts w:eastAsiaTheme="majorEastAsia"/>
                <w:color w:val="FFFFFF"/>
              </w:rPr>
            </w:rPrChange>
          </w:rPr>
          <w:t>Lunghi, E., Valle, B., Guerrieri, A., Bonin, A., Cianferoni, F., &amp; Manenti, R. (2022).</w:t>
        </w:r>
        <w:r>
          <w:rPr>
            <w:rStyle w:val="apple-converted-space"/>
            <w:rFonts w:ascii="-webkit-standard" w:eastAsiaTheme="majorEastAsia" w:hAnsi="-webkit-standard"/>
            <w:color w:val="FFFFFF"/>
            <w:sz w:val="27"/>
            <w:szCs w:val="27"/>
          </w:rPr>
          <w:t> </w:t>
        </w:r>
        <w:r w:rsidRPr="002619FE">
          <w:rPr>
            <w:rStyle w:val="Emphasis"/>
            <w:rFonts w:eastAsiaTheme="majorEastAsia"/>
            <w:i w:val="0"/>
            <w:iCs w:val="0"/>
            <w:color w:val="FFFFFF"/>
            <w:rPrChange w:id="3315" w:author="Macon, Taydin Robert" w:date="2026-02-11T11:09:00Z" w16du:dateUtc="2026-02-11T19:09:00Z">
              <w:rPr>
                <w:rStyle w:val="Emphasis"/>
                <w:rFonts w:eastAsiaTheme="majorEastAsia"/>
                <w:color w:val="FFFFFF"/>
              </w:rPr>
            </w:rPrChange>
          </w:rPr>
          <w:t>Environmental DNA of insects and springtails from caves reveals complex processes of eDNA transfer in soils</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2619FE">
          <w:rPr>
            <w:rStyle w:val="Strong"/>
            <w:rFonts w:eastAsiaTheme="majorEastAsia"/>
            <w:b w:val="0"/>
            <w:bCs w:val="0"/>
            <w:i/>
            <w:iCs/>
            <w:color w:val="FFFFFF"/>
            <w:rPrChange w:id="3316" w:author="Macon, Taydin Robert" w:date="2026-02-11T11:09:00Z" w16du:dateUtc="2026-02-11T19:09:00Z">
              <w:rPr>
                <w:rStyle w:val="Strong"/>
                <w:rFonts w:eastAsiaTheme="majorEastAsia"/>
                <w:color w:val="FFFFFF"/>
              </w:rPr>
            </w:rPrChange>
          </w:rPr>
          <w:t>Science of the Total Environment</w:t>
        </w:r>
        <w:r>
          <w:rPr>
            <w:rStyle w:val="Strong"/>
            <w:rFonts w:eastAsiaTheme="majorEastAsia"/>
            <w:b w:val="0"/>
            <w:bCs w:val="0"/>
            <w:i/>
            <w:iCs/>
            <w:color w:val="FFFFFF"/>
          </w:rPr>
          <w:t xml:space="preserve">. </w:t>
        </w:r>
        <w:r w:rsidRPr="002619FE">
          <w:rPr>
            <w:rStyle w:val="Strong"/>
            <w:rFonts w:eastAsiaTheme="majorEastAsia"/>
            <w:b w:val="0"/>
            <w:bCs w:val="0"/>
            <w:color w:val="FFFFFF"/>
            <w:rPrChange w:id="3317" w:author="Macon, Taydin Robert" w:date="2026-02-11T11:09:00Z" w16du:dateUtc="2026-02-11T19:09:00Z">
              <w:rPr>
                <w:rStyle w:val="Strong"/>
                <w:rFonts w:eastAsiaTheme="majorEastAsia"/>
                <w:b w:val="0"/>
                <w:bCs w:val="0"/>
                <w:i/>
                <w:iCs/>
                <w:color w:val="FFFFFF"/>
              </w:rPr>
            </w:rPrChange>
          </w:rPr>
          <w:t>https://doi.org/10.1016/j.scitotenv.2022.154022</w:t>
        </w:r>
      </w:ins>
    </w:p>
    <w:p w14:paraId="702B543A" w14:textId="529BFE39" w:rsidR="0077137F" w:rsidRPr="0077137F" w:rsidRDefault="0077137F">
      <w:pPr>
        <w:pStyle w:val="NormalWeb"/>
        <w:ind w:left="720" w:hanging="720"/>
        <w:rPr>
          <w:ins w:id="3318" w:author="Macon, Taydin Robert" w:date="2026-02-11T11:12:00Z" w16du:dateUtc="2026-02-11T19:12:00Z"/>
          <w:rStyle w:val="Strong"/>
          <w:rFonts w:eastAsiaTheme="majorEastAsia"/>
          <w:color w:val="FFFFFF"/>
        </w:rPr>
      </w:pPr>
      <w:ins w:id="3319" w:author="Macon, Taydin Robert" w:date="2026-02-11T11:12:00Z" w16du:dateUtc="2026-02-11T19:12:00Z">
        <w:r w:rsidRPr="0077137F">
          <w:rPr>
            <w:rStyle w:val="Strong"/>
            <w:rFonts w:eastAsiaTheme="majorEastAsia"/>
            <w:b w:val="0"/>
            <w:bCs w:val="0"/>
            <w:color w:val="FFFFFF"/>
            <w:rPrChange w:id="3320" w:author="Macon, Taydin Robert" w:date="2026-02-11T11:13:00Z" w16du:dateUtc="2026-02-11T19:13:00Z">
              <w:rPr>
                <w:rStyle w:val="Strong"/>
                <w:rFonts w:eastAsiaTheme="majorEastAsia"/>
                <w:color w:val="FFFFFF"/>
              </w:rPr>
            </w:rPrChange>
          </w:rPr>
          <w:t>Lyet, A., Pellissier, L., Valentini, A., Dejean, T., Hehmeyer, A., &amp; Naidoo, R. (2021</w:t>
        </w:r>
        <w:r>
          <w:rPr>
            <w:rStyle w:val="Strong"/>
            <w:rFonts w:eastAsiaTheme="majorEastAsia"/>
            <w:color w:val="FFFFFF"/>
          </w:rPr>
          <w:t>).</w:t>
        </w:r>
        <w:r>
          <w:rPr>
            <w:rStyle w:val="apple-converted-space"/>
            <w:rFonts w:ascii="-webkit-standard" w:eastAsiaTheme="majorEastAsia" w:hAnsi="-webkit-standard"/>
            <w:color w:val="FFFFFF"/>
            <w:sz w:val="27"/>
            <w:szCs w:val="27"/>
          </w:rPr>
          <w:t> </w:t>
        </w:r>
        <w:r w:rsidRPr="0077137F">
          <w:rPr>
            <w:rStyle w:val="Emphasis"/>
            <w:rFonts w:eastAsiaTheme="majorEastAsia"/>
            <w:i w:val="0"/>
            <w:iCs w:val="0"/>
            <w:color w:val="FFFFFF"/>
            <w:rPrChange w:id="3321" w:author="Macon, Taydin Robert" w:date="2026-02-11T11:13:00Z" w16du:dateUtc="2026-02-11T19:13:00Z">
              <w:rPr>
                <w:rStyle w:val="Emphasis"/>
                <w:rFonts w:eastAsiaTheme="majorEastAsia"/>
                <w:color w:val="FFFFFF"/>
              </w:rPr>
            </w:rPrChange>
          </w:rPr>
          <w:t>eDNA sampled from stream networks correlates with camera trap detection rates of terrestrial mammals</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77137F">
          <w:rPr>
            <w:rStyle w:val="Strong"/>
            <w:rFonts w:eastAsiaTheme="majorEastAsia"/>
            <w:b w:val="0"/>
            <w:bCs w:val="0"/>
            <w:i/>
            <w:iCs/>
            <w:color w:val="FFFFFF"/>
            <w:rPrChange w:id="3322" w:author="Macon, Taydin Robert" w:date="2026-02-11T11:13:00Z" w16du:dateUtc="2026-02-11T19:13:00Z">
              <w:rPr>
                <w:rStyle w:val="Strong"/>
                <w:rFonts w:eastAsiaTheme="majorEastAsia"/>
                <w:color w:val="FFFFFF"/>
              </w:rPr>
            </w:rPrChange>
          </w:rPr>
          <w:t>Scientific Reports</w:t>
        </w:r>
      </w:ins>
      <w:ins w:id="3323" w:author="Macon, Taydin Robert" w:date="2026-02-11T11:13:00Z" w16du:dateUtc="2026-02-11T19:13:00Z">
        <w:r>
          <w:rPr>
            <w:rStyle w:val="Strong"/>
            <w:rFonts w:eastAsiaTheme="majorEastAsia"/>
            <w:b w:val="0"/>
            <w:bCs w:val="0"/>
            <w:i/>
            <w:iCs/>
            <w:color w:val="FFFFFF"/>
          </w:rPr>
          <w:t xml:space="preserve">. </w:t>
        </w:r>
        <w:r w:rsidRPr="0077137F">
          <w:rPr>
            <w:color w:val="222222"/>
            <w:shd w:val="clear" w:color="auto" w:fill="FFFFFF"/>
            <w:rPrChange w:id="3324" w:author="Macon, Taydin Robert" w:date="2026-02-11T11:14:00Z" w16du:dateUtc="2026-02-11T19:14:00Z">
              <w:rPr>
                <w:rFonts w:ascii="Segoe UI" w:hAnsi="Segoe UI" w:cs="Segoe UI"/>
                <w:color w:val="222222"/>
                <w:shd w:val="clear" w:color="auto" w:fill="FFFFFF"/>
              </w:rPr>
            </w:rPrChange>
          </w:rPr>
          <w:t>https://doi.org/10.1038/s41598-021-90598-5</w:t>
        </w:r>
      </w:ins>
    </w:p>
    <w:p w14:paraId="4043C6CA" w14:textId="6CDF88F5" w:rsidR="00100666" w:rsidRDefault="00100666">
      <w:pPr>
        <w:pStyle w:val="NormalWeb"/>
        <w:ind w:left="720" w:hanging="720"/>
        <w:rPr>
          <w:ins w:id="3325" w:author="Macon, Taydin Robert" w:date="2026-02-11T11:30:00Z" w16du:dateUtc="2026-02-11T19:30:00Z"/>
          <w:rStyle w:val="Strong"/>
          <w:rFonts w:eastAsiaTheme="majorEastAsia"/>
          <w:color w:val="FFFFFF"/>
        </w:rPr>
      </w:pPr>
      <w:ins w:id="3326" w:author="Macon, Taydin Robert" w:date="2026-02-11T11:30:00Z" w16du:dateUtc="2026-02-11T19:30:00Z">
        <w:r w:rsidRPr="00100666">
          <w:rPr>
            <w:rStyle w:val="Strong"/>
            <w:rFonts w:eastAsiaTheme="majorEastAsia"/>
            <w:b w:val="0"/>
            <w:bCs w:val="0"/>
            <w:color w:val="FFFFFF"/>
            <w:rPrChange w:id="3327" w:author="Macon, Taydin Robert" w:date="2026-02-11T11:30:00Z" w16du:dateUtc="2026-02-11T19:30:00Z">
              <w:rPr>
                <w:rStyle w:val="Strong"/>
                <w:rFonts w:eastAsiaTheme="majorEastAsia"/>
                <w:color w:val="FFFFFF"/>
              </w:rPr>
            </w:rPrChange>
          </w:rPr>
          <w:t>Mathieu, C., Hermans, S. M., Lear, G., Buckley, T. R., Lee, K. C., &amp; Buckley, H. L. (2020).</w:t>
        </w:r>
        <w:r w:rsidRPr="00100666">
          <w:rPr>
            <w:rStyle w:val="apple-converted-space"/>
            <w:rFonts w:ascii="-webkit-standard" w:eastAsiaTheme="majorEastAsia" w:hAnsi="-webkit-standard"/>
            <w:color w:val="FFFFFF"/>
            <w:sz w:val="27"/>
            <w:szCs w:val="27"/>
          </w:rPr>
          <w:t> </w:t>
        </w:r>
        <w:r w:rsidRPr="00100666">
          <w:rPr>
            <w:rStyle w:val="Emphasis"/>
            <w:rFonts w:eastAsiaTheme="majorEastAsia"/>
            <w:i w:val="0"/>
            <w:color w:val="FFFFFF"/>
            <w:rPrChange w:id="3328" w:author="Macon, Taydin Robert" w:date="2026-02-11T11:30:00Z" w16du:dateUtc="2026-02-11T19:30:00Z">
              <w:rPr>
                <w:rStyle w:val="Emphasis"/>
                <w:rFonts w:eastAsiaTheme="majorEastAsia"/>
                <w:iCs w:val="0"/>
                <w:color w:val="FFFFFF"/>
              </w:rPr>
            </w:rPrChange>
          </w:rPr>
          <w:t xml:space="preserve">A systematic review of sources of variability and uncertainty in eDNA data for </w:t>
        </w:r>
        <w:r w:rsidRPr="00100666">
          <w:rPr>
            <w:rStyle w:val="Emphasis"/>
            <w:rFonts w:eastAsiaTheme="majorEastAsia"/>
            <w:i w:val="0"/>
            <w:color w:val="FFFFFF"/>
            <w:rPrChange w:id="3329" w:author="Macon, Taydin Robert" w:date="2026-02-11T11:30:00Z" w16du:dateUtc="2026-02-11T19:30:00Z">
              <w:rPr>
                <w:rStyle w:val="Emphasis"/>
                <w:rFonts w:eastAsiaTheme="majorEastAsia"/>
                <w:iCs w:val="0"/>
                <w:color w:val="FFFFFF"/>
              </w:rPr>
            </w:rPrChange>
          </w:rPr>
          <w:lastRenderedPageBreak/>
          <w:t>environmental monitoring</w:t>
        </w:r>
        <w:r w:rsidRPr="00100666">
          <w:rPr>
            <w:rStyle w:val="Emphasis"/>
            <w:rFonts w:eastAsiaTheme="majorEastAsia"/>
            <w:i w:val="0"/>
            <w:color w:val="FFFFFF"/>
            <w:rPrChange w:id="3330" w:author="Macon, Taydin Robert" w:date="2026-02-11T11:30:00Z" w16du:dateUtc="2026-02-11T19:30:00Z">
              <w:rPr>
                <w:rStyle w:val="Emphasis"/>
                <w:rFonts w:eastAsiaTheme="majorEastAsia"/>
                <w:color w:val="FFFFFF"/>
              </w:rPr>
            </w:rPrChange>
          </w:rPr>
          <w:t>.</w:t>
        </w:r>
        <w:r w:rsidRPr="00100666">
          <w:rPr>
            <w:rStyle w:val="apple-converted-space"/>
            <w:rFonts w:ascii="-webkit-standard" w:eastAsiaTheme="majorEastAsia" w:hAnsi="-webkit-standard"/>
            <w:iCs/>
            <w:color w:val="FFFFFF"/>
            <w:sz w:val="27"/>
            <w:szCs w:val="27"/>
          </w:rPr>
          <w:t> </w:t>
        </w:r>
        <w:r w:rsidRPr="00100666">
          <w:rPr>
            <w:rStyle w:val="Strong"/>
            <w:rFonts w:eastAsiaTheme="majorEastAsia"/>
            <w:b w:val="0"/>
            <w:bCs w:val="0"/>
            <w:i/>
            <w:iCs/>
            <w:color w:val="FFFFFF"/>
            <w:rPrChange w:id="3331" w:author="Macon, Taydin Robert" w:date="2026-02-11T11:30:00Z" w16du:dateUtc="2026-02-11T19:30:00Z">
              <w:rPr>
                <w:rStyle w:val="Strong"/>
                <w:rFonts w:eastAsiaTheme="majorEastAsia"/>
                <w:color w:val="FFFFFF"/>
              </w:rPr>
            </w:rPrChange>
          </w:rPr>
          <w:t>Frontiers in Ecology and Evolution</w:t>
        </w:r>
        <w:r>
          <w:rPr>
            <w:rStyle w:val="Strong"/>
            <w:rFonts w:eastAsiaTheme="majorEastAsia"/>
            <w:b w:val="0"/>
            <w:bCs w:val="0"/>
            <w:i/>
            <w:iCs/>
            <w:color w:val="FFFFFF"/>
          </w:rPr>
          <w:t>.</w:t>
        </w:r>
      </w:ins>
      <w:ins w:id="3332" w:author="Macon, Taydin Robert" w:date="2026-02-11T11:31:00Z" w16du:dateUtc="2026-02-11T19:31:00Z">
        <w:r>
          <w:rPr>
            <w:rStyle w:val="Strong"/>
            <w:rFonts w:eastAsiaTheme="majorEastAsia"/>
            <w:b w:val="0"/>
            <w:bCs w:val="0"/>
            <w:i/>
            <w:iCs/>
            <w:color w:val="FFFFFF"/>
          </w:rPr>
          <w:t xml:space="preserve"> </w:t>
        </w:r>
        <w:r w:rsidRPr="00100666">
          <w:rPr>
            <w:rStyle w:val="Strong"/>
            <w:rFonts w:eastAsiaTheme="majorEastAsia"/>
            <w:b w:val="0"/>
            <w:bCs w:val="0"/>
            <w:color w:val="FFFFFF"/>
            <w:rPrChange w:id="3333" w:author="Macon, Taydin Robert" w:date="2026-02-11T11:31:00Z" w16du:dateUtc="2026-02-11T19:31:00Z">
              <w:rPr>
                <w:rStyle w:val="Strong"/>
                <w:rFonts w:eastAsiaTheme="majorEastAsia"/>
                <w:b w:val="0"/>
                <w:bCs w:val="0"/>
                <w:i/>
                <w:iCs/>
                <w:color w:val="FFFFFF"/>
              </w:rPr>
            </w:rPrChange>
          </w:rPr>
          <w:t>https://doi.org/10.3389/fevo.2020.00135</w:t>
        </w:r>
      </w:ins>
    </w:p>
    <w:p w14:paraId="3F091588" w14:textId="2968D7FA" w:rsidR="00457CEF" w:rsidRPr="00CB2CCD" w:rsidRDefault="00457CEF">
      <w:pPr>
        <w:pStyle w:val="NormalWeb"/>
        <w:ind w:left="720" w:hanging="720"/>
        <w:rPr>
          <w:ins w:id="3334" w:author="Macon, Taydin Robert" w:date="2026-02-04T15:10:00Z" w16du:dateUtc="2026-02-04T23:10:00Z"/>
        </w:rPr>
        <w:pPrChange w:id="3335" w:author="Macon, Taydin Robert" w:date="2026-02-04T15:38:00Z" w16du:dateUtc="2026-02-04T23:38:00Z">
          <w:pPr>
            <w:pStyle w:val="NormalWeb"/>
            <w:ind w:hanging="720"/>
          </w:pPr>
        </w:pPrChange>
      </w:pPr>
      <w:ins w:id="3336" w:author="Macon, Taydin Robert" w:date="2026-02-04T15:10:00Z" w16du:dateUtc="2026-02-04T23:10:00Z">
        <w:r w:rsidRPr="00100666">
          <w:rPr>
            <w:rStyle w:val="Strong"/>
            <w:rFonts w:eastAsiaTheme="majorEastAsia"/>
            <w:b w:val="0"/>
            <w:bCs w:val="0"/>
          </w:rPr>
          <w:t>Mauvisse</w:t>
        </w:r>
      </w:ins>
      <w:ins w:id="3337" w:author="Macon, Taydin Robert" w:date="2026-02-13T09:47:00Z" w16du:dateUtc="2026-02-13T17:47:00Z">
        <w:r w:rsidR="00784C9B">
          <w:rPr>
            <w:rStyle w:val="Strong"/>
            <w:rFonts w:eastAsiaTheme="majorEastAsia"/>
            <w:b w:val="0"/>
            <w:bCs w:val="0"/>
          </w:rPr>
          <w:t>au</w:t>
        </w:r>
      </w:ins>
      <w:ins w:id="3338" w:author="Macon, Taydin Robert" w:date="2026-02-10T08:37:00Z" w16du:dateUtc="2026-02-10T16:37:00Z">
        <w:r w:rsidR="00CA00D7" w:rsidRPr="00100666">
          <w:rPr>
            <w:rStyle w:val="Strong"/>
            <w:rFonts w:eastAsiaTheme="majorEastAsia"/>
            <w:b w:val="0"/>
            <w:bCs w:val="0"/>
          </w:rPr>
          <w:t>,</w:t>
        </w:r>
        <w:r w:rsidR="00CA00D7" w:rsidRPr="00CB2CCD">
          <w:rPr>
            <w:rStyle w:val="Strong"/>
            <w:rFonts w:eastAsiaTheme="majorEastAsia"/>
            <w:b w:val="0"/>
            <w:bCs w:val="0"/>
          </w:rPr>
          <w:t xml:space="preserve"> Q., Davy-Bowker, J., Bulling, M., Brys, R., Neyrinck, S., Troth, C., &amp; Sweet, M. </w:t>
        </w:r>
      </w:ins>
      <w:ins w:id="3339" w:author="Macon, Taydin Robert" w:date="2026-02-04T15:10:00Z" w16du:dateUtc="2026-02-04T23:10:00Z">
        <w:r w:rsidRPr="00CB2CCD">
          <w:rPr>
            <w:rStyle w:val="Strong"/>
            <w:rFonts w:eastAsiaTheme="majorEastAsia"/>
            <w:b w:val="0"/>
            <w:bCs w:val="0"/>
          </w:rPr>
          <w:t>au (2019).</w:t>
        </w:r>
        <w:r>
          <w:t xml:space="preserve"> </w:t>
        </w:r>
        <w:r w:rsidRPr="00CB2CCD">
          <w:t>Combining ddPCR and environmental DNA to improve detection capabilities of a critically endangered freshwater invertebrate.</w:t>
        </w:r>
        <w:r w:rsidRPr="00CB2CCD">
          <w:rPr>
            <w:rStyle w:val="apple-converted-space"/>
            <w:rFonts w:eastAsiaTheme="majorEastAsia"/>
          </w:rPr>
          <w:t> </w:t>
        </w:r>
        <w:r w:rsidRPr="00CB2CCD">
          <w:rPr>
            <w:rStyle w:val="Emphasis"/>
            <w:rFonts w:eastAsiaTheme="majorEastAsia"/>
          </w:rPr>
          <w:t>Scientific Reports</w:t>
        </w:r>
        <w:r w:rsidRPr="00CB2CCD">
          <w:t>.</w:t>
        </w:r>
        <w:r w:rsidRPr="00CB2CCD">
          <w:rPr>
            <w:rStyle w:val="apple-converted-space"/>
            <w:rFonts w:eastAsiaTheme="majorEastAsia"/>
          </w:rPr>
          <w:t> </w:t>
        </w:r>
      </w:ins>
      <w:ins w:id="3340" w:author="Macon, Taydin Robert" w:date="2026-02-11T11:33:00Z" w16du:dateUtc="2026-02-11T19:33:00Z">
        <w:r w:rsidR="00100666" w:rsidRPr="00100666">
          <w:rPr>
            <w:color w:val="222222"/>
            <w:shd w:val="clear" w:color="auto" w:fill="FFFFFF"/>
            <w:rPrChange w:id="3341" w:author="Macon, Taydin Robert" w:date="2026-02-11T11:34:00Z" w16du:dateUtc="2026-02-11T19:34:00Z">
              <w:rPr>
                <w:rFonts w:ascii="Segoe UI" w:hAnsi="Segoe UI" w:cs="Segoe UI"/>
                <w:color w:val="222222"/>
                <w:shd w:val="clear" w:color="auto" w:fill="FFFFFF"/>
              </w:rPr>
            </w:rPrChange>
          </w:rPr>
          <w:t>https://doi.org/10.1038/s41598-019-50571-9</w:t>
        </w:r>
      </w:ins>
    </w:p>
    <w:p w14:paraId="497EE7ED" w14:textId="7457CDBB" w:rsidR="00100666" w:rsidRDefault="00100666">
      <w:pPr>
        <w:pStyle w:val="NormalWeb"/>
        <w:ind w:left="720" w:hanging="720"/>
        <w:rPr>
          <w:ins w:id="3342" w:author="Macon, Taydin Robert" w:date="2026-02-11T11:36:00Z" w16du:dateUtc="2026-02-11T19:36:00Z"/>
        </w:rPr>
      </w:pPr>
      <w:ins w:id="3343" w:author="Macon, Taydin Robert" w:date="2026-02-11T11:36:00Z" w16du:dateUtc="2026-02-11T19:36:00Z">
        <w:r w:rsidRPr="00100666">
          <w:rPr>
            <w:rStyle w:val="Strong"/>
            <w:rFonts w:eastAsiaTheme="majorEastAsia"/>
            <w:b w:val="0"/>
            <w:bCs w:val="0"/>
            <w:color w:val="FFFFFF"/>
            <w:rPrChange w:id="3344" w:author="Macon, Taydin Robert" w:date="2026-02-11T11:36:00Z" w16du:dateUtc="2026-02-11T19:36:00Z">
              <w:rPr>
                <w:rStyle w:val="Strong"/>
                <w:rFonts w:eastAsiaTheme="majorEastAsia"/>
                <w:color w:val="FFFFFF"/>
              </w:rPr>
            </w:rPrChange>
          </w:rPr>
          <w:t>Mena, J. L., Yagui, H., Tejeda, V., Cabrera, J., Pacheco-Esquivel, J., Rivero, M., Pastor, P., &amp; Dejean, T. (2021).</w:t>
        </w:r>
        <w:r w:rsidRPr="00100666">
          <w:rPr>
            <w:rStyle w:val="Emphasis"/>
            <w:rFonts w:eastAsiaTheme="majorEastAsia"/>
            <w:i w:val="0"/>
            <w:iCs w:val="0"/>
            <w:color w:val="FFFFFF"/>
            <w:rPrChange w:id="3345" w:author="Macon, Taydin Robert" w:date="2026-02-11T11:36:00Z" w16du:dateUtc="2026-02-11T19:36:00Z">
              <w:rPr>
                <w:rStyle w:val="Emphasis"/>
                <w:rFonts w:eastAsiaTheme="majorEastAsia"/>
                <w:color w:val="FFFFFF"/>
              </w:rPr>
            </w:rPrChange>
          </w:rPr>
          <w:t>Environmental DNA metabarcoding as a useful tool for evaluating terrestrial mammal diversity in tropical forests</w:t>
        </w:r>
        <w:r>
          <w:rPr>
            <w:rStyle w:val="Emphasis"/>
            <w:rFonts w:eastAsiaTheme="majorEastAsia"/>
            <w:color w:val="FFFFFF"/>
          </w:rPr>
          <w:t xml:space="preserve">. </w:t>
        </w:r>
        <w:r w:rsidRPr="00100666">
          <w:rPr>
            <w:rStyle w:val="Strong"/>
            <w:rFonts w:eastAsiaTheme="majorEastAsia"/>
            <w:b w:val="0"/>
            <w:bCs w:val="0"/>
            <w:i/>
            <w:iCs/>
            <w:color w:val="FFFFFF"/>
            <w:rPrChange w:id="3346" w:author="Macon, Taydin Robert" w:date="2026-02-11T11:36:00Z" w16du:dateUtc="2026-02-11T19:36:00Z">
              <w:rPr>
                <w:rStyle w:val="Strong"/>
                <w:rFonts w:eastAsiaTheme="majorEastAsia"/>
                <w:color w:val="FFFFFF"/>
              </w:rPr>
            </w:rPrChange>
          </w:rPr>
          <w:t>Ecological Applications.</w:t>
        </w:r>
        <w:r w:rsidRPr="00100666">
          <w:rPr>
            <w:rStyle w:val="apple-converted-space"/>
            <w:rFonts w:ascii="-webkit-standard" w:eastAsiaTheme="majorEastAsia" w:hAnsi="-webkit-standard" w:hint="eastAsia"/>
            <w:i/>
            <w:iCs/>
            <w:color w:val="FFFFFF"/>
            <w:sz w:val="27"/>
            <w:szCs w:val="27"/>
            <w:rPrChange w:id="3347" w:author="Macon, Taydin Robert" w:date="2026-02-11T11:36:00Z" w16du:dateUtc="2026-02-11T19:36:00Z">
              <w:rPr>
                <w:rStyle w:val="apple-converted-space"/>
                <w:rFonts w:ascii="-webkit-standard" w:eastAsiaTheme="majorEastAsia" w:hAnsi="-webkit-standard" w:hint="eastAsia"/>
                <w:color w:val="FFFFFF"/>
                <w:sz w:val="27"/>
                <w:szCs w:val="27"/>
              </w:rPr>
            </w:rPrChange>
          </w:rPr>
          <w:t> </w:t>
        </w:r>
        <w:r>
          <w:fldChar w:fldCharType="begin"/>
        </w:r>
        <w:r>
          <w:instrText>HYPERLINK "https://doi.org/10.1002/eap.2335"</w:instrText>
        </w:r>
        <w:r>
          <w:fldChar w:fldCharType="separate"/>
        </w:r>
        <w:r w:rsidRPr="000B3BF6">
          <w:rPr>
            <w:rStyle w:val="Hyperlink"/>
          </w:rPr>
          <w:t>https://doi.org/10.1002/eap.2335</w:t>
        </w:r>
        <w:r>
          <w:fldChar w:fldCharType="end"/>
        </w:r>
      </w:ins>
    </w:p>
    <w:p w14:paraId="1183B5E6" w14:textId="5C248A99" w:rsidR="001C4FDD" w:rsidRPr="001C4FDD" w:rsidRDefault="001C4FDD">
      <w:pPr>
        <w:pStyle w:val="NormalWeb"/>
        <w:ind w:left="720" w:hanging="720"/>
        <w:rPr>
          <w:ins w:id="3348" w:author="Macon, Taydin Robert" w:date="2026-02-11T11:47:00Z" w16du:dateUtc="2026-02-11T19:47:00Z"/>
        </w:rPr>
      </w:pPr>
      <w:ins w:id="3349" w:author="Macon, Taydin Robert" w:date="2026-02-11T11:47:00Z" w16du:dateUtc="2026-02-11T19:47:00Z">
        <w:r w:rsidRPr="001C4FDD">
          <w:rPr>
            <w:rStyle w:val="Strong"/>
            <w:rFonts w:eastAsiaTheme="majorEastAsia"/>
            <w:b w:val="0"/>
            <w:bCs w:val="0"/>
            <w:color w:val="FFFFFF"/>
            <w:rPrChange w:id="3350" w:author="Macon, Taydin Robert" w:date="2026-02-11T11:47:00Z" w16du:dateUtc="2026-02-11T19:47:00Z">
              <w:rPr>
                <w:rStyle w:val="Strong"/>
                <w:rFonts w:eastAsiaTheme="majorEastAsia"/>
                <w:color w:val="FFFFFF"/>
              </w:rPr>
            </w:rPrChange>
          </w:rPr>
          <w:t>Montes, E., Lefcheck, J. S., Guerra-Castro, E., Klein, E., Kavanaugh, M. T., de Azevedo Mazzuco, A. C., Bigatti, G., Cordeiro, C. A. M. M., Simoes, N., Macaya, E. C., Moity, N., Londoño-Cruz, E., Helmuth, B., Choi, F., Soto, E. H., Miloslavich, P., &amp; Muller-Karger, F. (2021).</w:t>
        </w:r>
        <w:r w:rsidRPr="001C4FDD">
          <w:rPr>
            <w:rStyle w:val="apple-converted-space"/>
            <w:rFonts w:eastAsiaTheme="majorEastAsia" w:hint="eastAsia"/>
            <w:color w:val="FFFFFF"/>
            <w:rPrChange w:id="3351" w:author="Macon, Taydin Robert" w:date="2026-02-11T11:47:00Z" w16du:dateUtc="2026-02-11T19:47:00Z">
              <w:rPr>
                <w:rStyle w:val="apple-converted-space"/>
                <w:rFonts w:ascii="-webkit-standard" w:eastAsiaTheme="majorEastAsia" w:hAnsi="-webkit-standard" w:hint="eastAsia"/>
                <w:color w:val="FFFFFF"/>
                <w:sz w:val="27"/>
                <w:szCs w:val="27"/>
              </w:rPr>
            </w:rPrChange>
          </w:rPr>
          <w:t> </w:t>
        </w:r>
        <w:r w:rsidRPr="001C4FDD">
          <w:rPr>
            <w:rStyle w:val="Emphasis"/>
            <w:rFonts w:eastAsiaTheme="majorEastAsia"/>
            <w:i w:val="0"/>
            <w:iCs w:val="0"/>
            <w:color w:val="FFFFFF"/>
            <w:rPrChange w:id="3352" w:author="Macon, Taydin Robert" w:date="2026-02-11T11:47:00Z" w16du:dateUtc="2026-02-11T19:47:00Z">
              <w:rPr>
                <w:rStyle w:val="Emphasis"/>
                <w:rFonts w:eastAsiaTheme="majorEastAsia"/>
                <w:color w:val="FFFFFF"/>
              </w:rPr>
            </w:rPrChange>
          </w:rPr>
          <w:t>Optimizing large-scale biodiversity sampling effort: Toward an unbalanced survey design</w:t>
        </w:r>
        <w:r w:rsidRPr="001C4FDD">
          <w:rPr>
            <w:rStyle w:val="Emphasis"/>
            <w:rFonts w:eastAsiaTheme="majorEastAsia"/>
            <w:color w:val="FFFFFF"/>
          </w:rPr>
          <w:t>.</w:t>
        </w:r>
        <w:r w:rsidRPr="001C4FDD">
          <w:rPr>
            <w:rStyle w:val="apple-converted-space"/>
            <w:rFonts w:eastAsiaTheme="majorEastAsia" w:hint="eastAsia"/>
            <w:color w:val="FFFFFF"/>
            <w:rPrChange w:id="3353" w:author="Macon, Taydin Robert" w:date="2026-02-11T11:47:00Z" w16du:dateUtc="2026-02-11T19:47:00Z">
              <w:rPr>
                <w:rStyle w:val="apple-converted-space"/>
                <w:rFonts w:ascii="-webkit-standard" w:eastAsiaTheme="majorEastAsia" w:hAnsi="-webkit-standard" w:hint="eastAsia"/>
                <w:color w:val="FFFFFF"/>
                <w:sz w:val="27"/>
                <w:szCs w:val="27"/>
              </w:rPr>
            </w:rPrChange>
          </w:rPr>
          <w:t> </w:t>
        </w:r>
        <w:r w:rsidRPr="001C4FDD">
          <w:rPr>
            <w:rStyle w:val="Strong"/>
            <w:rFonts w:eastAsiaTheme="majorEastAsia"/>
            <w:b w:val="0"/>
            <w:bCs w:val="0"/>
            <w:i/>
            <w:iCs/>
            <w:color w:val="FFFFFF"/>
            <w:rPrChange w:id="3354" w:author="Macon, Taydin Robert" w:date="2026-02-11T11:47:00Z" w16du:dateUtc="2026-02-11T19:47:00Z">
              <w:rPr>
                <w:rStyle w:val="Strong"/>
                <w:rFonts w:eastAsiaTheme="majorEastAsia"/>
                <w:color w:val="FFFFFF"/>
              </w:rPr>
            </w:rPrChange>
          </w:rPr>
          <w:t>Oceanography</w:t>
        </w:r>
        <w:r w:rsidRPr="001C4FDD">
          <w:rPr>
            <w:color w:val="FFFFFF"/>
            <w:rPrChange w:id="3355" w:author="Macon, Taydin Robert" w:date="2026-02-11T11:47:00Z" w16du:dateUtc="2026-02-11T19:47:00Z">
              <w:rPr>
                <w:rFonts w:ascii="-webkit-standard" w:hAnsi="-webkit-standard"/>
                <w:color w:val="FFFFFF"/>
                <w:sz w:val="27"/>
                <w:szCs w:val="27"/>
              </w:rPr>
            </w:rPrChange>
          </w:rPr>
          <w:t>.</w:t>
        </w:r>
        <w:r w:rsidRPr="001C4FDD">
          <w:rPr>
            <w:rStyle w:val="apple-converted-space"/>
            <w:rFonts w:eastAsiaTheme="majorEastAsia" w:hint="eastAsia"/>
            <w:color w:val="FFFFFF"/>
            <w:rPrChange w:id="3356" w:author="Macon, Taydin Robert" w:date="2026-02-11T11:47:00Z" w16du:dateUtc="2026-02-11T19:47:00Z">
              <w:rPr>
                <w:rStyle w:val="apple-converted-space"/>
                <w:rFonts w:ascii="-webkit-standard" w:eastAsiaTheme="majorEastAsia" w:hAnsi="-webkit-standard" w:hint="eastAsia"/>
                <w:color w:val="FFFFFF"/>
                <w:sz w:val="27"/>
                <w:szCs w:val="27"/>
              </w:rPr>
            </w:rPrChange>
          </w:rPr>
          <w:t> </w:t>
        </w:r>
        <w:r w:rsidRPr="001C4FDD">
          <w:fldChar w:fldCharType="begin"/>
        </w:r>
        <w:r w:rsidRPr="00411A8B">
          <w:instrText>HYPERLINK "https://doi.org/10.5670/oceanog.2021.216"</w:instrText>
        </w:r>
        <w:r w:rsidRPr="001C4FDD">
          <w:fldChar w:fldCharType="separate"/>
        </w:r>
        <w:r w:rsidRPr="001C4FDD">
          <w:rPr>
            <w:rStyle w:val="Hyperlink"/>
          </w:rPr>
          <w:t>https://doi.org/10.5670/oceanog.2021.216</w:t>
        </w:r>
        <w:r w:rsidRPr="001C4FDD">
          <w:fldChar w:fldCharType="end"/>
        </w:r>
      </w:ins>
    </w:p>
    <w:p w14:paraId="6344EA9E" w14:textId="062F0343" w:rsidR="00D92464" w:rsidRDefault="00D92464">
      <w:pPr>
        <w:pStyle w:val="NormalWeb"/>
        <w:ind w:left="720" w:hanging="720"/>
        <w:rPr>
          <w:ins w:id="3357" w:author="Macon, Taydin Robert" w:date="2026-02-11T11:51:00Z" w16du:dateUtc="2026-02-11T19:51:00Z"/>
        </w:rPr>
      </w:pPr>
      <w:ins w:id="3358" w:author="Macon, Taydin Robert" w:date="2026-02-11T11:51:00Z" w16du:dateUtc="2026-02-11T19:51:00Z">
        <w:r w:rsidRPr="00D92464">
          <w:rPr>
            <w:rStyle w:val="Strong"/>
            <w:rFonts w:eastAsiaTheme="majorEastAsia"/>
            <w:b w:val="0"/>
            <w:bCs w:val="0"/>
            <w:color w:val="FFFFFF"/>
            <w:rPrChange w:id="3359" w:author="Macon, Taydin Robert" w:date="2026-02-11T11:52:00Z" w16du:dateUtc="2026-02-11T19:52:00Z">
              <w:rPr>
                <w:rStyle w:val="Strong"/>
                <w:rFonts w:eastAsiaTheme="majorEastAsia"/>
                <w:color w:val="FFFFFF"/>
              </w:rPr>
            </w:rPrChange>
          </w:rPr>
          <w:t>Morris, L., Beesley, L. S., Stevens, E. R., Gwinn, D. C., Hyde, J., Thompson, S., Gleeson, D. B., &amp; Douglas, M. M. (2024).</w:t>
        </w:r>
        <w:r>
          <w:rPr>
            <w:rStyle w:val="apple-converted-space"/>
            <w:rFonts w:ascii="-webkit-standard" w:eastAsiaTheme="majorEastAsia" w:hAnsi="-webkit-standard"/>
            <w:color w:val="FFFFFF"/>
            <w:sz w:val="27"/>
            <w:szCs w:val="27"/>
          </w:rPr>
          <w:t> </w:t>
        </w:r>
        <w:r w:rsidRPr="00D92464">
          <w:rPr>
            <w:rStyle w:val="Emphasis"/>
            <w:rFonts w:eastAsiaTheme="majorEastAsia"/>
            <w:i w:val="0"/>
            <w:iCs w:val="0"/>
            <w:color w:val="FFFFFF"/>
            <w:rPrChange w:id="3360" w:author="Macon, Taydin Robert" w:date="2026-02-11T11:52:00Z" w16du:dateUtc="2026-02-11T19:52:00Z">
              <w:rPr>
                <w:rStyle w:val="Emphasis"/>
                <w:rFonts w:eastAsiaTheme="majorEastAsia"/>
                <w:color w:val="FFFFFF"/>
              </w:rPr>
            </w:rPrChange>
          </w:rPr>
          <w:t>Active eDNA Is More Cost-Effective Than Fyke Nets or Passive eDNA Collection When Monitoring the Invasion of an Alien Freshwater Fish</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D92464">
          <w:rPr>
            <w:rStyle w:val="Strong"/>
            <w:rFonts w:eastAsiaTheme="majorEastAsia"/>
            <w:b w:val="0"/>
            <w:bCs w:val="0"/>
            <w:i/>
            <w:iCs/>
            <w:color w:val="FFFFFF"/>
            <w:rPrChange w:id="3361" w:author="Macon, Taydin Robert" w:date="2026-02-11T11:52:00Z" w16du:dateUtc="2026-02-11T19:52:00Z">
              <w:rPr>
                <w:rStyle w:val="Strong"/>
                <w:rFonts w:eastAsiaTheme="majorEastAsia"/>
                <w:color w:val="FFFFFF"/>
              </w:rPr>
            </w:rPrChange>
          </w:rPr>
          <w:t>Environmental DNA</w:t>
        </w:r>
        <w:r w:rsidRPr="00D92464">
          <w:rPr>
            <w:rFonts w:ascii="-webkit-standard" w:hAnsi="-webkit-standard"/>
            <w:bCs/>
            <w:color w:val="FFFFFF"/>
            <w:sz w:val="27"/>
            <w:szCs w:val="27"/>
          </w:rPr>
          <w:t>.</w:t>
        </w:r>
        <w:r>
          <w:rPr>
            <w:rStyle w:val="apple-converted-space"/>
            <w:rFonts w:ascii="-webkit-standard" w:eastAsiaTheme="majorEastAsia" w:hAnsi="-webkit-standard"/>
            <w:color w:val="FFFFFF"/>
            <w:sz w:val="27"/>
            <w:szCs w:val="27"/>
          </w:rPr>
          <w:t> </w:t>
        </w:r>
        <w:r>
          <w:fldChar w:fldCharType="begin"/>
        </w:r>
        <w:r>
          <w:instrText>HYPERLINK "https://doi.org/10.1002/edn3.70010"</w:instrText>
        </w:r>
        <w:r>
          <w:fldChar w:fldCharType="separate"/>
        </w:r>
        <w:r w:rsidRPr="000B3BF6">
          <w:rPr>
            <w:rStyle w:val="Hyperlink"/>
          </w:rPr>
          <w:t>https://doi.org/10.1002/edn3.70010</w:t>
        </w:r>
        <w:r>
          <w:fldChar w:fldCharType="end"/>
        </w:r>
      </w:ins>
    </w:p>
    <w:p w14:paraId="042C9C0A" w14:textId="679E5DD5" w:rsidR="00D92464" w:rsidRDefault="00D92464">
      <w:pPr>
        <w:pStyle w:val="NormalWeb"/>
        <w:ind w:left="720" w:hanging="720"/>
        <w:rPr>
          <w:ins w:id="3362" w:author="Macon, Taydin Robert" w:date="2026-02-11T11:54:00Z" w16du:dateUtc="2026-02-11T19:54:00Z"/>
        </w:rPr>
      </w:pPr>
      <w:ins w:id="3363" w:author="Macon, Taydin Robert" w:date="2026-02-11T11:54:00Z" w16du:dateUtc="2026-02-11T19:54:00Z">
        <w:r w:rsidRPr="00D92464">
          <w:rPr>
            <w:rStyle w:val="Strong"/>
            <w:rFonts w:eastAsiaTheme="majorEastAsia"/>
            <w:b w:val="0"/>
            <w:bCs w:val="0"/>
            <w:color w:val="FFFFFF"/>
            <w:rPrChange w:id="3364" w:author="Macon, Taydin Robert" w:date="2026-02-11T11:54:00Z" w16du:dateUtc="2026-02-11T19:54:00Z">
              <w:rPr>
                <w:rStyle w:val="Strong"/>
                <w:rFonts w:eastAsiaTheme="majorEastAsia"/>
                <w:color w:val="FFFFFF"/>
              </w:rPr>
            </w:rPrChange>
          </w:rPr>
          <w:t>Newton, J. P., Allentoft, M. E., Bateman, P. W., Nevill, P. G., &amp; Campbell, M. A. (2025).</w:t>
        </w:r>
        <w:r>
          <w:rPr>
            <w:rStyle w:val="apple-converted-space"/>
            <w:rFonts w:ascii="-webkit-standard" w:eastAsiaTheme="majorEastAsia" w:hAnsi="-webkit-standard"/>
            <w:color w:val="FFFFFF"/>
            <w:sz w:val="27"/>
            <w:szCs w:val="27"/>
          </w:rPr>
          <w:t> </w:t>
        </w:r>
        <w:r w:rsidRPr="00D92464">
          <w:rPr>
            <w:rStyle w:val="Emphasis"/>
            <w:rFonts w:eastAsiaTheme="majorEastAsia"/>
            <w:i w:val="0"/>
            <w:iCs w:val="0"/>
            <w:color w:val="FFFFFF"/>
            <w:rPrChange w:id="3365" w:author="Macon, Taydin Robert" w:date="2026-02-11T11:55:00Z" w16du:dateUtc="2026-02-11T19:55:00Z">
              <w:rPr>
                <w:rStyle w:val="Emphasis"/>
                <w:rFonts w:eastAsiaTheme="majorEastAsia"/>
                <w:color w:val="FFFFFF"/>
              </w:rPr>
            </w:rPrChange>
          </w:rPr>
          <w:t>Targeting terrestrial vertebrates with eDNA: Trends, perspectives, and considerations for sampling</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D92464">
          <w:rPr>
            <w:rStyle w:val="Strong"/>
            <w:rFonts w:eastAsiaTheme="majorEastAsia"/>
            <w:b w:val="0"/>
            <w:bCs w:val="0"/>
            <w:i/>
            <w:iCs/>
            <w:color w:val="FFFFFF"/>
            <w:rPrChange w:id="3366" w:author="Macon, Taydin Robert" w:date="2026-02-11T11:54:00Z" w16du:dateUtc="2026-02-11T19:54:00Z">
              <w:rPr>
                <w:rStyle w:val="Strong"/>
                <w:rFonts w:eastAsiaTheme="majorEastAsia"/>
                <w:color w:val="FFFFFF"/>
              </w:rPr>
            </w:rPrChange>
          </w:rPr>
          <w:t>Environmental DNA</w:t>
        </w:r>
        <w:r w:rsidRPr="00D92464">
          <w:rPr>
            <w:rStyle w:val="Strong"/>
            <w:rFonts w:eastAsiaTheme="majorEastAsia"/>
            <w:b w:val="0"/>
            <w:bCs w:val="0"/>
            <w:color w:val="FFFFFF"/>
            <w:rPrChange w:id="3367" w:author="Macon, Taydin Robert" w:date="2026-02-11T11:54:00Z" w16du:dateUtc="2026-02-11T19:54:00Z">
              <w:rPr>
                <w:rStyle w:val="Strong"/>
                <w:rFonts w:eastAsiaTheme="majorEastAsia"/>
                <w:color w:val="FFFFFF"/>
              </w:rPr>
            </w:rPrChange>
          </w:rPr>
          <w:t>.</w:t>
        </w:r>
        <w:r>
          <w:rPr>
            <w:rStyle w:val="Strong"/>
            <w:rFonts w:eastAsiaTheme="majorEastAsia"/>
            <w:color w:val="FFFFFF"/>
          </w:rPr>
          <w:t xml:space="preserve"> </w:t>
        </w:r>
        <w:r>
          <w:t>https://doi.org/10.1002/edn3.70056</w:t>
        </w:r>
      </w:ins>
    </w:p>
    <w:p w14:paraId="2EAB58D6" w14:textId="4AA2F37E" w:rsidR="00D92464" w:rsidRPr="00D92464" w:rsidRDefault="00D92464">
      <w:pPr>
        <w:pStyle w:val="NormalWeb"/>
        <w:ind w:left="720" w:hanging="720"/>
        <w:rPr>
          <w:ins w:id="3368" w:author="Macon, Taydin Robert" w:date="2026-02-11T11:56:00Z" w16du:dateUtc="2026-02-11T19:56:00Z"/>
          <w:color w:val="FFFFFF"/>
          <w:rPrChange w:id="3369" w:author="Macon, Taydin Robert" w:date="2026-02-11T11:56:00Z" w16du:dateUtc="2026-02-11T19:56:00Z">
            <w:rPr>
              <w:ins w:id="3370" w:author="Macon, Taydin Robert" w:date="2026-02-11T11:56:00Z" w16du:dateUtc="2026-02-11T19:56:00Z"/>
              <w:rFonts w:ascii="-webkit-standard" w:hAnsi="-webkit-standard"/>
              <w:color w:val="FFFFFF"/>
              <w:sz w:val="27"/>
              <w:szCs w:val="27"/>
            </w:rPr>
          </w:rPrChange>
        </w:rPr>
      </w:pPr>
      <w:ins w:id="3371" w:author="Macon, Taydin Robert" w:date="2026-02-11T11:56:00Z" w16du:dateUtc="2026-02-11T19:56:00Z">
        <w:r w:rsidRPr="00D92464">
          <w:rPr>
            <w:rStyle w:val="Strong"/>
            <w:rFonts w:eastAsiaTheme="majorEastAsia"/>
            <w:b w:val="0"/>
            <w:bCs w:val="0"/>
            <w:color w:val="FFFFFF"/>
            <w:rPrChange w:id="3372" w:author="Macon, Taydin Robert" w:date="2026-02-11T11:57:00Z" w16du:dateUtc="2026-02-11T19:57:00Z">
              <w:rPr>
                <w:rStyle w:val="Strong"/>
                <w:rFonts w:eastAsiaTheme="majorEastAsia"/>
                <w:color w:val="FFFFFF"/>
              </w:rPr>
            </w:rPrChange>
          </w:rPr>
          <w:t>Ogram, A., Sayler, G. S., &amp; Barkay, T. (1987).</w:t>
        </w:r>
        <w:r w:rsidRPr="00D92464">
          <w:rPr>
            <w:rStyle w:val="apple-converted-space"/>
            <w:rFonts w:eastAsiaTheme="majorEastAsia" w:hint="eastAsia"/>
            <w:color w:val="FFFFFF"/>
            <w:rPrChange w:id="3373" w:author="Macon, Taydin Robert" w:date="2026-02-11T11:56:00Z" w16du:dateUtc="2026-02-11T19:56:00Z">
              <w:rPr>
                <w:rStyle w:val="apple-converted-space"/>
                <w:rFonts w:ascii="-webkit-standard" w:eastAsiaTheme="majorEastAsia" w:hAnsi="-webkit-standard" w:hint="eastAsia"/>
                <w:color w:val="FFFFFF"/>
                <w:sz w:val="27"/>
                <w:szCs w:val="27"/>
              </w:rPr>
            </w:rPrChange>
          </w:rPr>
          <w:t> </w:t>
        </w:r>
        <w:r w:rsidRPr="00D92464">
          <w:rPr>
            <w:rStyle w:val="Emphasis"/>
            <w:rFonts w:eastAsiaTheme="majorEastAsia"/>
            <w:i w:val="0"/>
            <w:iCs w:val="0"/>
            <w:color w:val="FFFFFF"/>
            <w:rPrChange w:id="3374" w:author="Macon, Taydin Robert" w:date="2026-02-11T11:57:00Z" w16du:dateUtc="2026-02-11T19:57:00Z">
              <w:rPr>
                <w:rStyle w:val="Emphasis"/>
                <w:rFonts w:eastAsiaTheme="majorEastAsia"/>
                <w:color w:val="FFFFFF"/>
              </w:rPr>
            </w:rPrChange>
          </w:rPr>
          <w:t>The extraction and purification of microbial DNA from sediments</w:t>
        </w:r>
        <w:r w:rsidRPr="00D92464">
          <w:rPr>
            <w:rStyle w:val="Emphasis"/>
            <w:rFonts w:eastAsiaTheme="majorEastAsia"/>
            <w:color w:val="FFFFFF"/>
          </w:rPr>
          <w:t>.</w:t>
        </w:r>
        <w:r w:rsidRPr="00D92464">
          <w:rPr>
            <w:rStyle w:val="Strong"/>
            <w:rFonts w:eastAsiaTheme="majorEastAsia"/>
            <w:b w:val="0"/>
            <w:bCs w:val="0"/>
            <w:i/>
            <w:iCs/>
            <w:color w:val="FFFFFF"/>
            <w:rPrChange w:id="3375" w:author="Macon, Taydin Robert" w:date="2026-02-11T11:57:00Z" w16du:dateUtc="2026-02-11T19:57:00Z">
              <w:rPr>
                <w:rStyle w:val="Strong"/>
                <w:rFonts w:eastAsiaTheme="majorEastAsia"/>
                <w:color w:val="FFFFFF"/>
              </w:rPr>
            </w:rPrChange>
          </w:rPr>
          <w:t>Journal of Microbiological Methods</w:t>
        </w:r>
        <w:r w:rsidRPr="00D92464">
          <w:rPr>
            <w:i/>
            <w:iCs/>
            <w:color w:val="FFFFFF"/>
            <w:rPrChange w:id="3376" w:author="Macon, Taydin Robert" w:date="2026-02-11T11:57:00Z" w16du:dateUtc="2026-02-11T19:57:00Z">
              <w:rPr>
                <w:rFonts w:ascii="-webkit-standard" w:hAnsi="-webkit-standard"/>
                <w:color w:val="FFFFFF"/>
                <w:sz w:val="27"/>
                <w:szCs w:val="27"/>
              </w:rPr>
            </w:rPrChange>
          </w:rPr>
          <w:t>.</w:t>
        </w:r>
        <w:r w:rsidRPr="00D92464">
          <w:rPr>
            <w:rStyle w:val="apple-converted-space"/>
            <w:rFonts w:eastAsiaTheme="majorEastAsia" w:hint="eastAsia"/>
            <w:i/>
            <w:iCs/>
            <w:color w:val="FFFFFF"/>
            <w:rPrChange w:id="3377" w:author="Macon, Taydin Robert" w:date="2026-02-11T11:57:00Z" w16du:dateUtc="2026-02-11T19:57:00Z">
              <w:rPr>
                <w:rStyle w:val="apple-converted-space"/>
                <w:rFonts w:ascii="-webkit-standard" w:eastAsiaTheme="majorEastAsia" w:hAnsi="-webkit-standard" w:hint="eastAsia"/>
                <w:color w:val="FFFFFF"/>
                <w:sz w:val="27"/>
                <w:szCs w:val="27"/>
              </w:rPr>
            </w:rPrChange>
          </w:rPr>
          <w:t> </w:t>
        </w:r>
        <w:r w:rsidRPr="00D92464">
          <w:rPr>
            <w:rStyle w:val="Strong"/>
            <w:rFonts w:eastAsiaTheme="majorEastAsia"/>
            <w:color w:val="FFFFFF"/>
          </w:rPr>
          <w:fldChar w:fldCharType="begin"/>
        </w:r>
        <w:r w:rsidRPr="00411A8B">
          <w:rPr>
            <w:rStyle w:val="Strong"/>
            <w:rFonts w:eastAsiaTheme="majorEastAsia"/>
            <w:color w:val="FFFFFF"/>
          </w:rPr>
          <w:instrText>HYPERLINK "https://doi.org/10.1016/0167-7012(87)90025-X"</w:instrText>
        </w:r>
        <w:r w:rsidRPr="00D92464">
          <w:rPr>
            <w:rStyle w:val="Strong"/>
            <w:rFonts w:eastAsiaTheme="majorEastAsia"/>
            <w:color w:val="FFFFFF"/>
          </w:rPr>
        </w:r>
        <w:r w:rsidRPr="00D92464">
          <w:rPr>
            <w:rStyle w:val="Strong"/>
            <w:rFonts w:eastAsiaTheme="majorEastAsia"/>
            <w:color w:val="FFFFFF"/>
          </w:rPr>
          <w:fldChar w:fldCharType="separate"/>
        </w:r>
        <w:r w:rsidRPr="00D92464">
          <w:rPr>
            <w:rStyle w:val="Hyperlink"/>
            <w:rFonts w:eastAsiaTheme="majorEastAsia"/>
          </w:rPr>
          <w:t>https://doi.org/10.1016/0167-7012(87)90025-X</w:t>
        </w:r>
        <w:r w:rsidRPr="00D92464">
          <w:rPr>
            <w:rStyle w:val="Strong"/>
            <w:rFonts w:eastAsiaTheme="majorEastAsia"/>
            <w:color w:val="FFFFFF"/>
          </w:rPr>
          <w:fldChar w:fldCharType="end"/>
        </w:r>
        <w:r w:rsidRPr="00D92464">
          <w:rPr>
            <w:color w:val="FFFFFF"/>
            <w:rPrChange w:id="3378" w:author="Macon, Taydin Robert" w:date="2026-02-11T11:56:00Z" w16du:dateUtc="2026-02-11T19:56:00Z">
              <w:rPr>
                <w:rFonts w:ascii="-webkit-standard" w:hAnsi="-webkit-standard"/>
                <w:color w:val="FFFFFF"/>
                <w:sz w:val="27"/>
                <w:szCs w:val="27"/>
              </w:rPr>
            </w:rPrChange>
          </w:rPr>
          <w:t>.</w:t>
        </w:r>
      </w:ins>
    </w:p>
    <w:p w14:paraId="388865C9" w14:textId="25E7CB84" w:rsidR="00457CEF" w:rsidRPr="00CB2CCD" w:rsidRDefault="00457CEF">
      <w:pPr>
        <w:pStyle w:val="NormalWeb"/>
        <w:ind w:left="720" w:hanging="720"/>
        <w:rPr>
          <w:ins w:id="3379" w:author="Macon, Taydin Robert" w:date="2026-02-04T15:10:00Z" w16du:dateUtc="2026-02-04T23:10:00Z"/>
        </w:rPr>
        <w:pPrChange w:id="3380" w:author="Macon, Taydin Robert" w:date="2026-02-04T15:41:00Z" w16du:dateUtc="2026-02-04T23:41:00Z">
          <w:pPr>
            <w:pStyle w:val="NormalWeb"/>
            <w:ind w:hanging="720"/>
          </w:pPr>
        </w:pPrChange>
      </w:pPr>
      <w:ins w:id="3381" w:author="Macon, Taydin Robert" w:date="2026-02-04T15:10:00Z" w16du:dateUtc="2026-02-04T23:10:00Z">
        <w:r w:rsidRPr="00411A8B">
          <w:rPr>
            <w:rStyle w:val="Strong"/>
            <w:rFonts w:eastAsiaTheme="majorEastAsia"/>
            <w:b w:val="0"/>
            <w:bCs w:val="0"/>
          </w:rPr>
          <w:t>Penaluna,</w:t>
        </w:r>
        <w:r w:rsidRPr="00CB2CCD">
          <w:rPr>
            <w:rStyle w:val="Strong"/>
            <w:rFonts w:eastAsiaTheme="majorEastAsia"/>
            <w:b w:val="0"/>
            <w:bCs w:val="0"/>
          </w:rPr>
          <w:t xml:space="preserve"> B. E., Allen, J. M., Arismendi, I., Levi, T., Garcia, T. S., &amp; Walter, J. K. (2021).</w:t>
        </w:r>
        <w:r w:rsidRPr="00CB2CCD">
          <w:br/>
          <w:t>Better boundaries: Identifying the upper extent of fish distributions in forested streams using environmental DNA and electrofishing.</w:t>
        </w:r>
        <w:r w:rsidRPr="00CB2CCD">
          <w:rPr>
            <w:rStyle w:val="apple-converted-space"/>
            <w:rFonts w:eastAsiaTheme="majorEastAsia"/>
          </w:rPr>
          <w:t> </w:t>
        </w:r>
        <w:r w:rsidRPr="00CB2CCD">
          <w:rPr>
            <w:rStyle w:val="Emphasis"/>
            <w:rFonts w:eastAsiaTheme="majorEastAsia"/>
          </w:rPr>
          <w:t>Ecosphere</w:t>
        </w:r>
        <w:r w:rsidRPr="00CB2CCD">
          <w:t>,</w:t>
        </w:r>
        <w:r w:rsidRPr="00CB2CCD">
          <w:rPr>
            <w:rStyle w:val="apple-converted-space"/>
            <w:rFonts w:eastAsiaTheme="majorEastAsia"/>
          </w:rPr>
          <w:t> </w:t>
        </w:r>
        <w:r w:rsidRPr="00CB2CCD">
          <w:rPr>
            <w:rStyle w:val="Strong"/>
            <w:rFonts w:eastAsiaTheme="majorEastAsia"/>
            <w:b w:val="0"/>
            <w:bCs w:val="0"/>
          </w:rPr>
          <w:t>12</w:t>
        </w:r>
        <w:r w:rsidRPr="00CB2CCD">
          <w:t>(5), e03488.</w:t>
        </w:r>
        <w:r w:rsidRPr="00CB2CCD">
          <w:rPr>
            <w:rStyle w:val="apple-converted-space"/>
            <w:rFonts w:eastAsiaTheme="majorEastAsia"/>
          </w:rPr>
          <w:t> </w:t>
        </w:r>
      </w:ins>
      <w:ins w:id="3382" w:author="Macon, Taydin Robert" w:date="2026-02-11T13:02:00Z" w16du:dateUtc="2026-02-11T21:02:00Z">
        <w:r w:rsidR="00411A8B" w:rsidRPr="00411A8B">
          <w:t>https://doi.org/10.1002/ecs2.3332</w:t>
        </w:r>
      </w:ins>
    </w:p>
    <w:p w14:paraId="5D5B3A79" w14:textId="3F16FEE1" w:rsidR="00411A8B" w:rsidRDefault="00411A8B">
      <w:pPr>
        <w:pStyle w:val="NormalWeb"/>
        <w:ind w:left="720" w:hanging="720"/>
        <w:rPr>
          <w:ins w:id="3383" w:author="Macon, Taydin Robert" w:date="2026-02-11T13:04:00Z" w16du:dateUtc="2026-02-11T21:04:00Z"/>
        </w:rPr>
      </w:pPr>
      <w:ins w:id="3384" w:author="Macon, Taydin Robert" w:date="2026-02-11T13:04:00Z" w16du:dateUtc="2026-02-11T21:04:00Z">
        <w:r w:rsidRPr="00411A8B">
          <w:rPr>
            <w:rStyle w:val="Strong"/>
            <w:rFonts w:eastAsiaTheme="majorEastAsia"/>
            <w:b w:val="0"/>
            <w:bCs w:val="0"/>
            <w:color w:val="FFFFFF"/>
            <w:rPrChange w:id="3385" w:author="Macon, Taydin Robert" w:date="2026-02-11T13:04:00Z" w16du:dateUtc="2026-02-11T21:04:00Z">
              <w:rPr>
                <w:rStyle w:val="Strong"/>
                <w:rFonts w:eastAsiaTheme="majorEastAsia"/>
                <w:color w:val="FFFFFF"/>
              </w:rPr>
            </w:rPrChange>
          </w:rPr>
          <w:t>Perry, W. B., Seymour, M., Orsini, L., Jâms, I. B., Milner, N., Edwards, F., Harvey, R., de Bruyn, M., Bista, I., Walsh, K., Emmett, B., Blackman, R., Altermatt, F., Lawson Handley, L., Mächler, E., Deiner, K., Bik, H. M., Carvalho, G., Colbourne, J., Cosby, B. J., Durance, I., &amp; Creer, S. (2024).</w:t>
        </w:r>
        <w:r>
          <w:rPr>
            <w:color w:val="FFFFFF"/>
          </w:rPr>
          <w:t xml:space="preserve"> </w:t>
        </w:r>
        <w:r w:rsidRPr="00411A8B">
          <w:rPr>
            <w:rStyle w:val="Emphasis"/>
            <w:rFonts w:eastAsiaTheme="majorEastAsia"/>
            <w:i w:val="0"/>
            <w:iCs w:val="0"/>
            <w:color w:val="FFFFFF"/>
            <w:rPrChange w:id="3386" w:author="Macon, Taydin Robert" w:date="2026-02-11T13:05:00Z" w16du:dateUtc="2026-02-11T21:05:00Z">
              <w:rPr>
                <w:rStyle w:val="Emphasis"/>
                <w:rFonts w:eastAsiaTheme="majorEastAsia"/>
                <w:color w:val="FFFFFF"/>
              </w:rPr>
            </w:rPrChange>
          </w:rPr>
          <w:t>An integrated spatio-temporal view of riverine biodiversity using environmental DNA metabarcoding</w:t>
        </w:r>
        <w:r>
          <w:rPr>
            <w:rStyle w:val="Emphasis"/>
            <w:rFonts w:eastAsiaTheme="majorEastAsia"/>
            <w:color w:val="FFFFFF"/>
          </w:rPr>
          <w:t>.</w:t>
        </w:r>
      </w:ins>
      <w:ins w:id="3387" w:author="Macon, Taydin Robert" w:date="2026-02-11T13:05:00Z" w16du:dateUtc="2026-02-11T21:05:00Z">
        <w:r>
          <w:rPr>
            <w:rStyle w:val="Emphasis"/>
            <w:rFonts w:eastAsiaTheme="majorEastAsia"/>
            <w:color w:val="FFFFFF"/>
          </w:rPr>
          <w:t xml:space="preserve"> </w:t>
        </w:r>
      </w:ins>
      <w:ins w:id="3388" w:author="Macon, Taydin Robert" w:date="2026-02-11T13:04:00Z" w16du:dateUtc="2026-02-11T21:04:00Z">
        <w:r w:rsidRPr="00411A8B">
          <w:rPr>
            <w:rStyle w:val="Strong"/>
            <w:rFonts w:eastAsiaTheme="majorEastAsia"/>
            <w:b w:val="0"/>
            <w:bCs w:val="0"/>
            <w:i/>
            <w:iCs/>
            <w:color w:val="FFFFFF"/>
            <w:rPrChange w:id="3389" w:author="Macon, Taydin Robert" w:date="2026-02-11T13:05:00Z" w16du:dateUtc="2026-02-11T21:05:00Z">
              <w:rPr>
                <w:rStyle w:val="Strong"/>
                <w:rFonts w:eastAsiaTheme="majorEastAsia"/>
                <w:color w:val="FFFFFF"/>
              </w:rPr>
            </w:rPrChange>
          </w:rPr>
          <w:t>Nature Communications</w:t>
        </w:r>
        <w:r>
          <w:rPr>
            <w:rFonts w:ascii="-webkit-standard" w:hAnsi="-webkit-standard"/>
            <w:color w:val="FFFFFF"/>
            <w:sz w:val="27"/>
            <w:szCs w:val="27"/>
          </w:rPr>
          <w:t>.</w:t>
        </w:r>
      </w:ins>
      <w:ins w:id="3390" w:author="Macon, Taydin Robert" w:date="2026-02-11T13:05:00Z" w16du:dateUtc="2026-02-11T21:05:00Z">
        <w:r>
          <w:rPr>
            <w:rFonts w:ascii="-webkit-standard" w:hAnsi="-webkit-standard"/>
            <w:color w:val="FFFFFF"/>
            <w:sz w:val="27"/>
            <w:szCs w:val="27"/>
          </w:rPr>
          <w:t xml:space="preserve"> </w:t>
        </w:r>
        <w:r>
          <w:fldChar w:fldCharType="begin"/>
        </w:r>
        <w:r>
          <w:instrText>HYPERLINK "</w:instrText>
        </w:r>
      </w:ins>
      <w:ins w:id="3391" w:author="Macon, Taydin Robert" w:date="2026-02-11T13:04:00Z" w16du:dateUtc="2026-02-11T21:04:00Z">
        <w:r w:rsidRPr="00411A8B">
          <w:rPr>
            <w:rPrChange w:id="3392" w:author="Macon, Taydin Robert" w:date="2026-02-11T13:05:00Z" w16du:dateUtc="2026-02-11T21:05:00Z">
              <w:rPr>
                <w:rStyle w:val="Hyperlink"/>
              </w:rPr>
            </w:rPrChange>
          </w:rPr>
          <w:instrText>https://doi.org/10.1038/s41467-024-48640-3</w:instrText>
        </w:r>
      </w:ins>
      <w:ins w:id="3393" w:author="Macon, Taydin Robert" w:date="2026-02-11T13:05:00Z" w16du:dateUtc="2026-02-11T21:05:00Z">
        <w:r>
          <w:instrText>"</w:instrText>
        </w:r>
        <w:r>
          <w:fldChar w:fldCharType="separate"/>
        </w:r>
      </w:ins>
      <w:ins w:id="3394" w:author="Macon, Taydin Robert" w:date="2026-02-11T13:04:00Z" w16du:dateUtc="2026-02-11T21:04:00Z">
        <w:r w:rsidRPr="00411A8B">
          <w:rPr>
            <w:rStyle w:val="Hyperlink"/>
          </w:rPr>
          <w:t>https://doi.org/10.1038/s41467-024-48640-3</w:t>
        </w:r>
      </w:ins>
      <w:ins w:id="3395" w:author="Macon, Taydin Robert" w:date="2026-02-11T13:05:00Z" w16du:dateUtc="2026-02-11T21:05:00Z">
        <w:r>
          <w:fldChar w:fldCharType="end"/>
        </w:r>
      </w:ins>
    </w:p>
    <w:p w14:paraId="7E6314AF" w14:textId="0364122A" w:rsidR="00411A8B" w:rsidRPr="00411A8B" w:rsidRDefault="00411A8B">
      <w:pPr>
        <w:pStyle w:val="NormalWeb"/>
        <w:ind w:left="720" w:hanging="720"/>
        <w:rPr>
          <w:ins w:id="3396" w:author="Macon, Taydin Robert" w:date="2026-02-11T13:08:00Z" w16du:dateUtc="2026-02-11T21:08:00Z"/>
        </w:rPr>
      </w:pPr>
      <w:ins w:id="3397" w:author="Macon, Taydin Robert" w:date="2026-02-11T13:08:00Z" w16du:dateUtc="2026-02-11T21:08:00Z">
        <w:r w:rsidRPr="00411A8B">
          <w:rPr>
            <w:rStyle w:val="Strong"/>
            <w:rFonts w:eastAsiaTheme="majorEastAsia"/>
            <w:b w:val="0"/>
            <w:bCs w:val="0"/>
            <w:color w:val="FFFFFF"/>
            <w:rPrChange w:id="3398" w:author="Macon, Taydin Robert" w:date="2026-02-11T13:09:00Z" w16du:dateUtc="2026-02-11T21:09:00Z">
              <w:rPr>
                <w:rStyle w:val="Strong"/>
                <w:rFonts w:eastAsiaTheme="majorEastAsia"/>
                <w:color w:val="FFFFFF"/>
              </w:rPr>
            </w:rPrChange>
          </w:rPr>
          <w:lastRenderedPageBreak/>
          <w:t>Piggott, M. P., Banks, S. C., Broadhurst, B. T., Fulton, C. J., &amp; Lintermans, M.</w:t>
        </w:r>
        <w:r w:rsidRPr="00411A8B">
          <w:rPr>
            <w:rStyle w:val="Strong"/>
            <w:rFonts w:eastAsiaTheme="majorEastAsia"/>
            <w:color w:val="FFFFFF"/>
          </w:rPr>
          <w:t xml:space="preserve"> (2021)</w:t>
        </w:r>
        <w:r w:rsidRPr="001B3A97">
          <w:rPr>
            <w:rStyle w:val="Strong"/>
            <w:rFonts w:eastAsiaTheme="majorEastAsia"/>
            <w:color w:val="FFFFFF"/>
          </w:rPr>
          <w:t>.</w:t>
        </w:r>
        <w:r w:rsidRPr="00411A8B">
          <w:rPr>
            <w:rStyle w:val="apple-converted-space"/>
            <w:rFonts w:eastAsiaTheme="majorEastAsia" w:hint="eastAsia"/>
            <w:color w:val="FFFFFF"/>
            <w:rPrChange w:id="3399" w:author="Macon, Taydin Robert" w:date="2026-02-11T13:09:00Z" w16du:dateUtc="2026-02-11T21:09:00Z">
              <w:rPr>
                <w:rStyle w:val="apple-converted-space"/>
                <w:rFonts w:ascii="-webkit-standard" w:eastAsiaTheme="majorEastAsia" w:hAnsi="-webkit-standard" w:hint="eastAsia"/>
                <w:color w:val="FFFFFF"/>
                <w:sz w:val="27"/>
                <w:szCs w:val="27"/>
              </w:rPr>
            </w:rPrChange>
          </w:rPr>
          <w:t> </w:t>
        </w:r>
        <w:r w:rsidRPr="00411A8B">
          <w:rPr>
            <w:color w:val="FFFFFF"/>
            <w:rPrChange w:id="3400" w:author="Macon, Taydin Robert" w:date="2026-02-11T13:09:00Z" w16du:dateUtc="2026-02-11T21:09:00Z">
              <w:rPr>
                <w:rFonts w:ascii="-webkit-standard" w:hAnsi="-webkit-standard"/>
                <w:color w:val="FFFFFF"/>
                <w:sz w:val="27"/>
                <w:szCs w:val="27"/>
              </w:rPr>
            </w:rPrChange>
          </w:rPr>
          <w:t>Comparison of traditional and environmental DNA survey methods for detecting rare and abundant freshwater fish.</w:t>
        </w:r>
        <w:r w:rsidRPr="00411A8B">
          <w:rPr>
            <w:rStyle w:val="apple-converted-space"/>
            <w:rFonts w:eastAsiaTheme="majorEastAsia" w:hint="eastAsia"/>
            <w:color w:val="FFFFFF"/>
            <w:rPrChange w:id="3401" w:author="Macon, Taydin Robert" w:date="2026-02-11T13:09:00Z" w16du:dateUtc="2026-02-11T21:09:00Z">
              <w:rPr>
                <w:rStyle w:val="apple-converted-space"/>
                <w:rFonts w:ascii="-webkit-standard" w:eastAsiaTheme="majorEastAsia" w:hAnsi="-webkit-standard" w:hint="eastAsia"/>
                <w:color w:val="FFFFFF"/>
                <w:sz w:val="27"/>
                <w:szCs w:val="27"/>
              </w:rPr>
            </w:rPrChange>
          </w:rPr>
          <w:t> </w:t>
        </w:r>
        <w:r w:rsidRPr="00411A8B">
          <w:rPr>
            <w:rStyle w:val="Emphasis"/>
            <w:rFonts w:eastAsiaTheme="majorEastAsia"/>
            <w:color w:val="FFFFFF"/>
          </w:rPr>
          <w:t>Aquatic Conservation: Marine and Freshwater Ecosystem</w:t>
        </w:r>
        <w:r w:rsidRPr="001B3A97">
          <w:rPr>
            <w:rStyle w:val="Emphasis"/>
            <w:rFonts w:eastAsiaTheme="majorEastAsia"/>
            <w:color w:val="FFFFFF"/>
          </w:rPr>
          <w:t>s</w:t>
        </w:r>
        <w:r w:rsidRPr="00411A8B">
          <w:rPr>
            <w:color w:val="FFFFFF"/>
            <w:rPrChange w:id="3402" w:author="Macon, Taydin Robert" w:date="2026-02-11T13:09:00Z" w16du:dateUtc="2026-02-11T21:09:00Z">
              <w:rPr>
                <w:rFonts w:ascii="-webkit-standard" w:hAnsi="-webkit-standard"/>
                <w:color w:val="FFFFFF"/>
                <w:sz w:val="27"/>
                <w:szCs w:val="27"/>
              </w:rPr>
            </w:rPrChange>
          </w:rPr>
          <w:t>, 31(1), 173</w:t>
        </w:r>
        <w:r w:rsidRPr="00411A8B">
          <w:rPr>
            <w:rFonts w:hint="eastAsia"/>
            <w:color w:val="FFFFFF"/>
            <w:rPrChange w:id="3403" w:author="Macon, Taydin Robert" w:date="2026-02-11T13:09:00Z" w16du:dateUtc="2026-02-11T21:09:00Z">
              <w:rPr>
                <w:rFonts w:ascii="-webkit-standard" w:hAnsi="-webkit-standard" w:hint="eastAsia"/>
                <w:color w:val="FFFFFF"/>
                <w:sz w:val="27"/>
                <w:szCs w:val="27"/>
              </w:rPr>
            </w:rPrChange>
          </w:rPr>
          <w:t>–</w:t>
        </w:r>
        <w:r w:rsidRPr="00411A8B">
          <w:rPr>
            <w:color w:val="FFFFFF"/>
            <w:rPrChange w:id="3404" w:author="Macon, Taydin Robert" w:date="2026-02-11T13:09:00Z" w16du:dateUtc="2026-02-11T21:09:00Z">
              <w:rPr>
                <w:rFonts w:ascii="-webkit-standard" w:hAnsi="-webkit-standard"/>
                <w:color w:val="FFFFFF"/>
                <w:sz w:val="27"/>
                <w:szCs w:val="27"/>
              </w:rPr>
            </w:rPrChange>
          </w:rPr>
          <w:t>184.</w:t>
        </w:r>
        <w:r w:rsidRPr="00411A8B">
          <w:rPr>
            <w:rStyle w:val="apple-converted-space"/>
            <w:rFonts w:eastAsiaTheme="majorEastAsia" w:hint="eastAsia"/>
            <w:color w:val="FFFFFF"/>
            <w:rPrChange w:id="3405" w:author="Macon, Taydin Robert" w:date="2026-02-11T13:09:00Z" w16du:dateUtc="2026-02-11T21:09:00Z">
              <w:rPr>
                <w:rStyle w:val="apple-converted-space"/>
                <w:rFonts w:ascii="-webkit-standard" w:eastAsiaTheme="majorEastAsia" w:hAnsi="-webkit-standard" w:hint="eastAsia"/>
                <w:color w:val="FFFFFF"/>
                <w:sz w:val="27"/>
                <w:szCs w:val="27"/>
              </w:rPr>
            </w:rPrChange>
          </w:rPr>
          <w:t> </w:t>
        </w:r>
        <w:r w:rsidRPr="001B3A97">
          <w:fldChar w:fldCharType="begin"/>
        </w:r>
        <w:r w:rsidRPr="001B3A97">
          <w:instrText>HYPERLINK "https://doi.org/10.1002/aqc.3474"</w:instrText>
        </w:r>
        <w:r w:rsidRPr="001B3A97">
          <w:fldChar w:fldCharType="separate"/>
        </w:r>
        <w:r w:rsidRPr="001B3A97">
          <w:rPr>
            <w:rStyle w:val="Hyperlink"/>
          </w:rPr>
          <w:t>https://doi.org/10.1002/aqc.3474</w:t>
        </w:r>
        <w:r w:rsidRPr="001B3A97">
          <w:fldChar w:fldCharType="end"/>
        </w:r>
      </w:ins>
    </w:p>
    <w:p w14:paraId="38399D1F" w14:textId="58F45C7A" w:rsidR="001B3A97" w:rsidRPr="001B3A97" w:rsidRDefault="001B3A97">
      <w:pPr>
        <w:pStyle w:val="NormalWeb"/>
        <w:ind w:left="720" w:hanging="720"/>
        <w:rPr>
          <w:ins w:id="3406" w:author="Macon, Taydin Robert" w:date="2026-02-11T13:59:00Z" w16du:dateUtc="2026-02-11T21:59:00Z"/>
          <w:rStyle w:val="Emphasis"/>
          <w:rFonts w:eastAsiaTheme="majorEastAsia"/>
          <w:color w:val="FFFFFF"/>
        </w:rPr>
      </w:pPr>
      <w:ins w:id="3407" w:author="Macon, Taydin Robert" w:date="2026-02-11T13:59:00Z" w16du:dateUtc="2026-02-11T21:59:00Z">
        <w:r w:rsidRPr="001B3A97">
          <w:rPr>
            <w:rStyle w:val="Strong"/>
            <w:rFonts w:eastAsiaTheme="majorEastAsia"/>
            <w:b w:val="0"/>
            <w:bCs w:val="0"/>
            <w:color w:val="FFFFFF"/>
            <w:rPrChange w:id="3408" w:author="Macon, Taydin Robert" w:date="2026-02-11T13:59:00Z" w16du:dateUtc="2026-02-11T21:59:00Z">
              <w:rPr>
                <w:rStyle w:val="Strong"/>
                <w:rFonts w:eastAsiaTheme="majorEastAsia"/>
                <w:color w:val="FFFFFF"/>
              </w:rPr>
            </w:rPrChange>
          </w:rPr>
          <w:t>Ponce, J. J., Arismendi, I., &amp; Thomas, A. (2018).</w:t>
        </w:r>
        <w:r w:rsidRPr="001B3A97">
          <w:rPr>
            <w:rStyle w:val="apple-converted-space"/>
            <w:rFonts w:eastAsiaTheme="majorEastAsia" w:hint="eastAsia"/>
            <w:b/>
            <w:color w:val="FFFFFF"/>
            <w:rPrChange w:id="3409" w:author="Macon, Taydin Robert" w:date="2026-02-11T13:59:00Z" w16du:dateUtc="2026-02-11T21:59:00Z">
              <w:rPr>
                <w:rStyle w:val="apple-converted-space"/>
                <w:rFonts w:ascii="-webkit-standard" w:eastAsiaTheme="majorEastAsia" w:hAnsi="-webkit-standard" w:hint="eastAsia"/>
                <w:color w:val="FFFFFF"/>
                <w:sz w:val="27"/>
                <w:szCs w:val="27"/>
              </w:rPr>
            </w:rPrChange>
          </w:rPr>
          <w:t> </w:t>
        </w:r>
        <w:r w:rsidRPr="001B3A97">
          <w:rPr>
            <w:b/>
            <w:color w:val="FFFFFF"/>
            <w:rPrChange w:id="3410" w:author="Macon, Taydin Robert" w:date="2026-02-11T13:59:00Z" w16du:dateUtc="2026-02-11T21:59:00Z">
              <w:rPr>
                <w:rFonts w:ascii="-webkit-standard" w:hAnsi="-webkit-standard"/>
                <w:color w:val="FFFFFF"/>
                <w:sz w:val="27"/>
                <w:szCs w:val="27"/>
              </w:rPr>
            </w:rPrChange>
          </w:rPr>
          <w:t>Using</w:t>
        </w:r>
        <w:r w:rsidRPr="001B3A97">
          <w:rPr>
            <w:color w:val="FFFFFF"/>
            <w:rPrChange w:id="3411" w:author="Macon, Taydin Robert" w:date="2026-02-11T13:59:00Z" w16du:dateUtc="2026-02-11T21:59:00Z">
              <w:rPr>
                <w:rFonts w:ascii="-webkit-standard" w:hAnsi="-webkit-standard"/>
                <w:color w:val="FFFFFF"/>
                <w:sz w:val="27"/>
                <w:szCs w:val="27"/>
              </w:rPr>
            </w:rPrChange>
          </w:rPr>
          <w:t xml:space="preserve"> in situ environmental DNA sampling to detect the invasive New Zealand mud snail (</w:t>
        </w:r>
        <w:r w:rsidRPr="001B3A97">
          <w:rPr>
            <w:rStyle w:val="Emphasis"/>
            <w:rFonts w:eastAsiaTheme="majorEastAsia"/>
            <w:color w:val="FFFFFF"/>
          </w:rPr>
          <w:t>Potamopyrgus antipodarum</w:t>
        </w:r>
        <w:r w:rsidRPr="001B3A97">
          <w:rPr>
            <w:color w:val="FFFFFF"/>
            <w:rPrChange w:id="3412" w:author="Macon, Taydin Robert" w:date="2026-02-11T13:59:00Z" w16du:dateUtc="2026-02-11T21:59:00Z">
              <w:rPr>
                <w:rFonts w:ascii="-webkit-standard" w:hAnsi="-webkit-standard"/>
                <w:color w:val="FFFFFF"/>
                <w:sz w:val="27"/>
                <w:szCs w:val="27"/>
              </w:rPr>
            </w:rPrChange>
          </w:rPr>
          <w:t>) in freshwaters.</w:t>
        </w:r>
        <w:r w:rsidRPr="001B3A97">
          <w:rPr>
            <w:rStyle w:val="apple-converted-space"/>
            <w:rFonts w:eastAsiaTheme="majorEastAsia" w:hint="eastAsia"/>
            <w:color w:val="FFFFFF"/>
            <w:rPrChange w:id="3413" w:author="Macon, Taydin Robert" w:date="2026-02-11T13:59:00Z" w16du:dateUtc="2026-02-11T21:59:00Z">
              <w:rPr>
                <w:rStyle w:val="apple-converted-space"/>
                <w:rFonts w:ascii="-webkit-standard" w:eastAsiaTheme="majorEastAsia" w:hAnsi="-webkit-standard" w:hint="eastAsia"/>
                <w:color w:val="FFFFFF"/>
                <w:sz w:val="27"/>
                <w:szCs w:val="27"/>
              </w:rPr>
            </w:rPrChange>
          </w:rPr>
          <w:t> </w:t>
        </w:r>
      </w:ins>
      <w:ins w:id="3414" w:author="Macon, Taydin Robert" w:date="2026-02-11T14:00:00Z" w16du:dateUtc="2026-02-11T22:00:00Z">
        <w:r>
          <w:rPr>
            <w:rStyle w:val="Emphasis"/>
            <w:rFonts w:eastAsiaTheme="majorEastAsia"/>
            <w:color w:val="FFFFFF"/>
          </w:rPr>
          <w:t xml:space="preserve">PeerJ. </w:t>
        </w:r>
        <w:r w:rsidRPr="001B3A97">
          <w:rPr>
            <w:rStyle w:val="Emphasis"/>
            <w:rFonts w:eastAsiaTheme="majorEastAsia"/>
            <w:i w:val="0"/>
            <w:iCs w:val="0"/>
            <w:color w:val="FFFFFF"/>
            <w:rPrChange w:id="3415" w:author="Macon, Taydin Robert" w:date="2026-02-11T14:00:00Z" w16du:dateUtc="2026-02-11T22:00:00Z">
              <w:rPr>
                <w:rStyle w:val="Emphasis"/>
                <w:rFonts w:eastAsiaTheme="majorEastAsia"/>
                <w:color w:val="FFFFFF"/>
              </w:rPr>
            </w:rPrChange>
          </w:rPr>
          <w:t>https://doi.org/10.7717/peerj.11835</w:t>
        </w:r>
      </w:ins>
    </w:p>
    <w:p w14:paraId="185F1D44" w14:textId="09A1FF8A" w:rsidR="001B3A97" w:rsidRPr="001B3A97" w:rsidRDefault="001B3A97">
      <w:pPr>
        <w:pStyle w:val="NormalWeb"/>
        <w:ind w:left="720" w:hanging="720"/>
        <w:rPr>
          <w:ins w:id="3416" w:author="Macon, Taydin Robert" w:date="2026-02-11T14:03:00Z" w16du:dateUtc="2026-02-11T22:03:00Z"/>
        </w:rPr>
      </w:pPr>
      <w:ins w:id="3417" w:author="Macon, Taydin Robert" w:date="2026-02-11T14:03:00Z" w16du:dateUtc="2026-02-11T22:03:00Z">
        <w:r w:rsidRPr="001B3A97">
          <w:rPr>
            <w:rStyle w:val="Strong"/>
            <w:rFonts w:eastAsiaTheme="majorEastAsia"/>
            <w:b w:val="0"/>
            <w:bCs w:val="0"/>
            <w:color w:val="FFFFFF"/>
            <w:rPrChange w:id="3418" w:author="Macon, Taydin Robert" w:date="2026-02-11T14:04:00Z" w16du:dateUtc="2026-02-11T22:04:00Z">
              <w:rPr>
                <w:rStyle w:val="Strong"/>
                <w:rFonts w:eastAsiaTheme="majorEastAsia"/>
                <w:color w:val="FFFFFF"/>
              </w:rPr>
            </w:rPrChange>
          </w:rPr>
          <w:t>Poyntz-Wright, I. P., Harrison, X. A., Pedersen, S., &amp; Tyler, C. R. (2024</w:t>
        </w:r>
        <w:r w:rsidRPr="001B3A97">
          <w:rPr>
            <w:rStyle w:val="Strong"/>
            <w:rFonts w:eastAsiaTheme="majorEastAsia"/>
            <w:color w:val="FFFFFF"/>
          </w:rPr>
          <w:t>).</w:t>
        </w:r>
        <w:r w:rsidRPr="001B3A97">
          <w:rPr>
            <w:rStyle w:val="apple-converted-space"/>
            <w:rFonts w:eastAsiaTheme="majorEastAsia" w:hint="eastAsia"/>
            <w:color w:val="FFFFFF"/>
            <w:rPrChange w:id="3419" w:author="Macon, Taydin Robert" w:date="2026-02-11T14:04:00Z" w16du:dateUtc="2026-02-11T22:04:00Z">
              <w:rPr>
                <w:rStyle w:val="apple-converted-space"/>
                <w:rFonts w:ascii="-webkit-standard" w:eastAsiaTheme="majorEastAsia" w:hAnsi="-webkit-standard" w:hint="eastAsia"/>
                <w:color w:val="FFFFFF"/>
                <w:sz w:val="27"/>
                <w:szCs w:val="27"/>
              </w:rPr>
            </w:rPrChange>
          </w:rPr>
          <w:t> </w:t>
        </w:r>
        <w:r w:rsidRPr="001B3A97">
          <w:rPr>
            <w:rStyle w:val="Emphasis"/>
            <w:rFonts w:eastAsiaTheme="majorEastAsia"/>
            <w:i w:val="0"/>
            <w:iCs w:val="0"/>
            <w:color w:val="FFFFFF"/>
            <w:rPrChange w:id="3420" w:author="Macon, Taydin Robert" w:date="2026-02-11T14:04:00Z" w16du:dateUtc="2026-02-11T22:04:00Z">
              <w:rPr>
                <w:rStyle w:val="Emphasis"/>
                <w:rFonts w:eastAsiaTheme="majorEastAsia"/>
                <w:color w:val="FFFFFF"/>
              </w:rPr>
            </w:rPrChange>
          </w:rPr>
          <w:t>Effectiveness of eDNA for monitoring riverine macroinvertebrates</w:t>
        </w:r>
        <w:r w:rsidRPr="001B3A97">
          <w:rPr>
            <w:color w:val="FFFFFF"/>
            <w:rPrChange w:id="3421" w:author="Macon, Taydin Robert" w:date="2026-02-11T14:04:00Z" w16du:dateUtc="2026-02-11T22:04:00Z">
              <w:rPr>
                <w:rFonts w:ascii="-webkit-standard" w:hAnsi="-webkit-standard"/>
                <w:color w:val="FFFFFF"/>
                <w:sz w:val="27"/>
                <w:szCs w:val="27"/>
              </w:rPr>
            </w:rPrChange>
          </w:rPr>
          <w:t>.</w:t>
        </w:r>
        <w:r w:rsidRPr="001B3A97">
          <w:rPr>
            <w:rStyle w:val="apple-converted-space"/>
            <w:rFonts w:eastAsiaTheme="majorEastAsia" w:hint="eastAsia"/>
            <w:color w:val="FFFFFF"/>
            <w:rPrChange w:id="3422" w:author="Macon, Taydin Robert" w:date="2026-02-11T14:04:00Z" w16du:dateUtc="2026-02-11T22:04:00Z">
              <w:rPr>
                <w:rStyle w:val="apple-converted-space"/>
                <w:rFonts w:ascii="-webkit-standard" w:eastAsiaTheme="majorEastAsia" w:hAnsi="-webkit-standard" w:hint="eastAsia"/>
                <w:color w:val="FFFFFF"/>
                <w:sz w:val="27"/>
                <w:szCs w:val="27"/>
              </w:rPr>
            </w:rPrChange>
          </w:rPr>
          <w:t> </w:t>
        </w:r>
        <w:r w:rsidRPr="001B3A97">
          <w:rPr>
            <w:rStyle w:val="Strong"/>
            <w:rFonts w:eastAsiaTheme="majorEastAsia"/>
            <w:b w:val="0"/>
            <w:bCs w:val="0"/>
            <w:i/>
            <w:iCs/>
            <w:color w:val="FFFFFF"/>
            <w:rPrChange w:id="3423" w:author="Macon, Taydin Robert" w:date="2026-02-11T14:04:00Z" w16du:dateUtc="2026-02-11T22:04:00Z">
              <w:rPr>
                <w:rStyle w:val="Strong"/>
                <w:rFonts w:eastAsiaTheme="majorEastAsia"/>
                <w:color w:val="FFFFFF"/>
              </w:rPr>
            </w:rPrChange>
          </w:rPr>
          <w:t>Science of the Total Environment</w:t>
        </w:r>
        <w:r w:rsidRPr="001B3A97">
          <w:rPr>
            <w:color w:val="FFFFFF"/>
            <w:rPrChange w:id="3424" w:author="Macon, Taydin Robert" w:date="2026-02-11T14:04:00Z" w16du:dateUtc="2026-02-11T22:04:00Z">
              <w:rPr>
                <w:rFonts w:ascii="-webkit-standard" w:hAnsi="-webkit-standard"/>
                <w:color w:val="FFFFFF"/>
                <w:sz w:val="27"/>
                <w:szCs w:val="27"/>
              </w:rPr>
            </w:rPrChange>
          </w:rPr>
          <w:t>.</w:t>
        </w:r>
        <w:r w:rsidRPr="001B3A97">
          <w:rPr>
            <w:rStyle w:val="apple-converted-space"/>
            <w:rFonts w:eastAsiaTheme="majorEastAsia" w:hint="eastAsia"/>
            <w:color w:val="FFFFFF"/>
            <w:rPrChange w:id="3425" w:author="Macon, Taydin Robert" w:date="2026-02-11T14:04:00Z" w16du:dateUtc="2026-02-11T22:04:00Z">
              <w:rPr>
                <w:rStyle w:val="apple-converted-space"/>
                <w:rFonts w:ascii="-webkit-standard" w:eastAsiaTheme="majorEastAsia" w:hAnsi="-webkit-standard" w:hint="eastAsia"/>
                <w:color w:val="FFFFFF"/>
                <w:sz w:val="27"/>
                <w:szCs w:val="27"/>
              </w:rPr>
            </w:rPrChange>
          </w:rPr>
          <w:t> </w:t>
        </w:r>
        <w:r w:rsidRPr="001B3A97">
          <w:fldChar w:fldCharType="begin"/>
        </w:r>
        <w:r w:rsidRPr="001B3A97">
          <w:instrText>HYPERLINK "https://doi.org/10.1016/j.scitotenv.2024.173621"</w:instrText>
        </w:r>
        <w:r w:rsidRPr="001B3A97">
          <w:fldChar w:fldCharType="separate"/>
        </w:r>
        <w:r w:rsidRPr="001B3A97">
          <w:rPr>
            <w:rStyle w:val="Hyperlink"/>
          </w:rPr>
          <w:t>https://doi.org/10.1016/j.scitotenv.2024.173621</w:t>
        </w:r>
        <w:r w:rsidRPr="001B3A97">
          <w:fldChar w:fldCharType="end"/>
        </w:r>
      </w:ins>
    </w:p>
    <w:p w14:paraId="5054FC34" w14:textId="10B8B0B0" w:rsidR="00457CEF" w:rsidRPr="00CB2CCD" w:rsidRDefault="00457CEF">
      <w:pPr>
        <w:pStyle w:val="NormalWeb"/>
        <w:ind w:left="720" w:hanging="720"/>
        <w:rPr>
          <w:ins w:id="3426" w:author="Macon, Taydin Robert" w:date="2026-02-04T15:10:00Z" w16du:dateUtc="2026-02-04T23:10:00Z"/>
        </w:rPr>
        <w:pPrChange w:id="3427" w:author="Macon, Taydin Robert" w:date="2026-02-04T15:41:00Z" w16du:dateUtc="2026-02-04T23:41:00Z">
          <w:pPr>
            <w:pStyle w:val="NormalWeb"/>
            <w:ind w:hanging="720"/>
          </w:pPr>
        </w:pPrChange>
      </w:pPr>
      <w:ins w:id="3428" w:author="Macon, Taydin Robert" w:date="2026-02-04T15:10:00Z" w16du:dateUtc="2026-02-04T23:10:00Z">
        <w:r w:rsidRPr="001B3A97">
          <w:rPr>
            <w:rStyle w:val="Strong"/>
            <w:rFonts w:eastAsiaTheme="majorEastAsia"/>
            <w:b w:val="0"/>
            <w:bCs w:val="0"/>
          </w:rPr>
          <w:t>R Core Team. (2023).</w:t>
        </w:r>
        <w:r w:rsidRPr="001B3A97">
          <w:t xml:space="preserve"> </w:t>
        </w:r>
        <w:r w:rsidRPr="001B3A97">
          <w:rPr>
            <w:rStyle w:val="Emphasis"/>
            <w:rFonts w:eastAsiaTheme="majorEastAsia"/>
          </w:rPr>
          <w:t>R: A language and environment for statistical computing</w:t>
        </w:r>
        <w:r w:rsidRPr="001B3A97">
          <w:t>. R Foundation for Statistical Computing, Vienna, Austria.</w:t>
        </w:r>
        <w:r w:rsidRPr="001B3A97">
          <w:rPr>
            <w:rStyle w:val="apple-converted-space"/>
            <w:rFonts w:eastAsiaTheme="majorEastAsia"/>
          </w:rPr>
          <w:t> </w:t>
        </w:r>
        <w:r w:rsidRPr="001B3A97">
          <w:fldChar w:fldCharType="begin"/>
        </w:r>
        <w:r w:rsidRPr="001B3A97">
          <w:instrText>HYPERLINK "https://www.r-project.org/" \t "_new"</w:instrText>
        </w:r>
        <w:r w:rsidRPr="001B3A97">
          <w:fldChar w:fldCharType="separate"/>
        </w:r>
        <w:r w:rsidRPr="001B3A97">
          <w:rPr>
            <w:rStyle w:val="Hyperlink"/>
            <w:rFonts w:eastAsiaTheme="majorEastAsia"/>
          </w:rPr>
          <w:t>https://www.R-project.org/</w:t>
        </w:r>
        <w:r w:rsidRPr="001B3A97">
          <w:fldChar w:fldCharType="end"/>
        </w:r>
      </w:ins>
    </w:p>
    <w:p w14:paraId="04689292" w14:textId="2FB08623" w:rsidR="002453FC" w:rsidRPr="002453FC" w:rsidRDefault="002453FC">
      <w:pPr>
        <w:pStyle w:val="NormalWeb"/>
        <w:ind w:left="720" w:hanging="720"/>
        <w:rPr>
          <w:ins w:id="3429" w:author="Macon, Taydin Robert" w:date="2026-02-11T14:10:00Z" w16du:dateUtc="2026-02-11T22:10:00Z"/>
        </w:rPr>
      </w:pPr>
      <w:ins w:id="3430" w:author="Macon, Taydin Robert" w:date="2026-02-11T14:10:00Z" w16du:dateUtc="2026-02-11T22:10:00Z">
        <w:r w:rsidRPr="002453FC">
          <w:rPr>
            <w:rStyle w:val="Strong"/>
            <w:rFonts w:eastAsiaTheme="majorEastAsia"/>
            <w:b w:val="0"/>
            <w:bCs w:val="0"/>
            <w:color w:val="FFFFFF"/>
            <w:rPrChange w:id="3431" w:author="Macon, Taydin Robert" w:date="2026-02-11T14:11:00Z" w16du:dateUtc="2026-02-11T22:11:00Z">
              <w:rPr>
                <w:rStyle w:val="Strong"/>
                <w:rFonts w:eastAsiaTheme="majorEastAsia"/>
                <w:color w:val="FFFFFF"/>
              </w:rPr>
            </w:rPrChange>
          </w:rPr>
          <w:t>Randall, L. A., Goldberg, C. S., &amp; Moehenschlager, A. (2023).</w:t>
        </w:r>
        <w:r w:rsidRPr="002453FC">
          <w:rPr>
            <w:rStyle w:val="apple-converted-space"/>
            <w:rFonts w:eastAsiaTheme="majorEastAsia" w:hint="eastAsia"/>
            <w:color w:val="FFFFFF"/>
            <w:rPrChange w:id="3432" w:author="Macon, Taydin Robert" w:date="2026-02-11T14:10:00Z" w16du:dateUtc="2026-02-11T22:10:00Z">
              <w:rPr>
                <w:rStyle w:val="apple-converted-space"/>
                <w:rFonts w:ascii="-webkit-standard" w:eastAsiaTheme="majorEastAsia" w:hAnsi="-webkit-standard" w:hint="eastAsia"/>
                <w:color w:val="FFFFFF"/>
                <w:sz w:val="27"/>
                <w:szCs w:val="27"/>
              </w:rPr>
            </w:rPrChange>
          </w:rPr>
          <w:t> </w:t>
        </w:r>
        <w:r w:rsidRPr="002453FC">
          <w:rPr>
            <w:color w:val="FFFFFF"/>
            <w:rPrChange w:id="3433" w:author="Macon, Taydin Robert" w:date="2026-02-11T14:10:00Z" w16du:dateUtc="2026-02-11T22:10:00Z">
              <w:rPr>
                <w:rFonts w:ascii="-webkit-standard" w:hAnsi="-webkit-standard"/>
                <w:color w:val="FFFFFF"/>
                <w:sz w:val="27"/>
                <w:szCs w:val="27"/>
              </w:rPr>
            </w:rPrChange>
          </w:rPr>
          <w:t>Environmental DNA surveys can underestimate amphibian occupancy and overestimate detection probability: implications for practice.</w:t>
        </w:r>
        <w:r w:rsidRPr="002453FC">
          <w:rPr>
            <w:rStyle w:val="apple-converted-space"/>
            <w:rFonts w:eastAsiaTheme="majorEastAsia" w:hint="eastAsia"/>
            <w:color w:val="FFFFFF"/>
            <w:rPrChange w:id="3434" w:author="Macon, Taydin Robert" w:date="2026-02-11T14:10:00Z" w16du:dateUtc="2026-02-11T22:10:00Z">
              <w:rPr>
                <w:rStyle w:val="apple-converted-space"/>
                <w:rFonts w:ascii="-webkit-standard" w:eastAsiaTheme="majorEastAsia" w:hAnsi="-webkit-standard" w:hint="eastAsia"/>
                <w:color w:val="FFFFFF"/>
                <w:sz w:val="27"/>
                <w:szCs w:val="27"/>
              </w:rPr>
            </w:rPrChange>
          </w:rPr>
          <w:t> </w:t>
        </w:r>
        <w:r w:rsidRPr="002453FC">
          <w:rPr>
            <w:rStyle w:val="Emphasis"/>
            <w:rFonts w:eastAsiaTheme="majorEastAsia"/>
            <w:color w:val="FFFFFF"/>
          </w:rPr>
          <w:t>The Journal of Wildlife Management</w:t>
        </w:r>
        <w:r w:rsidRPr="002453FC">
          <w:rPr>
            <w:color w:val="FFFFFF"/>
            <w:rPrChange w:id="3435" w:author="Macon, Taydin Robert" w:date="2026-02-11T14:10:00Z" w16du:dateUtc="2026-02-11T22:10:00Z">
              <w:rPr>
                <w:rFonts w:ascii="-webkit-standard" w:hAnsi="-webkit-standard"/>
                <w:color w:val="FFFFFF"/>
                <w:sz w:val="27"/>
                <w:szCs w:val="27"/>
              </w:rPr>
            </w:rPrChange>
          </w:rPr>
          <w:t>.</w:t>
        </w:r>
        <w:r w:rsidRPr="002453FC">
          <w:rPr>
            <w:rStyle w:val="apple-converted-space"/>
            <w:rFonts w:eastAsiaTheme="majorEastAsia" w:hint="eastAsia"/>
            <w:color w:val="FFFFFF"/>
            <w:rPrChange w:id="3436" w:author="Macon, Taydin Robert" w:date="2026-02-11T14:10:00Z" w16du:dateUtc="2026-02-11T22:10:00Z">
              <w:rPr>
                <w:rStyle w:val="apple-converted-space"/>
                <w:rFonts w:ascii="-webkit-standard" w:eastAsiaTheme="majorEastAsia" w:hAnsi="-webkit-standard" w:hint="eastAsia"/>
                <w:color w:val="FFFFFF"/>
                <w:sz w:val="27"/>
                <w:szCs w:val="27"/>
              </w:rPr>
            </w:rPrChange>
          </w:rPr>
          <w:t> </w:t>
        </w:r>
        <w:r w:rsidRPr="002453FC">
          <w:fldChar w:fldCharType="begin"/>
        </w:r>
        <w:r w:rsidRPr="002453FC">
          <w:instrText>HYPERLINK "https://doi.org/10.1002/jwmg.22463"</w:instrText>
        </w:r>
        <w:r w:rsidRPr="002453FC">
          <w:fldChar w:fldCharType="separate"/>
        </w:r>
        <w:r w:rsidRPr="002453FC">
          <w:rPr>
            <w:rStyle w:val="Hyperlink"/>
          </w:rPr>
          <w:t>https://doi.org/10.1002/jwmg.22463</w:t>
        </w:r>
        <w:r w:rsidRPr="002453FC">
          <w:fldChar w:fldCharType="end"/>
        </w:r>
      </w:ins>
    </w:p>
    <w:p w14:paraId="68D9F490" w14:textId="5DE4EE5F" w:rsidR="002453FC" w:rsidRPr="002453FC" w:rsidRDefault="002453FC">
      <w:pPr>
        <w:pStyle w:val="NormalWeb"/>
        <w:ind w:left="720" w:hanging="720"/>
        <w:rPr>
          <w:ins w:id="3437" w:author="Macon, Taydin Robert" w:date="2026-02-11T14:12:00Z" w16du:dateUtc="2026-02-11T22:12:00Z"/>
        </w:rPr>
      </w:pPr>
      <w:ins w:id="3438" w:author="Macon, Taydin Robert" w:date="2026-02-11T14:12:00Z" w16du:dateUtc="2026-02-11T22:12:00Z">
        <w:r w:rsidRPr="002453FC">
          <w:rPr>
            <w:rStyle w:val="Strong"/>
            <w:rFonts w:eastAsiaTheme="majorEastAsia"/>
            <w:b w:val="0"/>
            <w:bCs w:val="0"/>
            <w:color w:val="FFFFFF"/>
            <w:rPrChange w:id="3439" w:author="Macon, Taydin Robert" w:date="2026-02-11T14:13:00Z" w16du:dateUtc="2026-02-11T22:13:00Z">
              <w:rPr>
                <w:rStyle w:val="Strong"/>
                <w:rFonts w:eastAsiaTheme="majorEastAsia"/>
                <w:color w:val="FFFFFF"/>
              </w:rPr>
            </w:rPrChange>
          </w:rPr>
          <w:t>Rees, H. C., Maddison, B. C., Middleditch, D. J., Patmore, J. R. M., &amp; Gough, K. C. (2014).</w:t>
        </w:r>
        <w:r w:rsidRPr="002453FC">
          <w:rPr>
            <w:rStyle w:val="apple-converted-space"/>
            <w:rFonts w:eastAsiaTheme="majorEastAsia" w:hint="eastAsia"/>
            <w:color w:val="FFFFFF"/>
            <w:rPrChange w:id="3440" w:author="Macon, Taydin Robert" w:date="2026-02-11T14:13:00Z" w16du:dateUtc="2026-02-11T22:13:00Z">
              <w:rPr>
                <w:rStyle w:val="apple-converted-space"/>
                <w:rFonts w:ascii="-webkit-standard" w:eastAsiaTheme="majorEastAsia" w:hAnsi="-webkit-standard" w:hint="eastAsia"/>
                <w:color w:val="FFFFFF"/>
                <w:sz w:val="27"/>
                <w:szCs w:val="27"/>
              </w:rPr>
            </w:rPrChange>
          </w:rPr>
          <w:t> </w:t>
        </w:r>
        <w:r w:rsidRPr="002453FC">
          <w:rPr>
            <w:color w:val="FFFFFF"/>
            <w:rPrChange w:id="3441" w:author="Macon, Taydin Robert" w:date="2026-02-11T14:13:00Z" w16du:dateUtc="2026-02-11T22:13:00Z">
              <w:rPr>
                <w:rFonts w:ascii="-webkit-standard" w:hAnsi="-webkit-standard"/>
                <w:color w:val="FFFFFF"/>
                <w:sz w:val="27"/>
                <w:szCs w:val="27"/>
              </w:rPr>
            </w:rPrChange>
          </w:rPr>
          <w:t xml:space="preserve">The detection of aquatic animal species using environmental DNA </w:t>
        </w:r>
        <w:r w:rsidRPr="002453FC">
          <w:rPr>
            <w:rFonts w:hint="eastAsia"/>
            <w:color w:val="FFFFFF"/>
            <w:rPrChange w:id="3442" w:author="Macon, Taydin Robert" w:date="2026-02-11T14:13:00Z" w16du:dateUtc="2026-02-11T22:13:00Z">
              <w:rPr>
                <w:rFonts w:ascii="-webkit-standard" w:hAnsi="-webkit-standard" w:hint="eastAsia"/>
                <w:color w:val="FFFFFF"/>
                <w:sz w:val="27"/>
                <w:szCs w:val="27"/>
              </w:rPr>
            </w:rPrChange>
          </w:rPr>
          <w:t>–</w:t>
        </w:r>
        <w:r w:rsidRPr="002453FC">
          <w:rPr>
            <w:color w:val="FFFFFF"/>
            <w:rPrChange w:id="3443" w:author="Macon, Taydin Robert" w:date="2026-02-11T14:13:00Z" w16du:dateUtc="2026-02-11T22:13:00Z">
              <w:rPr>
                <w:rFonts w:ascii="-webkit-standard" w:hAnsi="-webkit-standard"/>
                <w:color w:val="FFFFFF"/>
                <w:sz w:val="27"/>
                <w:szCs w:val="27"/>
              </w:rPr>
            </w:rPrChange>
          </w:rPr>
          <w:t xml:space="preserve"> a review of eDNA as a survey tool in ecology.</w:t>
        </w:r>
        <w:r w:rsidRPr="002453FC">
          <w:rPr>
            <w:rStyle w:val="apple-converted-space"/>
            <w:rFonts w:eastAsiaTheme="majorEastAsia" w:hint="eastAsia"/>
            <w:color w:val="FFFFFF"/>
            <w:rPrChange w:id="3444" w:author="Macon, Taydin Robert" w:date="2026-02-11T14:13:00Z" w16du:dateUtc="2026-02-11T22:13:00Z">
              <w:rPr>
                <w:rStyle w:val="apple-converted-space"/>
                <w:rFonts w:ascii="-webkit-standard" w:eastAsiaTheme="majorEastAsia" w:hAnsi="-webkit-standard" w:hint="eastAsia"/>
                <w:color w:val="FFFFFF"/>
                <w:sz w:val="27"/>
                <w:szCs w:val="27"/>
              </w:rPr>
            </w:rPrChange>
          </w:rPr>
          <w:t> </w:t>
        </w:r>
        <w:r w:rsidRPr="002453FC">
          <w:rPr>
            <w:rStyle w:val="Emphasis"/>
            <w:rFonts w:eastAsiaTheme="majorEastAsia"/>
            <w:color w:val="FFFFFF"/>
          </w:rPr>
          <w:t>Journal of Applied Ecology</w:t>
        </w:r>
        <w:r w:rsidRPr="002453FC">
          <w:rPr>
            <w:color w:val="FFFFFF"/>
            <w:rPrChange w:id="3445" w:author="Macon, Taydin Robert" w:date="2026-02-11T14:13:00Z" w16du:dateUtc="2026-02-11T22:13:00Z">
              <w:rPr>
                <w:rFonts w:ascii="-webkit-standard" w:hAnsi="-webkit-standard"/>
                <w:color w:val="FFFFFF"/>
                <w:sz w:val="27"/>
                <w:szCs w:val="27"/>
              </w:rPr>
            </w:rPrChange>
          </w:rPr>
          <w:t>.</w:t>
        </w:r>
        <w:r w:rsidRPr="002453FC">
          <w:rPr>
            <w:rStyle w:val="apple-converted-space"/>
            <w:rFonts w:eastAsiaTheme="majorEastAsia" w:hint="eastAsia"/>
            <w:color w:val="FFFFFF"/>
            <w:rPrChange w:id="3446" w:author="Macon, Taydin Robert" w:date="2026-02-11T14:13:00Z" w16du:dateUtc="2026-02-11T22:13:00Z">
              <w:rPr>
                <w:rStyle w:val="apple-converted-space"/>
                <w:rFonts w:ascii="-webkit-standard" w:eastAsiaTheme="majorEastAsia" w:hAnsi="-webkit-standard" w:hint="eastAsia"/>
                <w:color w:val="FFFFFF"/>
                <w:sz w:val="27"/>
                <w:szCs w:val="27"/>
              </w:rPr>
            </w:rPrChange>
          </w:rPr>
          <w:t> </w:t>
        </w:r>
        <w:r w:rsidRPr="002453FC">
          <w:fldChar w:fldCharType="begin"/>
        </w:r>
        <w:r w:rsidRPr="002453FC">
          <w:instrText>HYPERLINK "https://doi.org/10.1111/1365-2664.12306"</w:instrText>
        </w:r>
        <w:r w:rsidRPr="002453FC">
          <w:fldChar w:fldCharType="separate"/>
        </w:r>
        <w:r w:rsidRPr="002453FC">
          <w:rPr>
            <w:rStyle w:val="Hyperlink"/>
          </w:rPr>
          <w:t>https://doi.org/10.1111/1365-2664.12306</w:t>
        </w:r>
        <w:r w:rsidRPr="002453FC">
          <w:fldChar w:fldCharType="end"/>
        </w:r>
      </w:ins>
    </w:p>
    <w:p w14:paraId="03DBD77A" w14:textId="1D59E65F" w:rsidR="002453FC" w:rsidRPr="002453FC" w:rsidRDefault="002453FC">
      <w:pPr>
        <w:pStyle w:val="NormalWeb"/>
        <w:ind w:left="720" w:hanging="720"/>
        <w:rPr>
          <w:ins w:id="3447" w:author="Macon, Taydin Robert" w:date="2026-02-11T14:16:00Z" w16du:dateUtc="2026-02-11T22:16:00Z"/>
          <w:rStyle w:val="Emphasis"/>
          <w:rFonts w:eastAsiaTheme="majorEastAsia"/>
          <w:i w:val="0"/>
          <w:iCs w:val="0"/>
          <w:color w:val="FFFFFF"/>
          <w:rPrChange w:id="3448" w:author="Macon, Taydin Robert" w:date="2026-02-11T14:17:00Z" w16du:dateUtc="2026-02-11T22:17:00Z">
            <w:rPr>
              <w:ins w:id="3449" w:author="Macon, Taydin Robert" w:date="2026-02-11T14:16:00Z" w16du:dateUtc="2026-02-11T22:16:00Z"/>
              <w:rStyle w:val="Emphasis"/>
              <w:rFonts w:eastAsiaTheme="majorEastAsia"/>
              <w:color w:val="FFFFFF"/>
            </w:rPr>
          </w:rPrChange>
        </w:rPr>
      </w:pPr>
      <w:ins w:id="3450" w:author="Macon, Taydin Robert" w:date="2026-02-11T14:16:00Z" w16du:dateUtc="2026-02-11T22:16:00Z">
        <w:r w:rsidRPr="002453FC">
          <w:rPr>
            <w:rStyle w:val="Strong"/>
            <w:rFonts w:eastAsiaTheme="majorEastAsia"/>
            <w:b w:val="0"/>
            <w:bCs w:val="0"/>
            <w:color w:val="FFFFFF"/>
            <w:rPrChange w:id="3451" w:author="Macon, Taydin Robert" w:date="2026-02-11T14:17:00Z" w16du:dateUtc="2026-02-11T22:17:00Z">
              <w:rPr>
                <w:rStyle w:val="Strong"/>
                <w:rFonts w:eastAsiaTheme="majorEastAsia"/>
                <w:color w:val="FFFFFF"/>
              </w:rPr>
            </w:rPrChange>
          </w:rPr>
          <w:t>Rice, C. J., Larson, E. R., &amp; Taylor, C. A. (2018).</w:t>
        </w:r>
        <w:r w:rsidRPr="002453FC">
          <w:rPr>
            <w:rStyle w:val="apple-converted-space"/>
            <w:rFonts w:eastAsiaTheme="majorEastAsia" w:hint="eastAsia"/>
            <w:color w:val="FFFFFF"/>
            <w:rPrChange w:id="3452" w:author="Macon, Taydin Robert" w:date="2026-02-11T14:17:00Z" w16du:dateUtc="2026-02-11T22:17:00Z">
              <w:rPr>
                <w:rStyle w:val="apple-converted-space"/>
                <w:rFonts w:ascii="-webkit-standard" w:eastAsiaTheme="majorEastAsia" w:hAnsi="-webkit-standard" w:hint="eastAsia"/>
                <w:color w:val="FFFFFF"/>
                <w:sz w:val="27"/>
                <w:szCs w:val="27"/>
              </w:rPr>
            </w:rPrChange>
          </w:rPr>
          <w:t> </w:t>
        </w:r>
        <w:r w:rsidRPr="002453FC">
          <w:rPr>
            <w:color w:val="FFFFFF"/>
            <w:rPrChange w:id="3453" w:author="Macon, Taydin Robert" w:date="2026-02-11T14:17:00Z" w16du:dateUtc="2026-02-11T22:17:00Z">
              <w:rPr>
                <w:rFonts w:ascii="-webkit-standard" w:hAnsi="-webkit-standard"/>
                <w:color w:val="FFFFFF"/>
                <w:sz w:val="27"/>
                <w:szCs w:val="27"/>
              </w:rPr>
            </w:rPrChange>
          </w:rPr>
          <w:t>Environmental DNA detects a rare large river crayfish but with little relation to local abundance.</w:t>
        </w:r>
        <w:r w:rsidRPr="002453FC">
          <w:rPr>
            <w:rStyle w:val="apple-converted-space"/>
            <w:rFonts w:eastAsiaTheme="majorEastAsia" w:hint="eastAsia"/>
            <w:color w:val="FFFFFF"/>
            <w:rPrChange w:id="3454" w:author="Macon, Taydin Robert" w:date="2026-02-11T14:17:00Z" w16du:dateUtc="2026-02-11T22:17:00Z">
              <w:rPr>
                <w:rStyle w:val="apple-converted-space"/>
                <w:rFonts w:ascii="-webkit-standard" w:eastAsiaTheme="majorEastAsia" w:hAnsi="-webkit-standard" w:hint="eastAsia"/>
                <w:color w:val="FFFFFF"/>
                <w:sz w:val="27"/>
                <w:szCs w:val="27"/>
              </w:rPr>
            </w:rPrChange>
          </w:rPr>
          <w:t> </w:t>
        </w:r>
        <w:r w:rsidRPr="002453FC">
          <w:rPr>
            <w:rStyle w:val="Emphasis"/>
            <w:rFonts w:eastAsiaTheme="majorEastAsia"/>
            <w:color w:val="FFFFFF"/>
          </w:rPr>
          <w:t xml:space="preserve">Freshwater </w:t>
        </w:r>
      </w:ins>
      <w:ins w:id="3455" w:author="Macon, Taydin Robert" w:date="2026-02-11T14:17:00Z" w16du:dateUtc="2026-02-11T22:17:00Z">
        <w:r w:rsidRPr="002453FC">
          <w:rPr>
            <w:rStyle w:val="Emphasis"/>
            <w:rFonts w:eastAsiaTheme="majorEastAsia"/>
            <w:color w:val="FFFFFF"/>
          </w:rPr>
          <w:t>Biology</w:t>
        </w:r>
      </w:ins>
      <w:ins w:id="3456" w:author="Macon, Taydin Robert" w:date="2026-02-11T14:16:00Z" w16du:dateUtc="2026-02-11T22:16:00Z">
        <w:r w:rsidRPr="00492C18">
          <w:rPr>
            <w:rStyle w:val="Emphasis"/>
            <w:rFonts w:eastAsiaTheme="majorEastAsia"/>
            <w:color w:val="FFFFFF"/>
          </w:rPr>
          <w:t xml:space="preserve">. </w:t>
        </w:r>
      </w:ins>
      <w:ins w:id="3457" w:author="Macon, Taydin Robert" w:date="2026-02-11T14:17:00Z" w16du:dateUtc="2026-02-11T22:17:00Z">
        <w:r w:rsidRPr="002453FC">
          <w:rPr>
            <w:rStyle w:val="Emphasis"/>
            <w:rFonts w:eastAsiaTheme="majorEastAsia"/>
            <w:i w:val="0"/>
            <w:iCs w:val="0"/>
            <w:color w:val="FFFFFF"/>
            <w:rPrChange w:id="3458" w:author="Macon, Taydin Robert" w:date="2026-02-11T14:17:00Z" w16du:dateUtc="2026-02-11T22:17:00Z">
              <w:rPr>
                <w:rStyle w:val="Emphasis"/>
                <w:rFonts w:eastAsiaTheme="majorEastAsia"/>
                <w:color w:val="FFFFFF"/>
              </w:rPr>
            </w:rPrChange>
          </w:rPr>
          <w:t>https://doi.org/10.1111/fwb.13081</w:t>
        </w:r>
      </w:ins>
    </w:p>
    <w:p w14:paraId="5C485F45" w14:textId="1F45B6AF" w:rsidR="002453FC" w:rsidRPr="002453FC" w:rsidRDefault="002453FC">
      <w:pPr>
        <w:pStyle w:val="NormalWeb"/>
        <w:ind w:left="720" w:hanging="720"/>
        <w:rPr>
          <w:ins w:id="3459" w:author="Macon, Taydin Robert" w:date="2026-02-11T14:21:00Z" w16du:dateUtc="2026-02-11T22:21:00Z"/>
        </w:rPr>
      </w:pPr>
      <w:ins w:id="3460" w:author="Macon, Taydin Robert" w:date="2026-02-11T14:21:00Z" w16du:dateUtc="2026-02-11T22:21:00Z">
        <w:r w:rsidRPr="002453FC">
          <w:rPr>
            <w:rStyle w:val="Strong"/>
            <w:rFonts w:eastAsiaTheme="majorEastAsia"/>
            <w:b w:val="0"/>
            <w:bCs w:val="0"/>
            <w:color w:val="FFFFFF"/>
            <w:rPrChange w:id="3461" w:author="Macon, Taydin Robert" w:date="2026-02-11T14:22:00Z" w16du:dateUtc="2026-02-11T22:22:00Z">
              <w:rPr>
                <w:rStyle w:val="Strong"/>
                <w:rFonts w:eastAsiaTheme="majorEastAsia"/>
                <w:color w:val="FFFFFF"/>
              </w:rPr>
            </w:rPrChange>
          </w:rPr>
          <w:t>Robinson, A. T., Paroz, Y. M., Clement, M. J., Franklin, T. W., Dysthe, J. C., Young, M. K., McKelvey, K. S., &amp; Carim, K. J. (2019).</w:t>
        </w:r>
        <w:r w:rsidRPr="002453FC">
          <w:rPr>
            <w:rStyle w:val="apple-converted-space"/>
            <w:rFonts w:eastAsiaTheme="majorEastAsia" w:hint="eastAsia"/>
            <w:color w:val="FFFFFF"/>
            <w:rPrChange w:id="3462" w:author="Macon, Taydin Robert" w:date="2026-02-11T14:22:00Z" w16du:dateUtc="2026-02-11T22:22:00Z">
              <w:rPr>
                <w:rStyle w:val="apple-converted-space"/>
                <w:rFonts w:ascii="-webkit-standard" w:eastAsiaTheme="majorEastAsia" w:hAnsi="-webkit-standard" w:hint="eastAsia"/>
                <w:color w:val="FFFFFF"/>
                <w:sz w:val="27"/>
                <w:szCs w:val="27"/>
              </w:rPr>
            </w:rPrChange>
          </w:rPr>
          <w:t> </w:t>
        </w:r>
        <w:r w:rsidRPr="002453FC">
          <w:rPr>
            <w:color w:val="FFFFFF"/>
            <w:rPrChange w:id="3463" w:author="Macon, Taydin Robert" w:date="2026-02-11T14:22:00Z" w16du:dateUtc="2026-02-11T22:22:00Z">
              <w:rPr>
                <w:rFonts w:ascii="-webkit-standard" w:hAnsi="-webkit-standard"/>
                <w:color w:val="FFFFFF"/>
                <w:sz w:val="27"/>
                <w:szCs w:val="27"/>
              </w:rPr>
            </w:rPrChange>
          </w:rPr>
          <w:t>Environmental DNA sampling of small-bodied minnows: Performance relative to location, species, and traditional sampling.</w:t>
        </w:r>
        <w:r w:rsidRPr="002453FC">
          <w:rPr>
            <w:rStyle w:val="apple-converted-space"/>
            <w:rFonts w:eastAsiaTheme="majorEastAsia" w:hint="eastAsia"/>
            <w:color w:val="FFFFFF"/>
            <w:rPrChange w:id="3464" w:author="Macon, Taydin Robert" w:date="2026-02-11T14:22:00Z" w16du:dateUtc="2026-02-11T22:22:00Z">
              <w:rPr>
                <w:rStyle w:val="apple-converted-space"/>
                <w:rFonts w:ascii="-webkit-standard" w:eastAsiaTheme="majorEastAsia" w:hAnsi="-webkit-standard" w:hint="eastAsia"/>
                <w:color w:val="FFFFFF"/>
                <w:sz w:val="27"/>
                <w:szCs w:val="27"/>
              </w:rPr>
            </w:rPrChange>
          </w:rPr>
          <w:t> </w:t>
        </w:r>
        <w:r w:rsidRPr="002453FC">
          <w:rPr>
            <w:rStyle w:val="Emphasis"/>
            <w:rFonts w:eastAsiaTheme="majorEastAsia"/>
            <w:color w:val="FFFFFF"/>
          </w:rPr>
          <w:t>North American Journal of Fisheries Management</w:t>
        </w:r>
        <w:r w:rsidRPr="002453FC">
          <w:rPr>
            <w:color w:val="FFFFFF"/>
            <w:rPrChange w:id="3465" w:author="Macon, Taydin Robert" w:date="2026-02-11T14:22:00Z" w16du:dateUtc="2026-02-11T22:22:00Z">
              <w:rPr>
                <w:rFonts w:ascii="-webkit-standard" w:hAnsi="-webkit-standard"/>
                <w:color w:val="FFFFFF"/>
                <w:sz w:val="27"/>
                <w:szCs w:val="27"/>
              </w:rPr>
            </w:rPrChange>
          </w:rPr>
          <w:t>.</w:t>
        </w:r>
        <w:r w:rsidRPr="002453FC">
          <w:rPr>
            <w:rStyle w:val="apple-converted-space"/>
            <w:rFonts w:eastAsiaTheme="majorEastAsia" w:hint="eastAsia"/>
            <w:color w:val="FFFFFF"/>
            <w:rPrChange w:id="3466" w:author="Macon, Taydin Robert" w:date="2026-02-11T14:22:00Z" w16du:dateUtc="2026-02-11T22:22:00Z">
              <w:rPr>
                <w:rStyle w:val="apple-converted-space"/>
                <w:rFonts w:ascii="-webkit-standard" w:eastAsiaTheme="majorEastAsia" w:hAnsi="-webkit-standard" w:hint="eastAsia"/>
                <w:color w:val="FFFFFF"/>
                <w:sz w:val="27"/>
                <w:szCs w:val="27"/>
              </w:rPr>
            </w:rPrChange>
          </w:rPr>
          <w:t> </w:t>
        </w:r>
        <w:r w:rsidRPr="002453FC">
          <w:fldChar w:fldCharType="begin"/>
        </w:r>
        <w:r w:rsidRPr="00492C18">
          <w:instrText>HYPERLINK "https://doi.org/10.1002/nafm.10344"</w:instrText>
        </w:r>
        <w:r w:rsidRPr="002453FC">
          <w:fldChar w:fldCharType="separate"/>
        </w:r>
        <w:r w:rsidRPr="002453FC">
          <w:rPr>
            <w:rStyle w:val="Hyperlink"/>
          </w:rPr>
          <w:t>https://doi.org/10.1002/nafm.10344</w:t>
        </w:r>
        <w:r w:rsidRPr="002453FC">
          <w:fldChar w:fldCharType="end"/>
        </w:r>
      </w:ins>
    </w:p>
    <w:p w14:paraId="46388EE3" w14:textId="5DFE51B2" w:rsidR="00492C18" w:rsidRPr="00492C18" w:rsidRDefault="00492C18">
      <w:pPr>
        <w:pStyle w:val="NormalWeb"/>
        <w:ind w:left="720" w:hanging="720"/>
        <w:rPr>
          <w:ins w:id="3467" w:author="Macon, Taydin Robert" w:date="2026-02-11T14:25:00Z" w16du:dateUtc="2026-02-11T22:25:00Z"/>
        </w:rPr>
      </w:pPr>
      <w:ins w:id="3468" w:author="Macon, Taydin Robert" w:date="2026-02-11T14:25:00Z" w16du:dateUtc="2026-02-11T22:25:00Z">
        <w:r w:rsidRPr="00492C18">
          <w:rPr>
            <w:color w:val="FFFFFF"/>
            <w:rPrChange w:id="3469" w:author="Macon, Taydin Robert" w:date="2026-02-11T14:26:00Z" w16du:dateUtc="2026-02-11T22:26:00Z">
              <w:rPr>
                <w:rFonts w:ascii="-webkit-standard" w:hAnsi="-webkit-standard"/>
                <w:color w:val="FFFFFF"/>
                <w:sz w:val="27"/>
                <w:szCs w:val="27"/>
              </w:rPr>
            </w:rPrChange>
          </w:rPr>
          <w:t>Rodgers, T. W., &amp; Mock, K. E. (2015).Drinking water as a source of environmental DNA for the detection of terrestrial wildlife species.</w:t>
        </w:r>
        <w:r w:rsidRPr="00492C18">
          <w:rPr>
            <w:rStyle w:val="apple-converted-space"/>
            <w:rFonts w:eastAsiaTheme="majorEastAsia" w:hint="eastAsia"/>
            <w:color w:val="FFFFFF"/>
            <w:rPrChange w:id="3470" w:author="Macon, Taydin Robert" w:date="2026-02-11T14:26:00Z" w16du:dateUtc="2026-02-11T22:26:00Z">
              <w:rPr>
                <w:rStyle w:val="apple-converted-space"/>
                <w:rFonts w:ascii="-webkit-standard" w:eastAsiaTheme="majorEastAsia" w:hAnsi="-webkit-standard" w:hint="eastAsia"/>
                <w:color w:val="FFFFFF"/>
                <w:sz w:val="27"/>
                <w:szCs w:val="27"/>
              </w:rPr>
            </w:rPrChange>
          </w:rPr>
          <w:t> </w:t>
        </w:r>
        <w:r w:rsidRPr="00492C18">
          <w:rPr>
            <w:rStyle w:val="Emphasis"/>
            <w:rFonts w:eastAsiaTheme="majorEastAsia"/>
            <w:color w:val="FFFFFF"/>
          </w:rPr>
          <w:t>Conservation Genetics Resources</w:t>
        </w:r>
        <w:r w:rsidRPr="00492C18">
          <w:rPr>
            <w:color w:val="FFFFFF"/>
            <w:rPrChange w:id="3471" w:author="Macon, Taydin Robert" w:date="2026-02-11T14:26:00Z" w16du:dateUtc="2026-02-11T22:26:00Z">
              <w:rPr>
                <w:rFonts w:ascii="-webkit-standard" w:hAnsi="-webkit-standard"/>
                <w:color w:val="FFFFFF"/>
                <w:sz w:val="27"/>
                <w:szCs w:val="27"/>
              </w:rPr>
            </w:rPrChange>
          </w:rPr>
          <w:t>.</w:t>
        </w:r>
        <w:r w:rsidRPr="00492C18">
          <w:rPr>
            <w:rStyle w:val="apple-converted-space"/>
            <w:rFonts w:eastAsiaTheme="majorEastAsia" w:hint="eastAsia"/>
            <w:color w:val="FFFFFF"/>
            <w:rPrChange w:id="3472" w:author="Macon, Taydin Robert" w:date="2026-02-11T14:26:00Z" w16du:dateUtc="2026-02-11T22:26:00Z">
              <w:rPr>
                <w:rStyle w:val="apple-converted-space"/>
                <w:rFonts w:ascii="-webkit-standard" w:eastAsiaTheme="majorEastAsia" w:hAnsi="-webkit-standard" w:hint="eastAsia"/>
                <w:color w:val="FFFFFF"/>
                <w:sz w:val="27"/>
                <w:szCs w:val="27"/>
              </w:rPr>
            </w:rPrChange>
          </w:rPr>
          <w:t> </w:t>
        </w:r>
        <w:r w:rsidRPr="00492C18">
          <w:fldChar w:fldCharType="begin"/>
        </w:r>
        <w:r w:rsidRPr="00492C18">
          <w:instrText>HYPERLINK "https://doi.org/10.1007/s12686-015-0478-7"</w:instrText>
        </w:r>
        <w:r w:rsidRPr="00492C18">
          <w:fldChar w:fldCharType="separate"/>
        </w:r>
        <w:r w:rsidRPr="00492C18">
          <w:rPr>
            <w:rStyle w:val="Hyperlink"/>
          </w:rPr>
          <w:t>https://doi.org/10.1007/s12686-015-0478-7</w:t>
        </w:r>
        <w:r w:rsidRPr="00492C18">
          <w:fldChar w:fldCharType="end"/>
        </w:r>
      </w:ins>
    </w:p>
    <w:p w14:paraId="376AC32F" w14:textId="270EAE13" w:rsidR="00492C18" w:rsidRPr="00492C18" w:rsidRDefault="00492C18">
      <w:pPr>
        <w:pStyle w:val="NormalWeb"/>
        <w:ind w:left="720" w:hanging="720"/>
        <w:rPr>
          <w:ins w:id="3473" w:author="Macon, Taydin Robert" w:date="2026-02-11T14:29:00Z" w16du:dateUtc="2026-02-11T22:29:00Z"/>
        </w:rPr>
      </w:pPr>
      <w:ins w:id="3474" w:author="Macon, Taydin Robert" w:date="2026-02-11T14:29:00Z" w16du:dateUtc="2026-02-11T22:29:00Z">
        <w:r w:rsidRPr="00492C18">
          <w:rPr>
            <w:rStyle w:val="Strong"/>
            <w:rFonts w:eastAsiaTheme="majorEastAsia"/>
            <w:b w:val="0"/>
            <w:bCs w:val="0"/>
            <w:color w:val="FFFFFF"/>
            <w:rPrChange w:id="3475" w:author="Macon, Taydin Robert" w:date="2026-02-11T14:30:00Z" w16du:dateUtc="2026-02-11T22:30:00Z">
              <w:rPr>
                <w:rStyle w:val="Strong"/>
                <w:rFonts w:eastAsiaTheme="majorEastAsia"/>
                <w:color w:val="FFFFFF"/>
              </w:rPr>
            </w:rPrChange>
          </w:rPr>
          <w:t>Rose, J. P., Wademan, C., Weir, S., Wood, J. S., &amp; Todd, B. D. (2019).</w:t>
        </w:r>
        <w:r w:rsidRPr="00492C18">
          <w:rPr>
            <w:rStyle w:val="apple-converted-space"/>
            <w:rFonts w:eastAsiaTheme="majorEastAsia" w:hint="eastAsia"/>
            <w:color w:val="FFFFFF"/>
            <w:rPrChange w:id="3476" w:author="Macon, Taydin Robert" w:date="2026-02-11T14:30:00Z" w16du:dateUtc="2026-02-11T22:30:00Z">
              <w:rPr>
                <w:rStyle w:val="apple-converted-space"/>
                <w:rFonts w:ascii="-webkit-standard" w:eastAsiaTheme="majorEastAsia" w:hAnsi="-webkit-standard" w:hint="eastAsia"/>
                <w:color w:val="FFFFFF"/>
                <w:sz w:val="27"/>
                <w:szCs w:val="27"/>
              </w:rPr>
            </w:rPrChange>
          </w:rPr>
          <w:t> </w:t>
        </w:r>
        <w:r w:rsidRPr="00492C18">
          <w:rPr>
            <w:color w:val="FFFFFF"/>
            <w:rPrChange w:id="3477" w:author="Macon, Taydin Robert" w:date="2026-02-11T14:30:00Z" w16du:dateUtc="2026-02-11T22:30:00Z">
              <w:rPr>
                <w:rFonts w:ascii="-webkit-standard" w:hAnsi="-webkit-standard"/>
                <w:color w:val="FFFFFF"/>
                <w:sz w:val="27"/>
                <w:szCs w:val="27"/>
              </w:rPr>
            </w:rPrChange>
          </w:rPr>
          <w:t>Traditional trapping methods outperform eDNA sampling for introduced semi-aquatic snakes.</w:t>
        </w:r>
        <w:r w:rsidRPr="00492C18">
          <w:rPr>
            <w:rStyle w:val="apple-converted-space"/>
            <w:rFonts w:eastAsiaTheme="majorEastAsia" w:hint="eastAsia"/>
            <w:color w:val="FFFFFF"/>
            <w:rPrChange w:id="3478" w:author="Macon, Taydin Robert" w:date="2026-02-11T14:30:00Z" w16du:dateUtc="2026-02-11T22:30:00Z">
              <w:rPr>
                <w:rStyle w:val="apple-converted-space"/>
                <w:rFonts w:ascii="-webkit-standard" w:eastAsiaTheme="majorEastAsia" w:hAnsi="-webkit-standard" w:hint="eastAsia"/>
                <w:color w:val="FFFFFF"/>
                <w:sz w:val="27"/>
                <w:szCs w:val="27"/>
              </w:rPr>
            </w:rPrChange>
          </w:rPr>
          <w:t> </w:t>
        </w:r>
        <w:r w:rsidRPr="00492C18">
          <w:rPr>
            <w:rStyle w:val="Emphasis"/>
            <w:rFonts w:eastAsiaTheme="majorEastAsia"/>
            <w:color w:val="FFFFFF"/>
          </w:rPr>
          <w:t>PLOS ONE</w:t>
        </w:r>
        <w:r w:rsidRPr="00492C18">
          <w:rPr>
            <w:color w:val="FFFFFF"/>
            <w:rPrChange w:id="3479" w:author="Macon, Taydin Robert" w:date="2026-02-11T14:30:00Z" w16du:dateUtc="2026-02-11T22:30:00Z">
              <w:rPr>
                <w:rFonts w:ascii="-webkit-standard" w:hAnsi="-webkit-standard"/>
                <w:color w:val="FFFFFF"/>
                <w:sz w:val="27"/>
                <w:szCs w:val="27"/>
              </w:rPr>
            </w:rPrChange>
          </w:rPr>
          <w:t>.</w:t>
        </w:r>
        <w:r w:rsidRPr="00492C18">
          <w:rPr>
            <w:rStyle w:val="apple-converted-space"/>
            <w:rFonts w:eastAsiaTheme="majorEastAsia" w:hint="eastAsia"/>
            <w:color w:val="FFFFFF"/>
            <w:rPrChange w:id="3480" w:author="Macon, Taydin Robert" w:date="2026-02-11T14:30:00Z" w16du:dateUtc="2026-02-11T22:30:00Z">
              <w:rPr>
                <w:rStyle w:val="apple-converted-space"/>
                <w:rFonts w:ascii="-webkit-standard" w:eastAsiaTheme="majorEastAsia" w:hAnsi="-webkit-standard" w:hint="eastAsia"/>
                <w:color w:val="FFFFFF"/>
                <w:sz w:val="27"/>
                <w:szCs w:val="27"/>
              </w:rPr>
            </w:rPrChange>
          </w:rPr>
          <w:t> </w:t>
        </w:r>
        <w:r w:rsidRPr="00492C18">
          <w:fldChar w:fldCharType="begin"/>
        </w:r>
        <w:r w:rsidRPr="00C97AFB">
          <w:instrText>HYPERLINK "https://doi.org/10.1371/journal.pone.0219244"</w:instrText>
        </w:r>
        <w:r w:rsidRPr="00492C18">
          <w:fldChar w:fldCharType="separate"/>
        </w:r>
        <w:r w:rsidRPr="00492C18">
          <w:rPr>
            <w:rStyle w:val="Hyperlink"/>
          </w:rPr>
          <w:t>https://doi.org/10.1371/journal.pone.0219244</w:t>
        </w:r>
        <w:r w:rsidRPr="00492C18">
          <w:fldChar w:fldCharType="end"/>
        </w:r>
      </w:ins>
    </w:p>
    <w:p w14:paraId="3A090953" w14:textId="237BD7AB" w:rsidR="00492C18" w:rsidRDefault="00492C18">
      <w:pPr>
        <w:pStyle w:val="NormalWeb"/>
        <w:ind w:left="720" w:hanging="720"/>
        <w:rPr>
          <w:ins w:id="3481" w:author="Macon, Taydin Robert" w:date="2026-02-11T14:33:00Z" w16du:dateUtc="2026-02-11T22:33:00Z"/>
          <w:rStyle w:val="Strong"/>
          <w:rFonts w:eastAsiaTheme="majorEastAsia"/>
          <w:color w:val="FFFFFF"/>
        </w:rPr>
      </w:pPr>
      <w:ins w:id="3482" w:author="Macon, Taydin Robert" w:date="2026-02-11T14:33:00Z" w16du:dateUtc="2026-02-11T22:33:00Z">
        <w:r w:rsidRPr="00C97AFB">
          <w:rPr>
            <w:rStyle w:val="Strong"/>
            <w:rFonts w:eastAsiaTheme="majorEastAsia"/>
            <w:b w:val="0"/>
            <w:bCs w:val="0"/>
            <w:color w:val="FFFFFF"/>
            <w:rPrChange w:id="3483" w:author="Macon, Taydin Robert" w:date="2026-02-11T14:33:00Z" w16du:dateUtc="2026-02-11T22:33:00Z">
              <w:rPr>
                <w:rStyle w:val="Strong"/>
                <w:rFonts w:eastAsiaTheme="majorEastAsia"/>
                <w:color w:val="FFFFFF"/>
              </w:rPr>
            </w:rPrChange>
          </w:rPr>
          <w:t>Sales, N. G., Kaizer, M. C., Coscia, I., Perkins, J. C., Highlands, A., Boubli, J. P., Magnusson, W. E., &amp; Mariani, S. (2020).</w:t>
        </w:r>
        <w:r>
          <w:rPr>
            <w:rStyle w:val="apple-converted-space"/>
            <w:rFonts w:ascii="-webkit-standard" w:eastAsiaTheme="majorEastAsia" w:hAnsi="-webkit-standard"/>
            <w:color w:val="FFFFFF"/>
            <w:sz w:val="27"/>
            <w:szCs w:val="27"/>
          </w:rPr>
          <w:t> </w:t>
        </w:r>
        <w:r w:rsidRPr="00C97AFB">
          <w:rPr>
            <w:rStyle w:val="Emphasis"/>
            <w:rFonts w:eastAsiaTheme="majorEastAsia"/>
            <w:i w:val="0"/>
            <w:iCs w:val="0"/>
            <w:color w:val="FFFFFF"/>
            <w:rPrChange w:id="3484" w:author="Macon, Taydin Robert" w:date="2026-02-11T14:33:00Z" w16du:dateUtc="2026-02-11T22:33:00Z">
              <w:rPr>
                <w:rStyle w:val="Emphasis"/>
                <w:rFonts w:eastAsiaTheme="majorEastAsia"/>
                <w:color w:val="FFFFFF"/>
              </w:rPr>
            </w:rPrChange>
          </w:rPr>
          <w:t>Assessing the potential of environmental DNA metabarcoding for monitoring Neotropical mammals: A case study in the Amazon and Atlantic Forest, Brazil</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C97AFB">
          <w:rPr>
            <w:rStyle w:val="Strong"/>
            <w:rFonts w:eastAsiaTheme="majorEastAsia"/>
            <w:b w:val="0"/>
            <w:bCs w:val="0"/>
            <w:i/>
            <w:iCs/>
            <w:color w:val="FFFFFF"/>
            <w:rPrChange w:id="3485" w:author="Macon, Taydin Robert" w:date="2026-02-11T14:33:00Z" w16du:dateUtc="2026-02-11T22:33:00Z">
              <w:rPr>
                <w:rStyle w:val="Strong"/>
                <w:rFonts w:eastAsiaTheme="majorEastAsia"/>
                <w:color w:val="FFFFFF"/>
              </w:rPr>
            </w:rPrChange>
          </w:rPr>
          <w:t>Mammal Review</w:t>
        </w:r>
        <w:r>
          <w:rPr>
            <w:rFonts w:ascii="-webkit-standard" w:hAnsi="-webkit-standard"/>
            <w:color w:val="FFFFFF"/>
            <w:sz w:val="27"/>
            <w:szCs w:val="27"/>
          </w:rPr>
          <w:t>.</w:t>
        </w:r>
        <w:r>
          <w:rPr>
            <w:rStyle w:val="apple-converted-space"/>
            <w:rFonts w:ascii="-webkit-standard" w:eastAsiaTheme="majorEastAsia" w:hAnsi="-webkit-standard"/>
            <w:color w:val="FFFFFF"/>
            <w:sz w:val="27"/>
            <w:szCs w:val="27"/>
          </w:rPr>
          <w:t> </w:t>
        </w:r>
        <w:r>
          <w:rPr>
            <w:rStyle w:val="Strong"/>
            <w:rFonts w:eastAsiaTheme="majorEastAsia"/>
            <w:color w:val="FFFFFF"/>
          </w:rPr>
          <w:fldChar w:fldCharType="begin"/>
        </w:r>
        <w:r>
          <w:rPr>
            <w:rStyle w:val="Strong"/>
            <w:rFonts w:eastAsiaTheme="majorEastAsia"/>
            <w:color w:val="FFFFFF"/>
          </w:rPr>
          <w:instrText>HYPERLINK "https://doi.org/10.1111/mam.12183"</w:instrText>
        </w:r>
        <w:r>
          <w:rPr>
            <w:rStyle w:val="Strong"/>
            <w:rFonts w:eastAsiaTheme="majorEastAsia"/>
            <w:color w:val="FFFFFF"/>
          </w:rPr>
        </w:r>
        <w:r>
          <w:rPr>
            <w:rStyle w:val="Strong"/>
            <w:rFonts w:eastAsiaTheme="majorEastAsia"/>
            <w:color w:val="FFFFFF"/>
          </w:rPr>
          <w:fldChar w:fldCharType="separate"/>
        </w:r>
        <w:r w:rsidRPr="000B3BF6">
          <w:rPr>
            <w:rStyle w:val="Hyperlink"/>
            <w:rFonts w:eastAsiaTheme="majorEastAsia"/>
          </w:rPr>
          <w:t>https://doi.org/10.1111/mam.12183</w:t>
        </w:r>
        <w:r>
          <w:rPr>
            <w:rStyle w:val="Strong"/>
            <w:rFonts w:eastAsiaTheme="majorEastAsia"/>
            <w:color w:val="FFFFFF"/>
          </w:rPr>
          <w:fldChar w:fldCharType="end"/>
        </w:r>
      </w:ins>
    </w:p>
    <w:p w14:paraId="30B8820C" w14:textId="7BF447C9" w:rsidR="00C97AFB" w:rsidRPr="00C97AFB" w:rsidRDefault="00C97AFB">
      <w:pPr>
        <w:pStyle w:val="NormalWeb"/>
        <w:ind w:left="720" w:hanging="720"/>
        <w:rPr>
          <w:ins w:id="3486" w:author="Macon, Taydin Robert" w:date="2026-02-11T14:36:00Z" w16du:dateUtc="2026-02-11T22:36:00Z"/>
        </w:rPr>
      </w:pPr>
      <w:ins w:id="3487" w:author="Macon, Taydin Robert" w:date="2026-02-11T14:36:00Z" w16du:dateUtc="2026-02-11T22:36:00Z">
        <w:r w:rsidRPr="00C97AFB">
          <w:rPr>
            <w:rStyle w:val="Strong"/>
            <w:rFonts w:eastAsiaTheme="majorEastAsia"/>
            <w:b w:val="0"/>
            <w:bCs w:val="0"/>
            <w:color w:val="FFFFFF"/>
            <w:rPrChange w:id="3488" w:author="Macon, Taydin Robert" w:date="2026-02-11T14:37:00Z" w16du:dateUtc="2026-02-11T22:37:00Z">
              <w:rPr>
                <w:rStyle w:val="Strong"/>
                <w:rFonts w:eastAsiaTheme="majorEastAsia"/>
                <w:color w:val="FFFFFF"/>
              </w:rPr>
            </w:rPrChange>
          </w:rPr>
          <w:lastRenderedPageBreak/>
          <w:t>Schmelzle, M. C., &amp; Kinziger, A. P. (2016).</w:t>
        </w:r>
        <w:r w:rsidRPr="00C97AFB">
          <w:rPr>
            <w:rStyle w:val="apple-converted-space"/>
            <w:rFonts w:eastAsiaTheme="majorEastAsia" w:hint="eastAsia"/>
            <w:color w:val="FFFFFF"/>
            <w:rPrChange w:id="3489" w:author="Macon, Taydin Robert" w:date="2026-02-11T14:37:00Z" w16du:dateUtc="2026-02-11T22:37:00Z">
              <w:rPr>
                <w:rStyle w:val="apple-converted-space"/>
                <w:rFonts w:ascii="-webkit-standard" w:eastAsiaTheme="majorEastAsia" w:hAnsi="-webkit-standard" w:hint="eastAsia"/>
                <w:color w:val="FFFFFF"/>
                <w:sz w:val="27"/>
                <w:szCs w:val="27"/>
              </w:rPr>
            </w:rPrChange>
          </w:rPr>
          <w:t> </w:t>
        </w:r>
        <w:r w:rsidRPr="00C97AFB">
          <w:rPr>
            <w:color w:val="FFFFFF"/>
            <w:rPrChange w:id="3490" w:author="Macon, Taydin Robert" w:date="2026-02-11T14:37:00Z" w16du:dateUtc="2026-02-11T22:37:00Z">
              <w:rPr>
                <w:rFonts w:ascii="-webkit-standard" w:hAnsi="-webkit-standard"/>
                <w:color w:val="FFFFFF"/>
                <w:sz w:val="27"/>
                <w:szCs w:val="27"/>
              </w:rPr>
            </w:rPrChange>
          </w:rPr>
          <w:t>Using occupancy modelling to compare environmental DNA to traditional field methods for regional-scale monitoring of an endangered aquatic species.</w:t>
        </w:r>
        <w:r w:rsidRPr="00C97AFB">
          <w:rPr>
            <w:rStyle w:val="apple-converted-space"/>
            <w:rFonts w:eastAsiaTheme="majorEastAsia" w:hint="eastAsia"/>
            <w:color w:val="FFFFFF"/>
            <w:rPrChange w:id="3491" w:author="Macon, Taydin Robert" w:date="2026-02-11T14:37:00Z" w16du:dateUtc="2026-02-11T22:37:00Z">
              <w:rPr>
                <w:rStyle w:val="apple-converted-space"/>
                <w:rFonts w:ascii="-webkit-standard" w:eastAsiaTheme="majorEastAsia" w:hAnsi="-webkit-standard" w:hint="eastAsia"/>
                <w:color w:val="FFFFFF"/>
                <w:sz w:val="27"/>
                <w:szCs w:val="27"/>
              </w:rPr>
            </w:rPrChange>
          </w:rPr>
          <w:t> </w:t>
        </w:r>
        <w:r w:rsidRPr="00C97AFB">
          <w:rPr>
            <w:rStyle w:val="Emphasis"/>
            <w:rFonts w:eastAsiaTheme="majorEastAsia"/>
            <w:color w:val="FFFFFF"/>
          </w:rPr>
          <w:t>Molecular Ecology Resources</w:t>
        </w:r>
        <w:r w:rsidRPr="00C97AFB">
          <w:rPr>
            <w:color w:val="FFFFFF"/>
            <w:rPrChange w:id="3492" w:author="Macon, Taydin Robert" w:date="2026-02-11T14:37:00Z" w16du:dateUtc="2026-02-11T22:37:00Z">
              <w:rPr>
                <w:rFonts w:ascii="-webkit-standard" w:hAnsi="-webkit-standard"/>
                <w:color w:val="FFFFFF"/>
                <w:sz w:val="27"/>
                <w:szCs w:val="27"/>
              </w:rPr>
            </w:rPrChange>
          </w:rPr>
          <w:t>.</w:t>
        </w:r>
        <w:r w:rsidRPr="00C97AFB">
          <w:rPr>
            <w:rStyle w:val="apple-converted-space"/>
            <w:rFonts w:eastAsiaTheme="majorEastAsia" w:hint="eastAsia"/>
            <w:color w:val="FFFFFF"/>
            <w:rPrChange w:id="3493" w:author="Macon, Taydin Robert" w:date="2026-02-11T14:37:00Z" w16du:dateUtc="2026-02-11T22:37:00Z">
              <w:rPr>
                <w:rStyle w:val="apple-converted-space"/>
                <w:rFonts w:ascii="-webkit-standard" w:eastAsiaTheme="majorEastAsia" w:hAnsi="-webkit-standard" w:hint="eastAsia"/>
                <w:color w:val="FFFFFF"/>
                <w:sz w:val="27"/>
                <w:szCs w:val="27"/>
              </w:rPr>
            </w:rPrChange>
          </w:rPr>
          <w:t> </w:t>
        </w:r>
        <w:r w:rsidRPr="00C97AFB">
          <w:fldChar w:fldCharType="begin"/>
        </w:r>
        <w:r w:rsidRPr="00C97AFB">
          <w:instrText>HYPERLINK "https://doi.org/10.1111/1755-0998.12501"</w:instrText>
        </w:r>
        <w:r w:rsidRPr="00C97AFB">
          <w:fldChar w:fldCharType="separate"/>
        </w:r>
        <w:r w:rsidRPr="00C97AFB">
          <w:rPr>
            <w:rStyle w:val="Hyperlink"/>
          </w:rPr>
          <w:t>https://doi.org/10.1111/1755-0998.12501</w:t>
        </w:r>
        <w:r w:rsidRPr="00C97AFB">
          <w:fldChar w:fldCharType="end"/>
        </w:r>
      </w:ins>
    </w:p>
    <w:p w14:paraId="34DB4CF3" w14:textId="2C09062C" w:rsidR="00C97AFB" w:rsidRPr="00C97AFB" w:rsidRDefault="00C97AFB">
      <w:pPr>
        <w:pStyle w:val="NormalWeb"/>
        <w:ind w:left="720" w:hanging="720"/>
        <w:rPr>
          <w:ins w:id="3494" w:author="Macon, Taydin Robert" w:date="2026-02-11T14:39:00Z" w16du:dateUtc="2026-02-11T22:39:00Z"/>
        </w:rPr>
      </w:pPr>
      <w:ins w:id="3495" w:author="Macon, Taydin Robert" w:date="2026-02-11T14:39:00Z" w16du:dateUtc="2026-02-11T22:39:00Z">
        <w:r w:rsidRPr="00C97AFB">
          <w:rPr>
            <w:rStyle w:val="Strong"/>
            <w:rFonts w:eastAsiaTheme="majorEastAsia"/>
            <w:b w:val="0"/>
            <w:bCs w:val="0"/>
            <w:color w:val="FFFFFF"/>
            <w:rPrChange w:id="3496" w:author="Macon, Taydin Robert" w:date="2026-02-11T14:40:00Z" w16du:dateUtc="2026-02-11T22:40:00Z">
              <w:rPr>
                <w:rStyle w:val="Strong"/>
                <w:rFonts w:eastAsiaTheme="majorEastAsia"/>
                <w:color w:val="FFFFFF"/>
              </w:rPr>
            </w:rPrChange>
          </w:rPr>
          <w:t>Schmidt, B. R., Kéry, M., Ursenbacher, S., Hyman, O. J., &amp; Collins, J. P. (2013).</w:t>
        </w:r>
        <w:r w:rsidRPr="00C97AFB">
          <w:rPr>
            <w:rStyle w:val="apple-converted-space"/>
            <w:rFonts w:eastAsiaTheme="majorEastAsia" w:hint="eastAsia"/>
            <w:color w:val="FFFFFF"/>
            <w:rPrChange w:id="3497" w:author="Macon, Taydin Robert" w:date="2026-02-11T14:40:00Z" w16du:dateUtc="2026-02-11T22:40:00Z">
              <w:rPr>
                <w:rStyle w:val="apple-converted-space"/>
                <w:rFonts w:ascii="-webkit-standard" w:eastAsiaTheme="majorEastAsia" w:hAnsi="-webkit-standard" w:hint="eastAsia"/>
                <w:color w:val="FFFFFF"/>
                <w:sz w:val="27"/>
                <w:szCs w:val="27"/>
              </w:rPr>
            </w:rPrChange>
          </w:rPr>
          <w:t> </w:t>
        </w:r>
        <w:r w:rsidRPr="00C97AFB">
          <w:rPr>
            <w:color w:val="FFFFFF"/>
            <w:rPrChange w:id="3498" w:author="Macon, Taydin Robert" w:date="2026-02-11T14:40:00Z" w16du:dateUtc="2026-02-11T22:40:00Z">
              <w:rPr>
                <w:rFonts w:ascii="-webkit-standard" w:hAnsi="-webkit-standard"/>
                <w:color w:val="FFFFFF"/>
                <w:sz w:val="27"/>
                <w:szCs w:val="27"/>
              </w:rPr>
            </w:rPrChange>
          </w:rPr>
          <w:t>Site occupancy models in the analysis of environmental DNA presence/absence surveys: A case study of an emerging amphibian pathogen.</w:t>
        </w:r>
        <w:r w:rsidRPr="00C97AFB">
          <w:rPr>
            <w:rStyle w:val="apple-converted-space"/>
            <w:rFonts w:eastAsiaTheme="majorEastAsia" w:hint="eastAsia"/>
            <w:color w:val="FFFFFF"/>
            <w:rPrChange w:id="3499" w:author="Macon, Taydin Robert" w:date="2026-02-11T14:40:00Z" w16du:dateUtc="2026-02-11T22:40:00Z">
              <w:rPr>
                <w:rStyle w:val="apple-converted-space"/>
                <w:rFonts w:ascii="-webkit-standard" w:eastAsiaTheme="majorEastAsia" w:hAnsi="-webkit-standard" w:hint="eastAsia"/>
                <w:color w:val="FFFFFF"/>
                <w:sz w:val="27"/>
                <w:szCs w:val="27"/>
              </w:rPr>
            </w:rPrChange>
          </w:rPr>
          <w:t> </w:t>
        </w:r>
        <w:r w:rsidRPr="00C97AFB">
          <w:rPr>
            <w:rStyle w:val="Emphasis"/>
            <w:rFonts w:eastAsiaTheme="majorEastAsia"/>
            <w:color w:val="FFFFFF"/>
          </w:rPr>
          <w:t>Methods in Ecology and Evolution</w:t>
        </w:r>
        <w:r w:rsidRPr="00C97AFB">
          <w:rPr>
            <w:color w:val="FFFFFF"/>
            <w:rPrChange w:id="3500" w:author="Macon, Taydin Robert" w:date="2026-02-11T14:40:00Z" w16du:dateUtc="2026-02-11T22:40:00Z">
              <w:rPr>
                <w:rFonts w:ascii="-webkit-standard" w:hAnsi="-webkit-standard"/>
                <w:color w:val="FFFFFF"/>
                <w:sz w:val="27"/>
                <w:szCs w:val="27"/>
              </w:rPr>
            </w:rPrChange>
          </w:rPr>
          <w:t>.</w:t>
        </w:r>
        <w:r w:rsidRPr="00C97AFB">
          <w:rPr>
            <w:rStyle w:val="apple-converted-space"/>
            <w:rFonts w:eastAsiaTheme="majorEastAsia" w:hint="eastAsia"/>
            <w:color w:val="FFFFFF"/>
            <w:rPrChange w:id="3501" w:author="Macon, Taydin Robert" w:date="2026-02-11T14:40:00Z" w16du:dateUtc="2026-02-11T22:40:00Z">
              <w:rPr>
                <w:rStyle w:val="apple-converted-space"/>
                <w:rFonts w:ascii="-webkit-standard" w:eastAsiaTheme="majorEastAsia" w:hAnsi="-webkit-standard" w:hint="eastAsia"/>
                <w:color w:val="FFFFFF"/>
                <w:sz w:val="27"/>
                <w:szCs w:val="27"/>
              </w:rPr>
            </w:rPrChange>
          </w:rPr>
          <w:t> </w:t>
        </w:r>
        <w:r w:rsidRPr="00C97AFB">
          <w:fldChar w:fldCharType="begin"/>
        </w:r>
        <w:r w:rsidRPr="00C97AFB">
          <w:instrText>HYPERLINK "https://doi.org/10.1111/2041-210X.12052"</w:instrText>
        </w:r>
        <w:r w:rsidRPr="00C97AFB">
          <w:fldChar w:fldCharType="separate"/>
        </w:r>
        <w:r w:rsidRPr="00C97AFB">
          <w:rPr>
            <w:rStyle w:val="Hyperlink"/>
          </w:rPr>
          <w:t>https://doi.org/10.1111/2041-210X.12052</w:t>
        </w:r>
        <w:r w:rsidRPr="00C97AFB">
          <w:fldChar w:fldCharType="end"/>
        </w:r>
      </w:ins>
    </w:p>
    <w:p w14:paraId="28EB05B2" w14:textId="7E82BF7E" w:rsidR="00CA00D7" w:rsidRPr="00C97AFB" w:rsidRDefault="00CA00D7">
      <w:pPr>
        <w:pStyle w:val="NormalWeb"/>
        <w:ind w:left="720" w:hanging="720"/>
        <w:rPr>
          <w:ins w:id="3502" w:author="Macon, Taydin Robert" w:date="2026-02-04T15:10:00Z" w16du:dateUtc="2026-02-04T23:10:00Z"/>
        </w:rPr>
        <w:pPrChange w:id="3503" w:author="Macon, Taydin Robert" w:date="2026-02-04T15:42:00Z" w16du:dateUtc="2026-02-04T23:42:00Z">
          <w:pPr>
            <w:pStyle w:val="NormalWeb"/>
            <w:ind w:hanging="720"/>
          </w:pPr>
        </w:pPrChange>
      </w:pPr>
      <w:ins w:id="3504" w:author="Macon, Taydin Robert" w:date="2026-02-10T08:41:00Z" w16du:dateUtc="2026-02-10T16:41:00Z">
        <w:r w:rsidRPr="00C97AFB">
          <w:rPr>
            <w:color w:val="FFFFFF"/>
            <w:rPrChange w:id="3505" w:author="Macon, Taydin Robert" w:date="2026-02-11T14:42:00Z" w16du:dateUtc="2026-02-11T22:42:00Z">
              <w:rPr>
                <w:rFonts w:ascii="-webkit-standard" w:hAnsi="-webkit-standard"/>
                <w:color w:val="FFFFFF"/>
                <w:sz w:val="27"/>
                <w:szCs w:val="27"/>
              </w:rPr>
            </w:rPrChange>
          </w:rPr>
          <w:t>Schneider,</w:t>
        </w:r>
        <w:r w:rsidRPr="00CA00D7">
          <w:rPr>
            <w:color w:val="FFFFFF"/>
            <w:rPrChange w:id="3506" w:author="Macon, Taydin Robert" w:date="2026-02-10T08:41:00Z" w16du:dateUtc="2026-02-10T16:41:00Z">
              <w:rPr>
                <w:rFonts w:ascii="-webkit-standard" w:hAnsi="-webkit-standard"/>
                <w:color w:val="FFFFFF"/>
                <w:sz w:val="27"/>
                <w:szCs w:val="27"/>
              </w:rPr>
            </w:rPrChange>
          </w:rPr>
          <w:t xml:space="preserve"> J., Valentini, A., Dejean, T., Montarsi, F., Taberlet, P., Glaizot, O., &amp; Fumagalli, L. (2016).</w:t>
        </w:r>
        <w:r w:rsidRPr="00CA00D7">
          <w:rPr>
            <w:rStyle w:val="apple-converted-space"/>
            <w:rFonts w:eastAsiaTheme="majorEastAsia" w:hint="eastAsia"/>
            <w:color w:val="FFFFFF"/>
            <w:rPrChange w:id="3507" w:author="Macon, Taydin Robert" w:date="2026-02-10T08:41:00Z" w16du:dateUtc="2026-02-10T16:41:00Z">
              <w:rPr>
                <w:rStyle w:val="apple-converted-space"/>
                <w:rFonts w:ascii="-webkit-standard" w:eastAsiaTheme="majorEastAsia" w:hAnsi="-webkit-standard" w:hint="eastAsia"/>
                <w:color w:val="FFFFFF"/>
                <w:sz w:val="27"/>
                <w:szCs w:val="27"/>
              </w:rPr>
            </w:rPrChange>
          </w:rPr>
          <w:t> </w:t>
        </w:r>
        <w:r w:rsidRPr="00CA00D7">
          <w:rPr>
            <w:rStyle w:val="Emphasis"/>
            <w:rFonts w:eastAsiaTheme="majorEastAsia"/>
            <w:color w:val="FFFFFF"/>
          </w:rPr>
          <w:t>Detection of invasive mosquito vectors using environmental DNA (eDNA) from water samples.</w:t>
        </w:r>
        <w:r w:rsidRPr="00CA00D7">
          <w:rPr>
            <w:rStyle w:val="apple-converted-space"/>
            <w:rFonts w:eastAsiaTheme="majorEastAsia" w:hint="eastAsia"/>
            <w:color w:val="FFFFFF"/>
            <w:rPrChange w:id="3508" w:author="Macon, Taydin Robert" w:date="2026-02-10T08:41:00Z" w16du:dateUtc="2026-02-10T16:41:00Z">
              <w:rPr>
                <w:rStyle w:val="apple-converted-space"/>
                <w:rFonts w:ascii="-webkit-standard" w:eastAsiaTheme="majorEastAsia" w:hAnsi="-webkit-standard" w:hint="eastAsia"/>
                <w:color w:val="FFFFFF"/>
                <w:sz w:val="27"/>
                <w:szCs w:val="27"/>
              </w:rPr>
            </w:rPrChange>
          </w:rPr>
          <w:t> </w:t>
        </w:r>
        <w:r w:rsidRPr="00CA00D7">
          <w:rPr>
            <w:rStyle w:val="Emphasis"/>
            <w:rFonts w:eastAsiaTheme="majorEastAsia"/>
            <w:color w:val="FFFFFF"/>
          </w:rPr>
          <w:t>PLoS ONE</w:t>
        </w:r>
      </w:ins>
      <w:ins w:id="3509" w:author="Macon, Taydin Robert" w:date="2026-02-11T14:42:00Z" w16du:dateUtc="2026-02-11T22:42:00Z">
        <w:r w:rsidR="00C97AFB">
          <w:rPr>
            <w:rStyle w:val="Emphasis"/>
            <w:rFonts w:eastAsiaTheme="majorEastAsia"/>
            <w:color w:val="FFFFFF"/>
          </w:rPr>
          <w:t xml:space="preserve">. </w:t>
        </w:r>
        <w:r w:rsidR="00C97AFB" w:rsidRPr="00C97AFB">
          <w:rPr>
            <w:rStyle w:val="Emphasis"/>
            <w:rFonts w:eastAsiaTheme="majorEastAsia"/>
            <w:i w:val="0"/>
            <w:iCs w:val="0"/>
            <w:color w:val="FFFFFF"/>
            <w:rPrChange w:id="3510" w:author="Macon, Taydin Robert" w:date="2026-02-11T14:42:00Z" w16du:dateUtc="2026-02-11T22:42:00Z">
              <w:rPr>
                <w:rStyle w:val="Emphasis"/>
                <w:rFonts w:eastAsiaTheme="majorEastAsia"/>
                <w:color w:val="FFFFFF"/>
              </w:rPr>
            </w:rPrChange>
          </w:rPr>
          <w:t>https://doi.org/10.1371/journal.pone.0162493</w:t>
        </w:r>
      </w:ins>
    </w:p>
    <w:p w14:paraId="5B946E5C" w14:textId="337558A0" w:rsidR="00457CEF" w:rsidRPr="00CB2CCD" w:rsidRDefault="00457CEF">
      <w:pPr>
        <w:pStyle w:val="NormalWeb"/>
        <w:ind w:left="720" w:hanging="720"/>
        <w:rPr>
          <w:ins w:id="3511" w:author="Macon, Taydin Robert" w:date="2026-02-04T15:10:00Z" w16du:dateUtc="2026-02-04T23:10:00Z"/>
        </w:rPr>
        <w:pPrChange w:id="3512" w:author="Macon, Taydin Robert" w:date="2026-02-04T15:43:00Z" w16du:dateUtc="2026-02-04T23:43:00Z">
          <w:pPr>
            <w:pStyle w:val="NormalWeb"/>
            <w:ind w:hanging="720"/>
          </w:pPr>
        </w:pPrChange>
      </w:pPr>
      <w:ins w:id="3513" w:author="Macon, Taydin Robert" w:date="2026-02-04T15:10:00Z" w16du:dateUtc="2026-02-04T23:10:00Z">
        <w:r w:rsidRPr="00B33FE6">
          <w:rPr>
            <w:rStyle w:val="Strong"/>
            <w:rFonts w:eastAsiaTheme="majorEastAsia"/>
            <w:b w:val="0"/>
            <w:bCs w:val="0"/>
          </w:rPr>
          <w:t>Shaffer,</w:t>
        </w:r>
        <w:r w:rsidRPr="00CB2CCD">
          <w:rPr>
            <w:rStyle w:val="Strong"/>
            <w:rFonts w:eastAsiaTheme="majorEastAsia"/>
            <w:b w:val="0"/>
            <w:bCs w:val="0"/>
          </w:rPr>
          <w:t xml:space="preserve"> J. T., Kinziger, A. P., Bjorkstedt, E. P., &amp; Buchheister, A. (2017).</w:t>
        </w:r>
        <w:r>
          <w:t xml:space="preserve"> </w:t>
        </w:r>
        <w:r w:rsidRPr="00CB2CCD">
          <w:t>Comparison of environmental DNA and underwater visual count surveys for detecting juvenile Coho salmon in small streams.</w:t>
        </w:r>
        <w:r w:rsidRPr="00CB2CCD">
          <w:rPr>
            <w:rStyle w:val="apple-converted-space"/>
            <w:rFonts w:eastAsiaTheme="majorEastAsia"/>
          </w:rPr>
          <w:t> </w:t>
        </w:r>
        <w:r w:rsidRPr="00CB2CCD">
          <w:rPr>
            <w:rStyle w:val="Emphasis"/>
            <w:rFonts w:eastAsiaTheme="majorEastAsia"/>
          </w:rPr>
          <w:t>North American Journal of Fisheries Management</w:t>
        </w:r>
      </w:ins>
      <w:ins w:id="3514" w:author="Macon, Taydin Robert" w:date="2026-02-11T14:44:00Z" w16du:dateUtc="2026-02-11T22:44:00Z">
        <w:r w:rsidR="00B33FE6">
          <w:t>.</w:t>
        </w:r>
        <w:r w:rsidR="00B33FE6" w:rsidRPr="00B33FE6">
          <w:t xml:space="preserve"> https://doi.org/10.1002/nafm.10993</w:t>
        </w:r>
      </w:ins>
    </w:p>
    <w:p w14:paraId="685AA5C6" w14:textId="55C7501B" w:rsidR="00457CEF" w:rsidRPr="00CB2CCD" w:rsidRDefault="00457CEF">
      <w:pPr>
        <w:pStyle w:val="NormalWeb"/>
        <w:ind w:left="720" w:hanging="720"/>
        <w:rPr>
          <w:ins w:id="3515" w:author="Macon, Taydin Robert" w:date="2026-02-04T15:10:00Z" w16du:dateUtc="2026-02-04T23:10:00Z"/>
        </w:rPr>
        <w:pPrChange w:id="3516" w:author="Macon, Taydin Robert" w:date="2026-02-04T15:43:00Z" w16du:dateUtc="2026-02-04T23:43:00Z">
          <w:pPr>
            <w:pStyle w:val="NormalWeb"/>
            <w:ind w:hanging="720"/>
          </w:pPr>
        </w:pPrChange>
      </w:pPr>
      <w:ins w:id="3517" w:author="Macon, Taydin Robert" w:date="2026-02-04T15:10:00Z" w16du:dateUtc="2026-02-04T23:10:00Z">
        <w:r w:rsidRPr="00B33FE6">
          <w:rPr>
            <w:rStyle w:val="Strong"/>
            <w:rFonts w:eastAsiaTheme="majorEastAsia"/>
            <w:b w:val="0"/>
            <w:bCs w:val="0"/>
          </w:rPr>
          <w:t>Shelton,</w:t>
        </w:r>
        <w:r w:rsidRPr="00CB2CCD">
          <w:rPr>
            <w:rStyle w:val="Strong"/>
            <w:rFonts w:eastAsiaTheme="majorEastAsia"/>
            <w:b w:val="0"/>
            <w:bCs w:val="0"/>
          </w:rPr>
          <w:t xml:space="preserve"> A. O., Kelly, R. P., O’Donnell, J. L., Park, L., Schwenke, P., Greene, C., Henderson, R. A., &amp; Beamer, E. M. (2019).</w:t>
        </w:r>
        <w:r>
          <w:t xml:space="preserve"> </w:t>
        </w:r>
        <w:r w:rsidRPr="00CB2CCD">
          <w:t>Environmental DNA provides quantitative estimates of a threatened salmon species.</w:t>
        </w:r>
        <w:r w:rsidRPr="00CB2CCD">
          <w:rPr>
            <w:rStyle w:val="apple-converted-space"/>
            <w:rFonts w:eastAsiaTheme="majorEastAsia"/>
          </w:rPr>
          <w:t> </w:t>
        </w:r>
        <w:r w:rsidRPr="00CB2CCD">
          <w:rPr>
            <w:rStyle w:val="Emphasis"/>
            <w:rFonts w:eastAsiaTheme="majorEastAsia"/>
          </w:rPr>
          <w:t>Biological Conservation</w:t>
        </w:r>
      </w:ins>
      <w:ins w:id="3518" w:author="Macon, Taydin Robert" w:date="2026-02-11T14:46:00Z" w16du:dateUtc="2026-02-11T22:46:00Z">
        <w:r w:rsidR="00B33FE6">
          <w:t xml:space="preserve">. </w:t>
        </w:r>
        <w:r w:rsidR="00B33FE6" w:rsidRPr="00B33FE6">
          <w:t>https://doi.org/10.1016/j.biocon.2019.07.003</w:t>
        </w:r>
      </w:ins>
    </w:p>
    <w:p w14:paraId="78967B69" w14:textId="23D94F74" w:rsidR="00457CEF" w:rsidRPr="00CB2CCD" w:rsidRDefault="00457CEF">
      <w:pPr>
        <w:pStyle w:val="NormalWeb"/>
        <w:ind w:left="720" w:hanging="720"/>
        <w:rPr>
          <w:ins w:id="3519" w:author="Macon, Taydin Robert" w:date="2026-02-04T15:10:00Z" w16du:dateUtc="2026-02-04T23:10:00Z"/>
        </w:rPr>
        <w:pPrChange w:id="3520" w:author="Macon, Taydin Robert" w:date="2026-02-04T15:43:00Z" w16du:dateUtc="2026-02-04T23:43:00Z">
          <w:pPr>
            <w:pStyle w:val="NormalWeb"/>
            <w:ind w:hanging="720"/>
          </w:pPr>
        </w:pPrChange>
      </w:pPr>
      <w:ins w:id="3521" w:author="Macon, Taydin Robert" w:date="2026-02-04T15:10:00Z" w16du:dateUtc="2026-02-04T23:10:00Z">
        <w:r w:rsidRPr="00B33FE6">
          <w:rPr>
            <w:rStyle w:val="Strong"/>
            <w:rFonts w:eastAsiaTheme="majorEastAsia"/>
            <w:b w:val="0"/>
            <w:bCs w:val="0"/>
          </w:rPr>
          <w:t>Smart,</w:t>
        </w:r>
        <w:r w:rsidRPr="00CB2CCD">
          <w:rPr>
            <w:rStyle w:val="Strong"/>
            <w:rFonts w:eastAsiaTheme="majorEastAsia"/>
            <w:b w:val="0"/>
            <w:bCs w:val="0"/>
          </w:rPr>
          <w:t xml:space="preserve"> A. S., Tingley, R., Weeks, A. R., van Rooyen, A. R., &amp; McCarthy, M. A. (2015).</w:t>
        </w:r>
        <w:r w:rsidRPr="00CB2CCD">
          <w:br/>
          <w:t>Environmental DNA sampling is more sensitive than a traditional survey technique for detecting an aquatic invader.</w:t>
        </w:r>
        <w:r w:rsidRPr="00CB2CCD">
          <w:rPr>
            <w:rStyle w:val="apple-converted-space"/>
            <w:rFonts w:eastAsiaTheme="majorEastAsia"/>
          </w:rPr>
          <w:t> </w:t>
        </w:r>
      </w:ins>
      <w:ins w:id="3522" w:author="Macon, Taydin Robert" w:date="2026-02-11T14:51:00Z" w16du:dateUtc="2026-02-11T22:51:00Z">
        <w:r w:rsidR="00B33FE6">
          <w:rPr>
            <w:rStyle w:val="Emphasis"/>
            <w:rFonts w:eastAsiaTheme="majorEastAsia"/>
          </w:rPr>
          <w:t>Ecological Applications</w:t>
        </w:r>
        <w:r w:rsidR="00B33FE6">
          <w:t xml:space="preserve">. </w:t>
        </w:r>
        <w:r w:rsidR="00B33FE6" w:rsidRPr="00B33FE6">
          <w:t>https://doi.org/10.1890/14-1751.1</w:t>
        </w:r>
      </w:ins>
    </w:p>
    <w:p w14:paraId="3DA221EB" w14:textId="1B566C16" w:rsidR="00EB3966" w:rsidRPr="00EB3966" w:rsidRDefault="00EB3966" w:rsidP="00CC1734">
      <w:pPr>
        <w:ind w:left="720" w:hanging="720"/>
        <w:rPr>
          <w:ins w:id="3523" w:author="Macon, Taydin Robert" w:date="2026-02-12T11:33:00Z" w16du:dateUtc="2026-02-12T19:33:00Z"/>
          <w:rFonts w:ascii="Times New Roman" w:hAnsi="Times New Roman" w:cs="Times New Roman"/>
          <w:rPrChange w:id="3524" w:author="Macon, Taydin Robert" w:date="2026-02-12T11:33:00Z" w16du:dateUtc="2026-02-12T19:33:00Z">
            <w:rPr>
              <w:ins w:id="3525" w:author="Macon, Taydin Robert" w:date="2026-02-12T11:33:00Z" w16du:dateUtc="2026-02-12T19:33:00Z"/>
            </w:rPr>
          </w:rPrChange>
        </w:rPr>
      </w:pPr>
      <w:ins w:id="3526" w:author="Macon, Taydin Robert" w:date="2026-02-12T11:33:00Z" w16du:dateUtc="2026-02-12T19:33:00Z">
        <w:r w:rsidRPr="00EB3966">
          <w:rPr>
            <w:rStyle w:val="Strong"/>
            <w:rFonts w:ascii="Times New Roman" w:hAnsi="Times New Roman" w:cs="Times New Roman"/>
            <w:b w:val="0"/>
            <w:bCs w:val="0"/>
            <w:color w:val="FFFFFF"/>
            <w:rPrChange w:id="3527" w:author="Macon, Taydin Robert" w:date="2026-02-12T11:34:00Z" w16du:dateUtc="2026-02-12T19:34:00Z">
              <w:rPr>
                <w:rStyle w:val="Strong"/>
                <w:color w:val="FFFFFF"/>
              </w:rPr>
            </w:rPrChange>
          </w:rPr>
          <w:t>Stewart, K. A. (2019).</w:t>
        </w:r>
        <w:r w:rsidRPr="00EB3966">
          <w:rPr>
            <w:rStyle w:val="apple-converted-space"/>
            <w:rFonts w:ascii="Times New Roman" w:hAnsi="Times New Roman" w:cs="Times New Roman" w:hint="eastAsia"/>
            <w:color w:val="FFFFFF"/>
            <w:rPrChange w:id="3528" w:author="Macon, Taydin Robert" w:date="2026-02-12T11:33:00Z" w16du:dateUtc="2026-02-12T19:33:00Z">
              <w:rPr>
                <w:rStyle w:val="apple-converted-space"/>
                <w:rFonts w:ascii="-webkit-standard" w:hAnsi="-webkit-standard" w:hint="eastAsia"/>
                <w:color w:val="FFFFFF"/>
                <w:sz w:val="27"/>
                <w:szCs w:val="27"/>
              </w:rPr>
            </w:rPrChange>
          </w:rPr>
          <w:t> </w:t>
        </w:r>
        <w:r w:rsidRPr="00EB3966">
          <w:rPr>
            <w:rFonts w:ascii="Times New Roman" w:hAnsi="Times New Roman" w:cs="Times New Roman"/>
            <w:color w:val="FFFFFF"/>
            <w:rPrChange w:id="3529" w:author="Macon, Taydin Robert" w:date="2026-02-12T11:33:00Z" w16du:dateUtc="2026-02-12T19:33:00Z">
              <w:rPr>
                <w:rFonts w:ascii="-webkit-standard" w:hAnsi="-webkit-standard"/>
                <w:color w:val="FFFFFF"/>
                <w:sz w:val="27"/>
                <w:szCs w:val="27"/>
              </w:rPr>
            </w:rPrChange>
          </w:rPr>
          <w:t>Understanding the effects of biotic and abiotic factors on sources of aquatic environmental DNA.</w:t>
        </w:r>
        <w:r w:rsidRPr="00EB3966">
          <w:rPr>
            <w:rStyle w:val="apple-converted-space"/>
            <w:rFonts w:ascii="Times New Roman" w:hAnsi="Times New Roman" w:cs="Times New Roman" w:hint="eastAsia"/>
            <w:color w:val="FFFFFF"/>
            <w:rPrChange w:id="3530" w:author="Macon, Taydin Robert" w:date="2026-02-12T11:33:00Z" w16du:dateUtc="2026-02-12T19:33:00Z">
              <w:rPr>
                <w:rStyle w:val="apple-converted-space"/>
                <w:rFonts w:ascii="-webkit-standard" w:hAnsi="-webkit-standard" w:hint="eastAsia"/>
                <w:color w:val="FFFFFF"/>
                <w:sz w:val="27"/>
                <w:szCs w:val="27"/>
              </w:rPr>
            </w:rPrChange>
          </w:rPr>
          <w:t> </w:t>
        </w:r>
        <w:r w:rsidRPr="00EB3966">
          <w:rPr>
            <w:rStyle w:val="Emphasis"/>
            <w:rFonts w:ascii="Times New Roman" w:hAnsi="Times New Roman" w:cs="Times New Roman"/>
            <w:color w:val="FFFFFF"/>
            <w:rPrChange w:id="3531" w:author="Macon, Taydin Robert" w:date="2026-02-12T11:33:00Z" w16du:dateUtc="2026-02-12T19:33:00Z">
              <w:rPr>
                <w:rStyle w:val="Emphasis"/>
                <w:color w:val="FFFFFF"/>
              </w:rPr>
            </w:rPrChange>
          </w:rPr>
          <w:t>Biodiversity and Conservation</w:t>
        </w:r>
        <w:r w:rsidRPr="00EB3966">
          <w:rPr>
            <w:rFonts w:ascii="Times New Roman" w:hAnsi="Times New Roman" w:cs="Times New Roman"/>
            <w:color w:val="FFFFFF"/>
            <w:rPrChange w:id="3532" w:author="Macon, Taydin Robert" w:date="2026-02-12T11:33:00Z" w16du:dateUtc="2026-02-12T19:33:00Z">
              <w:rPr>
                <w:rFonts w:ascii="-webkit-standard" w:hAnsi="-webkit-standard"/>
                <w:color w:val="FFFFFF"/>
                <w:sz w:val="27"/>
                <w:szCs w:val="27"/>
              </w:rPr>
            </w:rPrChange>
          </w:rPr>
          <w:t>.</w:t>
        </w:r>
        <w:r w:rsidRPr="00EB3966">
          <w:rPr>
            <w:rStyle w:val="apple-converted-space"/>
            <w:rFonts w:ascii="Times New Roman" w:hAnsi="Times New Roman" w:cs="Times New Roman" w:hint="eastAsia"/>
            <w:color w:val="FFFFFF"/>
            <w:rPrChange w:id="3533" w:author="Macon, Taydin Robert" w:date="2026-02-12T11:33:00Z" w16du:dateUtc="2026-02-12T19:33:00Z">
              <w:rPr>
                <w:rStyle w:val="apple-converted-space"/>
                <w:rFonts w:ascii="-webkit-standard" w:hAnsi="-webkit-standard" w:hint="eastAsia"/>
                <w:color w:val="FFFFFF"/>
                <w:sz w:val="27"/>
                <w:szCs w:val="27"/>
              </w:rPr>
            </w:rPrChange>
          </w:rPr>
          <w:t> </w:t>
        </w:r>
        <w:r w:rsidRPr="00EB3966">
          <w:rPr>
            <w:rFonts w:ascii="Times New Roman" w:hAnsi="Times New Roman" w:cs="Times New Roman"/>
            <w:rPrChange w:id="3534" w:author="Macon, Taydin Robert" w:date="2026-02-12T11:33:00Z" w16du:dateUtc="2026-02-12T19:33:00Z">
              <w:rPr/>
            </w:rPrChange>
          </w:rPr>
          <w:fldChar w:fldCharType="begin"/>
        </w:r>
        <w:r w:rsidRPr="00EB3966">
          <w:rPr>
            <w:rFonts w:ascii="Times New Roman" w:hAnsi="Times New Roman" w:cs="Times New Roman"/>
            <w:rPrChange w:id="3535" w:author="Macon, Taydin Robert" w:date="2026-02-12T11:33:00Z" w16du:dateUtc="2026-02-12T19:33:00Z">
              <w:rPr/>
            </w:rPrChange>
          </w:rPr>
          <w:instrText>HYPERLINK "https://doi.org/10.1007/s10531-019-01709-8"</w:instrText>
        </w:r>
        <w:r w:rsidRPr="00C137BA">
          <w:rPr>
            <w:rFonts w:ascii="Times New Roman" w:hAnsi="Times New Roman" w:cs="Times New Roman"/>
          </w:rPr>
        </w:r>
        <w:r w:rsidRPr="00EB3966">
          <w:rPr>
            <w:rFonts w:ascii="Times New Roman" w:hAnsi="Times New Roman" w:cs="Times New Roman"/>
            <w:rPrChange w:id="3536" w:author="Macon, Taydin Robert" w:date="2026-02-12T11:33:00Z" w16du:dateUtc="2026-02-12T19:33:00Z">
              <w:rPr/>
            </w:rPrChange>
          </w:rPr>
          <w:fldChar w:fldCharType="separate"/>
        </w:r>
        <w:r w:rsidRPr="00EB3966">
          <w:rPr>
            <w:rStyle w:val="Hyperlink"/>
            <w:rFonts w:ascii="Times New Roman" w:hAnsi="Times New Roman" w:cs="Times New Roman"/>
            <w:rPrChange w:id="3537" w:author="Macon, Taydin Robert" w:date="2026-02-12T11:33:00Z" w16du:dateUtc="2026-02-12T19:33:00Z">
              <w:rPr>
                <w:rStyle w:val="Hyperlink"/>
              </w:rPr>
            </w:rPrChange>
          </w:rPr>
          <w:t>https://doi.org/10.1007/s10531-019-01709-8</w:t>
        </w:r>
        <w:r w:rsidRPr="00EB3966">
          <w:rPr>
            <w:rFonts w:ascii="Times New Roman" w:hAnsi="Times New Roman" w:cs="Times New Roman"/>
            <w:rPrChange w:id="3538" w:author="Macon, Taydin Robert" w:date="2026-02-12T11:33:00Z" w16du:dateUtc="2026-02-12T19:33:00Z">
              <w:rPr/>
            </w:rPrChange>
          </w:rPr>
          <w:fldChar w:fldCharType="end"/>
        </w:r>
      </w:ins>
    </w:p>
    <w:p w14:paraId="51DAC933" w14:textId="77777777" w:rsidR="00EB3966" w:rsidRDefault="00EB3966" w:rsidP="00CC1734">
      <w:pPr>
        <w:ind w:left="720" w:hanging="720"/>
        <w:rPr>
          <w:ins w:id="3539" w:author="Macon, Taydin Robert" w:date="2026-02-12T11:33:00Z" w16du:dateUtc="2026-02-12T19:33:00Z"/>
          <w:rFonts w:ascii="Times New Roman" w:hAnsi="Times New Roman" w:cs="Times New Roman"/>
        </w:rPr>
      </w:pPr>
    </w:p>
    <w:p w14:paraId="75EF0C4B" w14:textId="01EBE5C8" w:rsidR="00CC1734" w:rsidRPr="00060FA3" w:rsidRDefault="00CC1734">
      <w:pPr>
        <w:ind w:left="720" w:hanging="720"/>
        <w:rPr>
          <w:ins w:id="3540" w:author="Macon, Taydin Robert" w:date="2026-02-04T15:10:00Z" w16du:dateUtc="2026-02-04T23:10:00Z"/>
        </w:rPr>
        <w:pPrChange w:id="3541" w:author="Macon, Taydin Robert" w:date="2026-02-10T12:50:00Z" w16du:dateUtc="2026-02-10T20:50:00Z">
          <w:pPr>
            <w:pStyle w:val="NormalWeb"/>
            <w:ind w:hanging="720"/>
          </w:pPr>
        </w:pPrChange>
      </w:pPr>
      <w:ins w:id="3542" w:author="Macon, Taydin Robert" w:date="2026-02-10T12:50:00Z" w16du:dateUtc="2026-02-10T20:50:00Z">
        <w:r w:rsidRPr="00073799">
          <w:rPr>
            <w:rFonts w:ascii="Times New Roman" w:hAnsi="Times New Roman" w:cs="Times New Roman"/>
          </w:rPr>
          <w:t>Suarez-</w:t>
        </w:r>
        <w:r w:rsidRPr="00EF702E">
          <w:rPr>
            <w:rFonts w:ascii="Times New Roman" w:hAnsi="Times New Roman" w:cs="Times New Roman"/>
          </w:rPr>
          <w:t>Bregua,</w:t>
        </w:r>
        <w:r>
          <w:rPr>
            <w:rFonts w:ascii="Times New Roman" w:hAnsi="Times New Roman" w:cs="Times New Roman"/>
          </w:rPr>
          <w:t xml:space="preserve"> P., Álvarez-González, M., Parsons, Kim M.,</w:t>
        </w:r>
        <w:r w:rsidRPr="00CB2CCD">
          <w:rPr>
            <w:rFonts w:ascii="Times New Roman" w:hAnsi="Times New Roman" w:cs="Times New Roman"/>
          </w:rPr>
          <w:t xml:space="preserve"> (2022) Environmental DNA metabarcoding for marine biodiversity assessment: Opportunities and limitations. </w:t>
        </w:r>
        <w:r w:rsidRPr="00073799">
          <w:rPr>
            <w:rFonts w:ascii="Times New Roman" w:hAnsi="Times New Roman" w:cs="Times New Roman"/>
            <w:i/>
            <w:iCs/>
          </w:rPr>
          <w:t>Frontiers in Marine Science</w:t>
        </w:r>
        <w:r w:rsidRPr="00CB2CCD">
          <w:rPr>
            <w:rFonts w:ascii="Times New Roman" w:hAnsi="Times New Roman" w:cs="Times New Roman"/>
          </w:rPr>
          <w:t xml:space="preserve"> 9, 987774. </w:t>
        </w:r>
        <w:r w:rsidRPr="00073799">
          <w:rPr>
            <w:rFonts w:ascii="Times New Roman" w:hAnsi="Times New Roman" w:cs="Times New Roman"/>
          </w:rPr>
          <w:fldChar w:fldCharType="begin"/>
        </w:r>
        <w:r w:rsidRPr="00073799">
          <w:rPr>
            <w:rFonts w:ascii="Times New Roman" w:hAnsi="Times New Roman" w:cs="Times New Roman"/>
          </w:rPr>
          <w:instrText>HYPERLINK "https://doi.org/10.3389/fmars.2022.987774"</w:instrText>
        </w:r>
        <w:r w:rsidRPr="00073799">
          <w:rPr>
            <w:rFonts w:ascii="Times New Roman" w:hAnsi="Times New Roman" w:cs="Times New Roman"/>
          </w:rPr>
        </w:r>
        <w:r w:rsidRPr="00073799">
          <w:rPr>
            <w:rFonts w:ascii="Times New Roman" w:hAnsi="Times New Roman" w:cs="Times New Roman"/>
          </w:rPr>
          <w:fldChar w:fldCharType="separate"/>
        </w:r>
        <w:r w:rsidRPr="00073799">
          <w:rPr>
            <w:rStyle w:val="Hyperlink"/>
            <w:rFonts w:ascii="Times New Roman" w:hAnsi="Times New Roman" w:cs="Times New Roman"/>
            <w:u w:val="none"/>
          </w:rPr>
          <w:t>https://doi.org/10.3389/fmars.2022.987774</w:t>
        </w:r>
        <w:r w:rsidRPr="00073799">
          <w:rPr>
            <w:rFonts w:ascii="Times New Roman" w:hAnsi="Times New Roman" w:cs="Times New Roman"/>
          </w:rPr>
          <w:fldChar w:fldCharType="end"/>
        </w:r>
      </w:ins>
    </w:p>
    <w:p w14:paraId="7980004D" w14:textId="513C3E2C" w:rsidR="00E40CC1" w:rsidRPr="00E40CC1" w:rsidRDefault="00E40CC1">
      <w:pPr>
        <w:pStyle w:val="NormalWeb"/>
        <w:ind w:left="720" w:hanging="720"/>
        <w:rPr>
          <w:ins w:id="3543" w:author="Macon, Taydin Robert" w:date="2026-02-12T11:40:00Z" w16du:dateUtc="2026-02-12T19:40:00Z"/>
        </w:rPr>
      </w:pPr>
      <w:ins w:id="3544" w:author="Macon, Taydin Robert" w:date="2026-02-12T11:40:00Z" w16du:dateUtc="2026-02-12T19:40:00Z">
        <w:r w:rsidRPr="00E40CC1">
          <w:rPr>
            <w:rStyle w:val="Strong"/>
            <w:rFonts w:eastAsiaTheme="majorEastAsia"/>
            <w:b w:val="0"/>
            <w:bCs w:val="0"/>
            <w:color w:val="FFFFFF"/>
            <w:rPrChange w:id="3545" w:author="Macon, Taydin Robert" w:date="2026-02-12T11:41:00Z" w16du:dateUtc="2026-02-12T19:41:00Z">
              <w:rPr>
                <w:rStyle w:val="Strong"/>
                <w:rFonts w:eastAsiaTheme="majorEastAsia"/>
                <w:color w:val="FFFFFF"/>
              </w:rPr>
            </w:rPrChange>
          </w:rPr>
          <w:t>Sun, X., Guo, N., Gao, J., &amp; Xiao, N. (2023).</w:t>
        </w:r>
        <w:r w:rsidRPr="00E40CC1">
          <w:rPr>
            <w:rStyle w:val="apple-converted-space"/>
            <w:rFonts w:eastAsiaTheme="majorEastAsia" w:hint="eastAsia"/>
            <w:color w:val="FFFFFF"/>
            <w:rPrChange w:id="3546" w:author="Macon, Taydin Robert" w:date="2026-02-12T11:41:00Z" w16du:dateUtc="2026-02-12T19:41:00Z">
              <w:rPr>
                <w:rStyle w:val="apple-converted-space"/>
                <w:rFonts w:ascii="-webkit-standard" w:eastAsiaTheme="majorEastAsia" w:hAnsi="-webkit-standard" w:hint="eastAsia"/>
                <w:color w:val="FFFFFF"/>
                <w:sz w:val="27"/>
                <w:szCs w:val="27"/>
              </w:rPr>
            </w:rPrChange>
          </w:rPr>
          <w:t> </w:t>
        </w:r>
        <w:r w:rsidRPr="00E40CC1">
          <w:rPr>
            <w:color w:val="FFFFFF"/>
            <w:rPrChange w:id="3547" w:author="Macon, Taydin Robert" w:date="2026-02-12T11:41:00Z" w16du:dateUtc="2026-02-12T19:41:00Z">
              <w:rPr>
                <w:rFonts w:ascii="-webkit-standard" w:hAnsi="-webkit-standard"/>
                <w:color w:val="FFFFFF"/>
                <w:sz w:val="27"/>
                <w:szCs w:val="27"/>
              </w:rPr>
            </w:rPrChange>
          </w:rPr>
          <w:t>Using eDNA to survey amphibians: Methods, applications, and challenges.</w:t>
        </w:r>
        <w:r w:rsidRPr="00E40CC1">
          <w:rPr>
            <w:rStyle w:val="apple-converted-space"/>
            <w:rFonts w:eastAsiaTheme="majorEastAsia" w:hint="eastAsia"/>
            <w:color w:val="FFFFFF"/>
            <w:rPrChange w:id="3548" w:author="Macon, Taydin Robert" w:date="2026-02-12T11:41:00Z" w16du:dateUtc="2026-02-12T19:41:00Z">
              <w:rPr>
                <w:rStyle w:val="apple-converted-space"/>
                <w:rFonts w:ascii="-webkit-standard" w:eastAsiaTheme="majorEastAsia" w:hAnsi="-webkit-standard" w:hint="eastAsia"/>
                <w:color w:val="FFFFFF"/>
                <w:sz w:val="27"/>
                <w:szCs w:val="27"/>
              </w:rPr>
            </w:rPrChange>
          </w:rPr>
          <w:t> </w:t>
        </w:r>
        <w:r w:rsidRPr="00E40CC1">
          <w:rPr>
            <w:rStyle w:val="Emphasis"/>
            <w:rFonts w:eastAsiaTheme="majorEastAsia"/>
            <w:color w:val="FFFFFF"/>
          </w:rPr>
          <w:t>Biotechnology and Bioengineering.</w:t>
        </w:r>
        <w:r w:rsidRPr="00E40CC1">
          <w:rPr>
            <w:rStyle w:val="apple-converted-space"/>
            <w:rFonts w:eastAsiaTheme="majorEastAsia" w:hint="eastAsia"/>
            <w:color w:val="FFFFFF"/>
            <w:rPrChange w:id="3549" w:author="Macon, Taydin Robert" w:date="2026-02-12T11:41:00Z" w16du:dateUtc="2026-02-12T19:41:00Z">
              <w:rPr>
                <w:rStyle w:val="apple-converted-space"/>
                <w:rFonts w:ascii="-webkit-standard" w:eastAsiaTheme="majorEastAsia" w:hAnsi="-webkit-standard" w:hint="eastAsia"/>
                <w:color w:val="FFFFFF"/>
                <w:sz w:val="27"/>
                <w:szCs w:val="27"/>
              </w:rPr>
            </w:rPrChange>
          </w:rPr>
          <w:t> </w:t>
        </w:r>
        <w:r w:rsidRPr="00E40CC1">
          <w:fldChar w:fldCharType="begin"/>
        </w:r>
        <w:r w:rsidRPr="00E40CC1">
          <w:instrText>HYPERLINK "https://doi.org/10.1002/bit.28592"</w:instrText>
        </w:r>
        <w:r w:rsidRPr="00E40CC1">
          <w:fldChar w:fldCharType="separate"/>
        </w:r>
        <w:r w:rsidRPr="00E40CC1">
          <w:rPr>
            <w:rStyle w:val="Hyperlink"/>
          </w:rPr>
          <w:t>https://doi.org/10.1002/bit.28592</w:t>
        </w:r>
        <w:r w:rsidRPr="00E40CC1">
          <w:fldChar w:fldCharType="end"/>
        </w:r>
      </w:ins>
    </w:p>
    <w:p w14:paraId="512D015B" w14:textId="64611034" w:rsidR="00E40CC1" w:rsidRDefault="00E40CC1">
      <w:pPr>
        <w:pStyle w:val="NormalWeb"/>
        <w:ind w:left="720" w:hanging="720"/>
        <w:rPr>
          <w:ins w:id="3550" w:author="Macon, Taydin Robert" w:date="2026-02-12T11:43:00Z" w16du:dateUtc="2026-02-12T19:43:00Z"/>
        </w:rPr>
      </w:pPr>
      <w:ins w:id="3551" w:author="Macon, Taydin Robert" w:date="2026-02-12T11:42:00Z" w16du:dateUtc="2026-02-12T19:42:00Z">
        <w:r w:rsidRPr="00E40CC1">
          <w:rPr>
            <w:rStyle w:val="Strong"/>
            <w:rFonts w:eastAsiaTheme="majorEastAsia"/>
            <w:b w:val="0"/>
            <w:bCs w:val="0"/>
            <w:color w:val="FFFFFF"/>
            <w:rPrChange w:id="3552" w:author="Macon, Taydin Robert" w:date="2026-02-12T11:43:00Z" w16du:dateUtc="2026-02-12T19:43:00Z">
              <w:rPr>
                <w:rStyle w:val="Strong"/>
                <w:rFonts w:eastAsiaTheme="majorEastAsia"/>
                <w:color w:val="FFFFFF"/>
              </w:rPr>
            </w:rPrChange>
          </w:rPr>
          <w:t>Takahara, Teruhiko; Iwai, Noriko; Yasumiba, Kiyomi; &amp; Igawa, Takeshi. (2020).</w:t>
        </w:r>
        <w:r>
          <w:rPr>
            <w:rStyle w:val="apple-converted-space"/>
            <w:rFonts w:ascii="-webkit-standard" w:eastAsiaTheme="majorEastAsia" w:hAnsi="-webkit-standard"/>
            <w:color w:val="FFFFFF"/>
            <w:sz w:val="27"/>
            <w:szCs w:val="27"/>
          </w:rPr>
          <w:t> </w:t>
        </w:r>
        <w:r w:rsidRPr="00E40CC1">
          <w:rPr>
            <w:rStyle w:val="Emphasis"/>
            <w:rFonts w:eastAsiaTheme="majorEastAsia"/>
            <w:i w:val="0"/>
            <w:iCs w:val="0"/>
            <w:color w:val="FFFFFF"/>
            <w:rPrChange w:id="3553" w:author="Macon, Taydin Robert" w:date="2026-02-12T11:43:00Z" w16du:dateUtc="2026-02-12T19:43:00Z">
              <w:rPr>
                <w:rStyle w:val="Emphasis"/>
                <w:rFonts w:eastAsiaTheme="majorEastAsia"/>
                <w:color w:val="FFFFFF"/>
              </w:rPr>
            </w:rPrChange>
          </w:rPr>
          <w:t>Comparison of the detection of 3 endangered frog species by eDNA and acoustic surveys across 3 seasons</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E40CC1">
          <w:rPr>
            <w:rStyle w:val="Strong"/>
            <w:rFonts w:eastAsiaTheme="majorEastAsia"/>
            <w:b w:val="0"/>
            <w:bCs w:val="0"/>
            <w:i/>
            <w:iCs/>
            <w:color w:val="FFFFFF"/>
            <w:rPrChange w:id="3554" w:author="Macon, Taydin Robert" w:date="2026-02-12T11:43:00Z" w16du:dateUtc="2026-02-12T19:43:00Z">
              <w:rPr>
                <w:rStyle w:val="Strong"/>
                <w:rFonts w:eastAsiaTheme="majorEastAsia"/>
                <w:color w:val="FFFFFF"/>
              </w:rPr>
            </w:rPrChange>
          </w:rPr>
          <w:t>Freshwater Science</w:t>
        </w:r>
      </w:ins>
      <w:ins w:id="3555" w:author="Macon, Taydin Robert" w:date="2026-02-12T11:43:00Z" w16du:dateUtc="2026-02-12T19:43:00Z">
        <w:r w:rsidRPr="00E40CC1">
          <w:rPr>
            <w:rStyle w:val="Strong"/>
            <w:rFonts w:eastAsiaTheme="majorEastAsia"/>
            <w:b w:val="0"/>
            <w:bCs w:val="0"/>
            <w:color w:val="FFFFFF"/>
            <w:rPrChange w:id="3556" w:author="Macon, Taydin Robert" w:date="2026-02-12T11:43:00Z" w16du:dateUtc="2026-02-12T19:43:00Z">
              <w:rPr>
                <w:rStyle w:val="Strong"/>
                <w:rFonts w:eastAsiaTheme="majorEastAsia"/>
                <w:color w:val="FFFFFF"/>
              </w:rPr>
            </w:rPrChange>
          </w:rPr>
          <w:t>.</w:t>
        </w:r>
        <w:r>
          <w:t xml:space="preserve"> </w:t>
        </w:r>
      </w:ins>
      <w:ins w:id="3557" w:author="Macon, Taydin Robert" w:date="2026-02-12T11:42:00Z" w16du:dateUtc="2026-02-12T19:42:00Z">
        <w:r>
          <w:fldChar w:fldCharType="begin"/>
        </w:r>
        <w:r>
          <w:instrText>HYPERLINK "https://doi.org/10.1086/707365" \t "_new"</w:instrText>
        </w:r>
        <w:r>
          <w:fldChar w:fldCharType="separate"/>
        </w:r>
        <w:r>
          <w:rPr>
            <w:rStyle w:val="Hyperlink"/>
            <w:rFonts w:eastAsiaTheme="majorEastAsia"/>
          </w:rPr>
          <w:t>https://doi.org/10.1086/707365</w:t>
        </w:r>
        <w:r>
          <w:fldChar w:fldCharType="end"/>
        </w:r>
      </w:ins>
    </w:p>
    <w:p w14:paraId="0E538ACB" w14:textId="1C90D45C" w:rsidR="00E40CC1" w:rsidRPr="00E40CC1" w:rsidRDefault="00E40CC1">
      <w:pPr>
        <w:pStyle w:val="NormalWeb"/>
        <w:ind w:left="720" w:hanging="720"/>
        <w:rPr>
          <w:ins w:id="3558" w:author="Macon, Taydin Robert" w:date="2026-02-12T11:45:00Z" w16du:dateUtc="2026-02-12T19:45:00Z"/>
          <w:rStyle w:val="Strong"/>
          <w:rFonts w:eastAsiaTheme="majorEastAsia"/>
          <w:b w:val="0"/>
          <w:bCs w:val="0"/>
          <w:highlight w:val="green"/>
        </w:rPr>
      </w:pPr>
      <w:ins w:id="3559" w:author="Macon, Taydin Robert" w:date="2026-02-12T11:45:00Z" w16du:dateUtc="2026-02-12T19:45:00Z">
        <w:r w:rsidRPr="00E40CC1">
          <w:rPr>
            <w:rStyle w:val="Strong"/>
            <w:rFonts w:eastAsiaTheme="majorEastAsia"/>
            <w:b w:val="0"/>
            <w:bCs w:val="0"/>
            <w:color w:val="FFFFFF"/>
            <w:rPrChange w:id="3560" w:author="Macon, Taydin Robert" w:date="2026-02-12T11:45:00Z" w16du:dateUtc="2026-02-12T19:45:00Z">
              <w:rPr>
                <w:rStyle w:val="Strong"/>
                <w:rFonts w:eastAsiaTheme="majorEastAsia"/>
                <w:color w:val="FFFFFF"/>
              </w:rPr>
            </w:rPrChange>
          </w:rPr>
          <w:t xml:space="preserve">Takahashi, M., Saccò, M., Kestel, J. H., Nester, G., Campbell, M. A., van der Heyde, M., Heydenrych, M. J., Juszkiewicz, D. J., Nevill, P., Dawkins, K. L., Bessey, C., Fernandes, </w:t>
        </w:r>
        <w:r w:rsidRPr="00E40CC1">
          <w:rPr>
            <w:rStyle w:val="Strong"/>
            <w:rFonts w:eastAsiaTheme="majorEastAsia"/>
            <w:b w:val="0"/>
            <w:bCs w:val="0"/>
            <w:color w:val="FFFFFF"/>
            <w:rPrChange w:id="3561" w:author="Macon, Taydin Robert" w:date="2026-02-12T11:45:00Z" w16du:dateUtc="2026-02-12T19:45:00Z">
              <w:rPr>
                <w:rStyle w:val="Strong"/>
                <w:rFonts w:eastAsiaTheme="majorEastAsia"/>
                <w:color w:val="FFFFFF"/>
              </w:rPr>
            </w:rPrChange>
          </w:rPr>
          <w:lastRenderedPageBreak/>
          <w:t>K., Miller, H., Power, M., Mousavi-Derazmahalleh, M., Newton, J. P., White, N. E., Richards, Z. T., &amp; Allentoft, M. E. (2023).</w:t>
        </w:r>
        <w:r w:rsidRPr="00E40CC1">
          <w:rPr>
            <w:rStyle w:val="apple-converted-space"/>
            <w:rFonts w:eastAsiaTheme="majorEastAsia" w:hint="eastAsia"/>
            <w:color w:val="FFFFFF"/>
            <w:rPrChange w:id="3562" w:author="Macon, Taydin Robert" w:date="2026-02-12T11:45:00Z" w16du:dateUtc="2026-02-12T19:45:00Z">
              <w:rPr>
                <w:rStyle w:val="apple-converted-space"/>
                <w:rFonts w:ascii="-webkit-standard" w:eastAsiaTheme="majorEastAsia" w:hAnsi="-webkit-standard" w:hint="eastAsia"/>
                <w:color w:val="FFFFFF"/>
                <w:sz w:val="27"/>
                <w:szCs w:val="27"/>
              </w:rPr>
            </w:rPrChange>
          </w:rPr>
          <w:t> </w:t>
        </w:r>
        <w:r w:rsidRPr="00E40CC1">
          <w:rPr>
            <w:color w:val="FFFFFF"/>
            <w:rPrChange w:id="3563" w:author="Macon, Taydin Robert" w:date="2026-02-12T11:45:00Z" w16du:dateUtc="2026-02-12T19:45:00Z">
              <w:rPr>
                <w:rFonts w:ascii="-webkit-standard" w:hAnsi="-webkit-standard"/>
                <w:color w:val="FFFFFF"/>
                <w:sz w:val="27"/>
                <w:szCs w:val="27"/>
              </w:rPr>
            </w:rPrChange>
          </w:rPr>
          <w:t>Aquatic environmental DNA: A review of the macro-organismal biomonitoring revolution.</w:t>
        </w:r>
        <w:r w:rsidRPr="00E40CC1">
          <w:rPr>
            <w:rStyle w:val="apple-converted-space"/>
            <w:rFonts w:eastAsiaTheme="majorEastAsia" w:hint="eastAsia"/>
            <w:color w:val="FFFFFF"/>
            <w:rPrChange w:id="3564" w:author="Macon, Taydin Robert" w:date="2026-02-12T11:45:00Z" w16du:dateUtc="2026-02-12T19:45:00Z">
              <w:rPr>
                <w:rStyle w:val="apple-converted-space"/>
                <w:rFonts w:ascii="-webkit-standard" w:eastAsiaTheme="majorEastAsia" w:hAnsi="-webkit-standard" w:hint="eastAsia"/>
                <w:color w:val="FFFFFF"/>
                <w:sz w:val="27"/>
                <w:szCs w:val="27"/>
              </w:rPr>
            </w:rPrChange>
          </w:rPr>
          <w:t> </w:t>
        </w:r>
        <w:r w:rsidRPr="00E40CC1">
          <w:rPr>
            <w:rStyle w:val="Emphasis"/>
            <w:rFonts w:eastAsiaTheme="majorEastAsia"/>
            <w:color w:val="FFFFFF"/>
          </w:rPr>
          <w:t>Science of the Total Environment</w:t>
        </w:r>
        <w:r w:rsidRPr="00E40CC1">
          <w:rPr>
            <w:color w:val="FFFFFF"/>
            <w:rPrChange w:id="3565" w:author="Macon, Taydin Robert" w:date="2026-02-12T11:45:00Z" w16du:dateUtc="2026-02-12T19:45:00Z">
              <w:rPr>
                <w:rFonts w:ascii="-webkit-standard" w:hAnsi="-webkit-standard"/>
                <w:color w:val="FFFFFF"/>
                <w:sz w:val="27"/>
                <w:szCs w:val="27"/>
              </w:rPr>
            </w:rPrChange>
          </w:rPr>
          <w:t>.</w:t>
        </w:r>
        <w:r w:rsidRPr="00E40CC1">
          <w:rPr>
            <w:rStyle w:val="apple-converted-space"/>
            <w:rFonts w:eastAsiaTheme="majorEastAsia" w:hint="eastAsia"/>
            <w:color w:val="FFFFFF"/>
            <w:rPrChange w:id="3566" w:author="Macon, Taydin Robert" w:date="2026-02-12T11:45:00Z" w16du:dateUtc="2026-02-12T19:45:00Z">
              <w:rPr>
                <w:rStyle w:val="apple-converted-space"/>
                <w:rFonts w:ascii="-webkit-standard" w:eastAsiaTheme="majorEastAsia" w:hAnsi="-webkit-standard" w:hint="eastAsia"/>
                <w:color w:val="FFFFFF"/>
                <w:sz w:val="27"/>
                <w:szCs w:val="27"/>
              </w:rPr>
            </w:rPrChange>
          </w:rPr>
          <w:t> </w:t>
        </w:r>
        <w:r w:rsidRPr="00E40CC1">
          <w:fldChar w:fldCharType="begin"/>
        </w:r>
        <w:r w:rsidRPr="00E40CC1">
          <w:instrText>HYPERLINK "https://doi.org/10.1016/j.scitotenv.2023.162322" \t "_new"</w:instrText>
        </w:r>
        <w:r w:rsidRPr="00E40CC1">
          <w:fldChar w:fldCharType="separate"/>
        </w:r>
        <w:r w:rsidRPr="00E40CC1">
          <w:rPr>
            <w:rStyle w:val="Hyperlink"/>
            <w:rFonts w:eastAsiaTheme="majorEastAsia"/>
          </w:rPr>
          <w:t>https://doi.org/10.1016/j.scitotenv.2023.162322</w:t>
        </w:r>
        <w:r w:rsidRPr="00E40CC1">
          <w:fldChar w:fldCharType="end"/>
        </w:r>
        <w:r w:rsidRPr="00E40CC1">
          <w:rPr>
            <w:rStyle w:val="Strong"/>
            <w:rFonts w:eastAsiaTheme="majorEastAsia"/>
            <w:b w:val="0"/>
            <w:bCs w:val="0"/>
            <w:highlight w:val="green"/>
          </w:rPr>
          <w:t xml:space="preserve"> </w:t>
        </w:r>
      </w:ins>
    </w:p>
    <w:p w14:paraId="0E79E72A" w14:textId="48F0388F" w:rsidR="00E40CC1" w:rsidRPr="00E40CC1" w:rsidRDefault="00E40CC1">
      <w:pPr>
        <w:pStyle w:val="NormalWeb"/>
        <w:ind w:left="720" w:hanging="720"/>
        <w:rPr>
          <w:ins w:id="3567" w:author="Macon, Taydin Robert" w:date="2026-02-12T11:47:00Z" w16du:dateUtc="2026-02-12T19:47:00Z"/>
        </w:rPr>
      </w:pPr>
      <w:ins w:id="3568" w:author="Macon, Taydin Robert" w:date="2026-02-12T11:47:00Z" w16du:dateUtc="2026-02-12T19:47:00Z">
        <w:r w:rsidRPr="00E40CC1">
          <w:rPr>
            <w:rStyle w:val="Strong"/>
            <w:rFonts w:eastAsiaTheme="majorEastAsia"/>
            <w:b w:val="0"/>
            <w:bCs w:val="0"/>
            <w:color w:val="FFFFFF"/>
            <w:rPrChange w:id="3569" w:author="Macon, Taydin Robert" w:date="2026-02-12T11:48:00Z" w16du:dateUtc="2026-02-12T19:48:00Z">
              <w:rPr>
                <w:rStyle w:val="Strong"/>
                <w:rFonts w:eastAsiaTheme="majorEastAsia"/>
                <w:color w:val="FFFFFF"/>
              </w:rPr>
            </w:rPrChange>
          </w:rPr>
          <w:t>Takenaka, M., Hasebe, Y., Yano, K., Okamoto, S., Tojo, K., Seki, M., Sekiguchi, S., Jitsumasa, T., Morohashi, N., Handa, Y., &amp; Sakaba, T. (2024).</w:t>
        </w:r>
        <w:r w:rsidRPr="00E40CC1">
          <w:rPr>
            <w:rStyle w:val="apple-converted-space"/>
            <w:rFonts w:eastAsiaTheme="majorEastAsia" w:hint="eastAsia"/>
            <w:color w:val="FFFFFF"/>
            <w:rPrChange w:id="3570" w:author="Macon, Taydin Robert" w:date="2026-02-12T11:47:00Z" w16du:dateUtc="2026-02-12T19:47:00Z">
              <w:rPr>
                <w:rStyle w:val="apple-converted-space"/>
                <w:rFonts w:ascii="-webkit-standard" w:eastAsiaTheme="majorEastAsia" w:hAnsi="-webkit-standard" w:hint="eastAsia"/>
                <w:color w:val="FFFFFF"/>
                <w:sz w:val="27"/>
                <w:szCs w:val="27"/>
              </w:rPr>
            </w:rPrChange>
          </w:rPr>
          <w:t> </w:t>
        </w:r>
        <w:r w:rsidRPr="00E40CC1">
          <w:rPr>
            <w:color w:val="FFFFFF"/>
            <w:rPrChange w:id="3571" w:author="Macon, Taydin Robert" w:date="2026-02-12T11:47:00Z" w16du:dateUtc="2026-02-12T19:47:00Z">
              <w:rPr>
                <w:rFonts w:ascii="-webkit-standard" w:hAnsi="-webkit-standard"/>
                <w:color w:val="FFFFFF"/>
                <w:sz w:val="27"/>
                <w:szCs w:val="27"/>
              </w:rPr>
            </w:rPrChange>
          </w:rPr>
          <w:t>Environmental DNA metabarcoding on aquatic insects: Comparing the primer sets of MtInsects-16S based on the mtDNA 16S and general marker based on the mtDNA COI region.</w:t>
        </w:r>
        <w:r w:rsidRPr="00E40CC1">
          <w:rPr>
            <w:rStyle w:val="apple-converted-space"/>
            <w:rFonts w:eastAsiaTheme="majorEastAsia" w:hint="eastAsia"/>
            <w:color w:val="FFFFFF"/>
            <w:rPrChange w:id="3572" w:author="Macon, Taydin Robert" w:date="2026-02-12T11:47:00Z" w16du:dateUtc="2026-02-12T19:47:00Z">
              <w:rPr>
                <w:rStyle w:val="apple-converted-space"/>
                <w:rFonts w:ascii="-webkit-standard" w:eastAsiaTheme="majorEastAsia" w:hAnsi="-webkit-standard" w:hint="eastAsia"/>
                <w:color w:val="FFFFFF"/>
                <w:sz w:val="27"/>
                <w:szCs w:val="27"/>
              </w:rPr>
            </w:rPrChange>
          </w:rPr>
          <w:t> </w:t>
        </w:r>
        <w:r w:rsidRPr="00E40CC1">
          <w:rPr>
            <w:rStyle w:val="Emphasis"/>
            <w:rFonts w:eastAsiaTheme="majorEastAsia"/>
            <w:color w:val="FFFFFF"/>
          </w:rPr>
          <w:t>Environmental DNA</w:t>
        </w:r>
        <w:r w:rsidRPr="00E40CC1">
          <w:rPr>
            <w:color w:val="FFFFFF"/>
            <w:rPrChange w:id="3573" w:author="Macon, Taydin Robert" w:date="2026-02-12T11:47:00Z" w16du:dateUtc="2026-02-12T19:47:00Z">
              <w:rPr>
                <w:rFonts w:ascii="-webkit-standard" w:hAnsi="-webkit-standard"/>
                <w:color w:val="FFFFFF"/>
                <w:sz w:val="27"/>
                <w:szCs w:val="27"/>
              </w:rPr>
            </w:rPrChange>
          </w:rPr>
          <w:t>.</w:t>
        </w:r>
        <w:r w:rsidRPr="00E40CC1">
          <w:rPr>
            <w:rStyle w:val="apple-converted-space"/>
            <w:rFonts w:eastAsiaTheme="majorEastAsia" w:hint="eastAsia"/>
            <w:color w:val="FFFFFF"/>
            <w:rPrChange w:id="3574" w:author="Macon, Taydin Robert" w:date="2026-02-12T11:47:00Z" w16du:dateUtc="2026-02-12T19:47:00Z">
              <w:rPr>
                <w:rStyle w:val="apple-converted-space"/>
                <w:rFonts w:ascii="-webkit-standard" w:eastAsiaTheme="majorEastAsia" w:hAnsi="-webkit-standard" w:hint="eastAsia"/>
                <w:color w:val="FFFFFF"/>
                <w:sz w:val="27"/>
                <w:szCs w:val="27"/>
              </w:rPr>
            </w:rPrChange>
          </w:rPr>
          <w:t> </w:t>
        </w:r>
        <w:r w:rsidRPr="00E40CC1">
          <w:fldChar w:fldCharType="begin"/>
        </w:r>
        <w:r w:rsidRPr="00E40CC1">
          <w:instrText>HYPERLINK "https://doi.org/10.1002/edn3.588"</w:instrText>
        </w:r>
        <w:r w:rsidRPr="00E40CC1">
          <w:fldChar w:fldCharType="separate"/>
        </w:r>
        <w:r w:rsidRPr="00E40CC1">
          <w:rPr>
            <w:rStyle w:val="Hyperlink"/>
          </w:rPr>
          <w:t>https://doi.org/10.1002/edn3.588</w:t>
        </w:r>
        <w:r w:rsidRPr="00E40CC1">
          <w:fldChar w:fldCharType="end"/>
        </w:r>
      </w:ins>
    </w:p>
    <w:p w14:paraId="2BD172CB" w14:textId="77777777" w:rsidR="00E40CC1" w:rsidRDefault="00E40CC1">
      <w:pPr>
        <w:pStyle w:val="NormalWeb"/>
        <w:ind w:left="720" w:hanging="720"/>
        <w:rPr>
          <w:ins w:id="3575" w:author="Macon, Taydin Robert" w:date="2026-02-12T11:49:00Z" w16du:dateUtc="2026-02-12T19:49:00Z"/>
          <w:color w:val="FFFFFF"/>
        </w:rPr>
        <w:pPrChange w:id="3576" w:author="Macon, Taydin Robert" w:date="2026-02-12T11:49:00Z" w16du:dateUtc="2026-02-12T19:49:00Z">
          <w:pPr>
            <w:pStyle w:val="NormalWeb"/>
          </w:pPr>
        </w:pPrChange>
      </w:pPr>
      <w:ins w:id="3577" w:author="Macon, Taydin Robert" w:date="2026-02-12T11:49:00Z" w16du:dateUtc="2026-02-12T19:49:00Z">
        <w:r w:rsidRPr="00E40CC1">
          <w:rPr>
            <w:rStyle w:val="Strong"/>
            <w:rFonts w:eastAsiaTheme="majorEastAsia"/>
            <w:b w:val="0"/>
            <w:bCs w:val="0"/>
            <w:color w:val="FFFFFF"/>
            <w:rPrChange w:id="3578" w:author="Macon, Taydin Robert" w:date="2026-02-12T11:50:00Z" w16du:dateUtc="2026-02-12T19:50:00Z">
              <w:rPr>
                <w:rStyle w:val="Strong"/>
                <w:rFonts w:eastAsiaTheme="majorEastAsia"/>
                <w:color w:val="FFFFFF"/>
              </w:rPr>
            </w:rPrChange>
          </w:rPr>
          <w:t>Taberlet, P., Bonin, A., Coissac, E., &amp; Zinger, L. (2018).</w:t>
        </w:r>
        <w:r>
          <w:rPr>
            <w:rStyle w:val="apple-converted-space"/>
            <w:rFonts w:eastAsiaTheme="majorEastAsia"/>
            <w:color w:val="FFFFFF"/>
          </w:rPr>
          <w:t> </w:t>
        </w:r>
        <w:r w:rsidRPr="00E40CC1">
          <w:rPr>
            <w:rStyle w:val="Emphasis"/>
            <w:rFonts w:eastAsiaTheme="majorEastAsia"/>
            <w:i w:val="0"/>
            <w:iCs w:val="0"/>
            <w:color w:val="FFFFFF"/>
            <w:rPrChange w:id="3579" w:author="Macon, Taydin Robert" w:date="2026-02-12T11:50:00Z" w16du:dateUtc="2026-02-12T19:50:00Z">
              <w:rPr>
                <w:rStyle w:val="Emphasis"/>
                <w:rFonts w:eastAsiaTheme="majorEastAsia"/>
                <w:color w:val="FFFFFF"/>
              </w:rPr>
            </w:rPrChange>
          </w:rPr>
          <w:t>Environmental DNA: For biodiversity research and monitoring</w:t>
        </w:r>
        <w:r>
          <w:rPr>
            <w:rStyle w:val="Emphasis"/>
            <w:rFonts w:eastAsiaTheme="majorEastAsia"/>
            <w:color w:val="FFFFFF"/>
          </w:rPr>
          <w:t>.</w:t>
        </w:r>
        <w:r>
          <w:rPr>
            <w:rStyle w:val="apple-converted-space"/>
            <w:rFonts w:eastAsiaTheme="majorEastAsia"/>
            <w:color w:val="FFFFFF"/>
          </w:rPr>
          <w:t> </w:t>
        </w:r>
        <w:r w:rsidRPr="00E40CC1">
          <w:rPr>
            <w:i/>
            <w:iCs/>
            <w:color w:val="FFFFFF"/>
            <w:rPrChange w:id="3580" w:author="Macon, Taydin Robert" w:date="2026-02-12T11:50:00Z" w16du:dateUtc="2026-02-12T19:50:00Z">
              <w:rPr>
                <w:color w:val="FFFFFF"/>
              </w:rPr>
            </w:rPrChange>
          </w:rPr>
          <w:t>Oxford University Press.</w:t>
        </w:r>
        <w:r w:rsidRPr="00E40CC1">
          <w:rPr>
            <w:rStyle w:val="apple-converted-space"/>
            <w:rFonts w:eastAsiaTheme="majorEastAsia"/>
            <w:i/>
            <w:iCs/>
            <w:color w:val="FFFFFF"/>
            <w:rPrChange w:id="3581" w:author="Macon, Taydin Robert" w:date="2026-02-12T11:50:00Z" w16du:dateUtc="2026-02-12T19:50:00Z">
              <w:rPr>
                <w:rStyle w:val="apple-converted-space"/>
                <w:rFonts w:eastAsiaTheme="majorEastAsia"/>
                <w:color w:val="FFFFFF"/>
              </w:rPr>
            </w:rPrChange>
          </w:rPr>
          <w:t> </w:t>
        </w:r>
        <w:r>
          <w:rPr>
            <w:color w:val="FFFFFF"/>
          </w:rPr>
          <w:t>https://doi.org/10.1093/oso/9780198767220.001.0001</w:t>
        </w:r>
      </w:ins>
    </w:p>
    <w:p w14:paraId="688CF6C3" w14:textId="2779FCAD" w:rsidR="00895D1A" w:rsidRPr="00895D1A" w:rsidRDefault="00895D1A">
      <w:pPr>
        <w:pStyle w:val="NormalWeb"/>
        <w:ind w:left="720" w:hanging="720"/>
        <w:rPr>
          <w:ins w:id="3582" w:author="Macon, Taydin Robert" w:date="2026-02-12T11:51:00Z" w16du:dateUtc="2026-02-12T19:51:00Z"/>
        </w:rPr>
      </w:pPr>
      <w:ins w:id="3583" w:author="Macon, Taydin Robert" w:date="2026-02-12T11:51:00Z" w16du:dateUtc="2026-02-12T19:51:00Z">
        <w:r w:rsidRPr="00895D1A">
          <w:rPr>
            <w:rStyle w:val="Strong"/>
            <w:rFonts w:eastAsiaTheme="majorEastAsia"/>
            <w:b w:val="0"/>
            <w:bCs w:val="0"/>
            <w:color w:val="FFFFFF"/>
            <w:rPrChange w:id="3584" w:author="Macon, Taydin Robert" w:date="2026-02-12T11:51:00Z" w16du:dateUtc="2026-02-12T19:51:00Z">
              <w:rPr>
                <w:rStyle w:val="Strong"/>
                <w:rFonts w:eastAsiaTheme="majorEastAsia"/>
                <w:color w:val="FFFFFF"/>
              </w:rPr>
            </w:rPrChange>
          </w:rPr>
          <w:t>Thomsen, P. F., &amp; Sigsgaard, E. E. (2019).</w:t>
        </w:r>
        <w:r w:rsidRPr="00895D1A">
          <w:rPr>
            <w:rStyle w:val="apple-converted-space"/>
            <w:rFonts w:eastAsiaTheme="majorEastAsia" w:hint="eastAsia"/>
            <w:color w:val="FFFFFF"/>
            <w:rPrChange w:id="3585" w:author="Macon, Taydin Robert" w:date="2026-02-12T11:51:00Z" w16du:dateUtc="2026-02-12T19:51:00Z">
              <w:rPr>
                <w:rStyle w:val="apple-converted-space"/>
                <w:rFonts w:ascii="-webkit-standard" w:eastAsiaTheme="majorEastAsia" w:hAnsi="-webkit-standard" w:hint="eastAsia"/>
                <w:color w:val="FFFFFF"/>
                <w:sz w:val="27"/>
                <w:szCs w:val="27"/>
              </w:rPr>
            </w:rPrChange>
          </w:rPr>
          <w:t> </w:t>
        </w:r>
        <w:r w:rsidRPr="00895D1A">
          <w:rPr>
            <w:color w:val="FFFFFF"/>
            <w:rPrChange w:id="3586" w:author="Macon, Taydin Robert" w:date="2026-02-12T11:51:00Z" w16du:dateUtc="2026-02-12T19:51:00Z">
              <w:rPr>
                <w:rFonts w:ascii="-webkit-standard" w:hAnsi="-webkit-standard"/>
                <w:color w:val="FFFFFF"/>
                <w:sz w:val="27"/>
                <w:szCs w:val="27"/>
              </w:rPr>
            </w:rPrChange>
          </w:rPr>
          <w:t>Environmental DNA metabarcoding of wild flowers reveals diverse communities of terrestrial arthropods.</w:t>
        </w:r>
        <w:r w:rsidRPr="00895D1A">
          <w:rPr>
            <w:rStyle w:val="apple-converted-space"/>
            <w:rFonts w:eastAsiaTheme="majorEastAsia" w:hint="eastAsia"/>
            <w:color w:val="FFFFFF"/>
            <w:rPrChange w:id="3587" w:author="Macon, Taydin Robert" w:date="2026-02-12T11:51:00Z" w16du:dateUtc="2026-02-12T19:51:00Z">
              <w:rPr>
                <w:rStyle w:val="apple-converted-space"/>
                <w:rFonts w:ascii="-webkit-standard" w:eastAsiaTheme="majorEastAsia" w:hAnsi="-webkit-standard" w:hint="eastAsia"/>
                <w:color w:val="FFFFFF"/>
                <w:sz w:val="27"/>
                <w:szCs w:val="27"/>
              </w:rPr>
            </w:rPrChange>
          </w:rPr>
          <w:t> </w:t>
        </w:r>
        <w:r w:rsidRPr="00895D1A">
          <w:rPr>
            <w:rStyle w:val="Emphasis"/>
            <w:rFonts w:eastAsiaTheme="majorEastAsia"/>
            <w:color w:val="FFFFFF"/>
          </w:rPr>
          <w:t>Ecology and Evolution</w:t>
        </w:r>
        <w:r w:rsidRPr="00895D1A">
          <w:rPr>
            <w:color w:val="FFFFFF"/>
            <w:rPrChange w:id="3588" w:author="Macon, Taydin Robert" w:date="2026-02-12T11:51:00Z" w16du:dateUtc="2026-02-12T19:51:00Z">
              <w:rPr>
                <w:rFonts w:ascii="-webkit-standard" w:hAnsi="-webkit-standard"/>
                <w:color w:val="FFFFFF"/>
                <w:sz w:val="27"/>
                <w:szCs w:val="27"/>
              </w:rPr>
            </w:rPrChange>
          </w:rPr>
          <w:t>.</w:t>
        </w:r>
        <w:r w:rsidRPr="00895D1A">
          <w:rPr>
            <w:rStyle w:val="apple-converted-space"/>
            <w:rFonts w:eastAsiaTheme="majorEastAsia" w:hint="eastAsia"/>
            <w:color w:val="FFFFFF"/>
            <w:rPrChange w:id="3589" w:author="Macon, Taydin Robert" w:date="2026-02-12T11:51:00Z" w16du:dateUtc="2026-02-12T19:51:00Z">
              <w:rPr>
                <w:rStyle w:val="apple-converted-space"/>
                <w:rFonts w:ascii="-webkit-standard" w:eastAsiaTheme="majorEastAsia" w:hAnsi="-webkit-standard" w:hint="eastAsia"/>
                <w:color w:val="FFFFFF"/>
                <w:sz w:val="27"/>
                <w:szCs w:val="27"/>
              </w:rPr>
            </w:rPrChange>
          </w:rPr>
          <w:t> </w:t>
        </w:r>
        <w:r w:rsidRPr="00895D1A">
          <w:fldChar w:fldCharType="begin"/>
        </w:r>
        <w:r w:rsidRPr="00895D1A">
          <w:instrText>HYPERLINK "https://doi.org/10.1002/ece3.4809"</w:instrText>
        </w:r>
        <w:r w:rsidRPr="00895D1A">
          <w:fldChar w:fldCharType="separate"/>
        </w:r>
        <w:r w:rsidRPr="00895D1A">
          <w:rPr>
            <w:rStyle w:val="Hyperlink"/>
          </w:rPr>
          <w:t>https://doi.org/10.1002/ece3.4809</w:t>
        </w:r>
        <w:r w:rsidRPr="00895D1A">
          <w:fldChar w:fldCharType="end"/>
        </w:r>
      </w:ins>
    </w:p>
    <w:p w14:paraId="59E8D3E7" w14:textId="707E2A1B" w:rsidR="00895D1A" w:rsidRPr="00895D1A" w:rsidRDefault="00895D1A">
      <w:pPr>
        <w:pStyle w:val="NormalWeb"/>
        <w:ind w:left="720" w:hanging="720"/>
        <w:rPr>
          <w:ins w:id="3590" w:author="Macon, Taydin Robert" w:date="2026-02-12T11:54:00Z" w16du:dateUtc="2026-02-12T19:54:00Z"/>
        </w:rPr>
      </w:pPr>
      <w:ins w:id="3591" w:author="Macon, Taydin Robert" w:date="2026-02-12T11:54:00Z" w16du:dateUtc="2026-02-12T19:54:00Z">
        <w:r w:rsidRPr="00895D1A">
          <w:rPr>
            <w:rStyle w:val="Strong"/>
            <w:rFonts w:eastAsiaTheme="majorEastAsia"/>
            <w:b w:val="0"/>
            <w:bCs w:val="0"/>
            <w:color w:val="FFFFFF"/>
            <w:rPrChange w:id="3592" w:author="Macon, Taydin Robert" w:date="2026-02-12T11:54:00Z" w16du:dateUtc="2026-02-12T19:54:00Z">
              <w:rPr>
                <w:rStyle w:val="Strong"/>
                <w:rFonts w:eastAsiaTheme="majorEastAsia"/>
                <w:color w:val="FFFFFF"/>
              </w:rPr>
            </w:rPrChange>
          </w:rPr>
          <w:t>Todd, J. H., Simpson, R. M., Poulton, J., Barraclough, E. I., Villsen, K., Brooks, A., Richards, K., &amp; Jones, D. (2020).</w:t>
        </w:r>
        <w:r w:rsidRPr="00895D1A">
          <w:rPr>
            <w:rStyle w:val="apple-converted-space"/>
            <w:rFonts w:eastAsiaTheme="majorEastAsia" w:hint="eastAsia"/>
            <w:color w:val="FFFFFF"/>
            <w:rPrChange w:id="3593" w:author="Macon, Taydin Robert" w:date="2026-02-12T11:54:00Z" w16du:dateUtc="2026-02-12T19:54:00Z">
              <w:rPr>
                <w:rStyle w:val="apple-converted-space"/>
                <w:rFonts w:ascii="-webkit-standard" w:eastAsiaTheme="majorEastAsia" w:hAnsi="-webkit-standard" w:hint="eastAsia"/>
                <w:color w:val="FFFFFF"/>
                <w:sz w:val="27"/>
                <w:szCs w:val="27"/>
              </w:rPr>
            </w:rPrChange>
          </w:rPr>
          <w:t> </w:t>
        </w:r>
        <w:r w:rsidRPr="00895D1A">
          <w:rPr>
            <w:color w:val="FFFFFF"/>
            <w:rPrChange w:id="3594" w:author="Macon, Taydin Robert" w:date="2026-02-12T11:54:00Z" w16du:dateUtc="2026-02-12T19:54:00Z">
              <w:rPr>
                <w:rFonts w:ascii="-webkit-standard" w:hAnsi="-webkit-standard"/>
                <w:color w:val="FFFFFF"/>
                <w:sz w:val="27"/>
                <w:szCs w:val="27"/>
              </w:rPr>
            </w:rPrChange>
          </w:rPr>
          <w:t>Detecting invertebrate ecosystem service providers in orchards: Traditional methods versus barcoding of environmental DNA in soil.</w:t>
        </w:r>
        <w:r w:rsidRPr="00895D1A">
          <w:rPr>
            <w:rStyle w:val="apple-converted-space"/>
            <w:rFonts w:eastAsiaTheme="majorEastAsia" w:hint="eastAsia"/>
            <w:color w:val="FFFFFF"/>
            <w:rPrChange w:id="3595" w:author="Macon, Taydin Robert" w:date="2026-02-12T11:54:00Z" w16du:dateUtc="2026-02-12T19:54:00Z">
              <w:rPr>
                <w:rStyle w:val="apple-converted-space"/>
                <w:rFonts w:ascii="-webkit-standard" w:eastAsiaTheme="majorEastAsia" w:hAnsi="-webkit-standard" w:hint="eastAsia"/>
                <w:color w:val="FFFFFF"/>
                <w:sz w:val="27"/>
                <w:szCs w:val="27"/>
              </w:rPr>
            </w:rPrChange>
          </w:rPr>
          <w:t> </w:t>
        </w:r>
        <w:r w:rsidRPr="00895D1A">
          <w:rPr>
            <w:rStyle w:val="Emphasis"/>
            <w:rFonts w:eastAsiaTheme="majorEastAsia"/>
            <w:color w:val="FFFFFF"/>
          </w:rPr>
          <w:t>Agricultural and Forest Entomology</w:t>
        </w:r>
        <w:r w:rsidRPr="00895D1A">
          <w:rPr>
            <w:color w:val="FFFFFF"/>
            <w:rPrChange w:id="3596" w:author="Macon, Taydin Robert" w:date="2026-02-12T11:54:00Z" w16du:dateUtc="2026-02-12T19:54:00Z">
              <w:rPr>
                <w:rFonts w:ascii="-webkit-standard" w:hAnsi="-webkit-standard"/>
                <w:color w:val="FFFFFF"/>
                <w:sz w:val="27"/>
                <w:szCs w:val="27"/>
              </w:rPr>
            </w:rPrChange>
          </w:rPr>
          <w:t>.</w:t>
        </w:r>
        <w:r w:rsidRPr="00895D1A">
          <w:rPr>
            <w:rStyle w:val="apple-converted-space"/>
            <w:rFonts w:eastAsiaTheme="majorEastAsia" w:hint="eastAsia"/>
            <w:color w:val="FFFFFF"/>
            <w:rPrChange w:id="3597" w:author="Macon, Taydin Robert" w:date="2026-02-12T11:54:00Z" w16du:dateUtc="2026-02-12T19:54:00Z">
              <w:rPr>
                <w:rStyle w:val="apple-converted-space"/>
                <w:rFonts w:ascii="-webkit-standard" w:eastAsiaTheme="majorEastAsia" w:hAnsi="-webkit-standard" w:hint="eastAsia"/>
                <w:color w:val="FFFFFF"/>
                <w:sz w:val="27"/>
                <w:szCs w:val="27"/>
              </w:rPr>
            </w:rPrChange>
          </w:rPr>
          <w:t> </w:t>
        </w:r>
        <w:r w:rsidRPr="00895D1A">
          <w:fldChar w:fldCharType="begin"/>
        </w:r>
        <w:r w:rsidRPr="00895D1A">
          <w:instrText>HYPERLINK "https://doi.org/10.1111/afe.12374"</w:instrText>
        </w:r>
        <w:r w:rsidRPr="00895D1A">
          <w:fldChar w:fldCharType="separate"/>
        </w:r>
        <w:r w:rsidRPr="00895D1A">
          <w:rPr>
            <w:rStyle w:val="Hyperlink"/>
          </w:rPr>
          <w:t>https://doi.org/10.1111/afe.12374</w:t>
        </w:r>
        <w:r w:rsidRPr="00895D1A">
          <w:fldChar w:fldCharType="end"/>
        </w:r>
      </w:ins>
    </w:p>
    <w:p w14:paraId="1D5ABEB4" w14:textId="14092D77" w:rsidR="00895D1A" w:rsidRDefault="00895D1A">
      <w:pPr>
        <w:pStyle w:val="NormalWeb"/>
        <w:ind w:left="720" w:hanging="720"/>
        <w:rPr>
          <w:ins w:id="3598" w:author="Macon, Taydin Robert" w:date="2026-02-13T09:43:00Z" w16du:dateUtc="2026-02-13T17:43:00Z"/>
        </w:rPr>
      </w:pPr>
      <w:ins w:id="3599" w:author="Macon, Taydin Robert" w:date="2026-02-12T11:57:00Z" w16du:dateUtc="2026-02-12T19:57:00Z">
        <w:r w:rsidRPr="00895D1A">
          <w:rPr>
            <w:rStyle w:val="Strong"/>
            <w:rFonts w:eastAsiaTheme="majorEastAsia"/>
            <w:b w:val="0"/>
            <w:bCs w:val="0"/>
            <w:color w:val="FFFFFF"/>
            <w:rPrChange w:id="3600" w:author="Macon, Taydin Robert" w:date="2026-02-12T11:57:00Z" w16du:dateUtc="2026-02-12T19:57:00Z">
              <w:rPr>
                <w:rStyle w:val="Strong"/>
                <w:rFonts w:eastAsiaTheme="majorEastAsia"/>
                <w:color w:val="FFFFFF"/>
              </w:rPr>
            </w:rPrChange>
          </w:rPr>
          <w:t>Valentin, R. E., Fonseca, D. M., Gable, S., Kyle, K. E., Hamilton, G. C., Nielsen, A. L., Lockwood, J. L., &amp; Fonseca, D. M. (2025).</w:t>
        </w:r>
        <w:r w:rsidRPr="00895D1A">
          <w:rPr>
            <w:rStyle w:val="apple-converted-space"/>
            <w:rFonts w:eastAsiaTheme="majorEastAsia" w:hint="eastAsia"/>
            <w:color w:val="FFFFFF"/>
            <w:rPrChange w:id="3601" w:author="Macon, Taydin Robert" w:date="2026-02-12T11:57:00Z" w16du:dateUtc="2026-02-12T19:57:00Z">
              <w:rPr>
                <w:rStyle w:val="apple-converted-space"/>
                <w:rFonts w:ascii="-webkit-standard" w:eastAsiaTheme="majorEastAsia" w:hAnsi="-webkit-standard" w:hint="eastAsia"/>
                <w:color w:val="FFFFFF"/>
                <w:sz w:val="27"/>
                <w:szCs w:val="27"/>
              </w:rPr>
            </w:rPrChange>
          </w:rPr>
          <w:t> </w:t>
        </w:r>
        <w:r w:rsidRPr="00895D1A">
          <w:rPr>
            <w:color w:val="FFFFFF"/>
            <w:rPrChange w:id="3602" w:author="Macon, Taydin Robert" w:date="2026-02-12T11:57:00Z" w16du:dateUtc="2026-02-12T19:57:00Z">
              <w:rPr>
                <w:rFonts w:ascii="-webkit-standard" w:hAnsi="-webkit-standard"/>
                <w:color w:val="FFFFFF"/>
                <w:sz w:val="27"/>
                <w:szCs w:val="27"/>
              </w:rPr>
            </w:rPrChange>
          </w:rPr>
          <w:t>Detection of terrestrial species using environmental DNA during heavy rainfall events and associated influencing factors.</w:t>
        </w:r>
        <w:r w:rsidRPr="00895D1A">
          <w:rPr>
            <w:rStyle w:val="apple-converted-space"/>
            <w:rFonts w:eastAsiaTheme="majorEastAsia" w:hint="eastAsia"/>
            <w:color w:val="FFFFFF"/>
            <w:rPrChange w:id="3603" w:author="Macon, Taydin Robert" w:date="2026-02-12T11:57:00Z" w16du:dateUtc="2026-02-12T19:57:00Z">
              <w:rPr>
                <w:rStyle w:val="apple-converted-space"/>
                <w:rFonts w:ascii="-webkit-standard" w:eastAsiaTheme="majorEastAsia" w:hAnsi="-webkit-standard" w:hint="eastAsia"/>
                <w:color w:val="FFFFFF"/>
                <w:sz w:val="27"/>
                <w:szCs w:val="27"/>
              </w:rPr>
            </w:rPrChange>
          </w:rPr>
          <w:t> </w:t>
        </w:r>
        <w:r w:rsidRPr="00895D1A">
          <w:rPr>
            <w:rStyle w:val="Emphasis"/>
            <w:rFonts w:eastAsiaTheme="majorEastAsia"/>
            <w:color w:val="FFFFFF"/>
          </w:rPr>
          <w:t>Authorea Preprint</w:t>
        </w:r>
        <w:r w:rsidRPr="00DC4477">
          <w:rPr>
            <w:rStyle w:val="Emphasis"/>
            <w:rFonts w:eastAsiaTheme="majorEastAsia"/>
            <w:color w:val="FFFFFF"/>
          </w:rPr>
          <w:t>.</w:t>
        </w:r>
        <w:r w:rsidRPr="00895D1A">
          <w:rPr>
            <w:rStyle w:val="apple-converted-space"/>
            <w:rFonts w:eastAsiaTheme="majorEastAsia" w:hint="eastAsia"/>
            <w:color w:val="FFFFFF"/>
            <w:rPrChange w:id="3604" w:author="Macon, Taydin Robert" w:date="2026-02-12T11:57:00Z" w16du:dateUtc="2026-02-12T19:57:00Z">
              <w:rPr>
                <w:rStyle w:val="apple-converted-space"/>
                <w:rFonts w:ascii="-webkit-standard" w:eastAsiaTheme="majorEastAsia" w:hAnsi="-webkit-standard" w:hint="eastAsia"/>
                <w:color w:val="FFFFFF"/>
                <w:sz w:val="27"/>
                <w:szCs w:val="27"/>
              </w:rPr>
            </w:rPrChange>
          </w:rPr>
          <w:t> </w:t>
        </w:r>
        <w:r w:rsidRPr="00DC4477">
          <w:fldChar w:fldCharType="begin"/>
        </w:r>
        <w:r w:rsidRPr="00895D1A">
          <w:instrText>HYPERLINK "https://doi.org/10.22541/au.159969855.52006193"</w:instrText>
        </w:r>
        <w:r w:rsidRPr="00DC4477">
          <w:fldChar w:fldCharType="separate"/>
        </w:r>
        <w:r w:rsidRPr="00DC4477">
          <w:rPr>
            <w:rStyle w:val="Hyperlink"/>
          </w:rPr>
          <w:t>https://doi.org/10.22541/au.159969855.52006193</w:t>
        </w:r>
        <w:r w:rsidRPr="00DC4477">
          <w:fldChar w:fldCharType="end"/>
        </w:r>
      </w:ins>
    </w:p>
    <w:p w14:paraId="6BB95543" w14:textId="3E1E3040" w:rsidR="00784C9B" w:rsidRPr="00784C9B" w:rsidRDefault="00784C9B">
      <w:pPr>
        <w:pStyle w:val="NormalWeb"/>
        <w:ind w:left="720" w:hanging="720"/>
        <w:rPr>
          <w:ins w:id="3605" w:author="Macon, Taydin Robert" w:date="2026-02-12T11:57:00Z" w16du:dateUtc="2026-02-12T19:57:00Z"/>
        </w:rPr>
      </w:pPr>
      <w:ins w:id="3606" w:author="Macon, Taydin Robert" w:date="2026-02-13T09:43:00Z" w16du:dateUtc="2026-02-13T17:43:00Z">
        <w:r w:rsidRPr="00784C9B">
          <w:rPr>
            <w:rStyle w:val="Strong"/>
            <w:rFonts w:eastAsiaTheme="majorEastAsia"/>
            <w:b w:val="0"/>
            <w:bCs w:val="0"/>
            <w:color w:val="FFFFFF"/>
            <w:rPrChange w:id="3607" w:author="Macon, Taydin Robert" w:date="2026-02-13T09:43:00Z" w16du:dateUtc="2026-02-13T17:43:00Z">
              <w:rPr>
                <w:rStyle w:val="Strong"/>
                <w:rFonts w:eastAsiaTheme="majorEastAsia"/>
                <w:color w:val="FFFFFF"/>
              </w:rPr>
            </w:rPrChange>
          </w:rPr>
          <w:t>Verhees, J. J. F., van der Putten, T. A. W., van Hoof, P. H., Heijkers, D., Lemmers, P., Esser, H. J., &amp; de Boer, W. F. (2024).</w:t>
        </w:r>
        <w:r w:rsidRPr="00784C9B">
          <w:rPr>
            <w:rStyle w:val="apple-converted-space"/>
            <w:rFonts w:eastAsiaTheme="majorEastAsia" w:hint="eastAsia"/>
            <w:color w:val="FFFFFF"/>
            <w:rPrChange w:id="3608" w:author="Macon, Taydin Robert" w:date="2026-02-13T09:43:00Z" w16du:dateUtc="2026-02-13T17:43:00Z">
              <w:rPr>
                <w:rStyle w:val="apple-converted-space"/>
                <w:rFonts w:ascii="-webkit-standard" w:eastAsiaTheme="majorEastAsia" w:hAnsi="-webkit-standard" w:hint="eastAsia"/>
                <w:color w:val="FFFFFF"/>
                <w:sz w:val="27"/>
                <w:szCs w:val="27"/>
              </w:rPr>
            </w:rPrChange>
          </w:rPr>
          <w:t> </w:t>
        </w:r>
        <w:r w:rsidRPr="00784C9B">
          <w:rPr>
            <w:color w:val="FFFFFF"/>
            <w:rPrChange w:id="3609" w:author="Macon, Taydin Robert" w:date="2026-02-13T09:43:00Z" w16du:dateUtc="2026-02-13T17:43:00Z">
              <w:rPr>
                <w:rFonts w:ascii="-webkit-standard" w:hAnsi="-webkit-standard"/>
                <w:color w:val="FFFFFF"/>
                <w:sz w:val="27"/>
                <w:szCs w:val="27"/>
              </w:rPr>
            </w:rPrChange>
          </w:rPr>
          <w:t>Comparing the effectiveness of short-focal camera trapping, live trapping, and soil eDNA for surveying small mammals: A case study on Eurasian water shrew (</w:t>
        </w:r>
        <w:r w:rsidRPr="00784C9B">
          <w:rPr>
            <w:rStyle w:val="Emphasis"/>
            <w:rFonts w:eastAsiaTheme="majorEastAsia"/>
            <w:color w:val="FFFFFF"/>
          </w:rPr>
          <w:t>Neomys fodiens</w:t>
        </w:r>
        <w:r w:rsidRPr="00784C9B">
          <w:rPr>
            <w:color w:val="FFFFFF"/>
            <w:rPrChange w:id="3610" w:author="Macon, Taydin Robert" w:date="2026-02-13T09:43:00Z" w16du:dateUtc="2026-02-13T17:43:00Z">
              <w:rPr>
                <w:rFonts w:ascii="-webkit-standard" w:hAnsi="-webkit-standard"/>
                <w:color w:val="FFFFFF"/>
                <w:sz w:val="27"/>
                <w:szCs w:val="27"/>
              </w:rPr>
            </w:rPrChange>
          </w:rPr>
          <w:t>).</w:t>
        </w:r>
        <w:r w:rsidRPr="00784C9B">
          <w:rPr>
            <w:rStyle w:val="apple-converted-space"/>
            <w:rFonts w:eastAsiaTheme="majorEastAsia" w:hint="eastAsia"/>
            <w:color w:val="FFFFFF"/>
            <w:rPrChange w:id="3611" w:author="Macon, Taydin Robert" w:date="2026-02-13T09:43:00Z" w16du:dateUtc="2026-02-13T17:43:00Z">
              <w:rPr>
                <w:rStyle w:val="apple-converted-space"/>
                <w:rFonts w:ascii="-webkit-standard" w:eastAsiaTheme="majorEastAsia" w:hAnsi="-webkit-standard" w:hint="eastAsia"/>
                <w:color w:val="FFFFFF"/>
                <w:sz w:val="27"/>
                <w:szCs w:val="27"/>
              </w:rPr>
            </w:rPrChange>
          </w:rPr>
          <w:t> </w:t>
        </w:r>
        <w:r w:rsidRPr="00784C9B">
          <w:rPr>
            <w:rStyle w:val="Emphasis"/>
            <w:rFonts w:eastAsiaTheme="majorEastAsia"/>
            <w:color w:val="FFFFFF"/>
          </w:rPr>
          <w:t>European Journal of Wildlife Research</w:t>
        </w:r>
        <w:r w:rsidRPr="00784C9B">
          <w:rPr>
            <w:color w:val="FFFFFF"/>
            <w:rPrChange w:id="3612" w:author="Macon, Taydin Robert" w:date="2026-02-13T09:43:00Z" w16du:dateUtc="2026-02-13T17:43:00Z">
              <w:rPr>
                <w:rFonts w:ascii="-webkit-standard" w:hAnsi="-webkit-standard"/>
                <w:color w:val="FFFFFF"/>
                <w:sz w:val="27"/>
                <w:szCs w:val="27"/>
              </w:rPr>
            </w:rPrChange>
          </w:rPr>
          <w:t>,</w:t>
        </w:r>
        <w:r w:rsidRPr="00784C9B">
          <w:rPr>
            <w:rStyle w:val="apple-converted-space"/>
            <w:rFonts w:eastAsiaTheme="majorEastAsia" w:hint="eastAsia"/>
            <w:color w:val="FFFFFF"/>
            <w:rPrChange w:id="3613" w:author="Macon, Taydin Robert" w:date="2026-02-13T09:43:00Z" w16du:dateUtc="2026-02-13T17:43:00Z">
              <w:rPr>
                <w:rStyle w:val="apple-converted-space"/>
                <w:rFonts w:ascii="-webkit-standard" w:eastAsiaTheme="majorEastAsia" w:hAnsi="-webkit-standard" w:hint="eastAsia"/>
                <w:color w:val="FFFFFF"/>
                <w:sz w:val="27"/>
                <w:szCs w:val="27"/>
              </w:rPr>
            </w:rPrChange>
          </w:rPr>
          <w:t> </w:t>
        </w:r>
        <w:r w:rsidRPr="00784C9B">
          <w:rPr>
            <w:rStyle w:val="Strong"/>
            <w:rFonts w:eastAsiaTheme="majorEastAsia"/>
            <w:color w:val="FFFFFF"/>
          </w:rPr>
          <w:t>70(1)</w:t>
        </w:r>
        <w:r w:rsidRPr="00784C9B">
          <w:rPr>
            <w:color w:val="FFFFFF"/>
            <w:rPrChange w:id="3614" w:author="Macon, Taydin Robert" w:date="2026-02-13T09:43:00Z" w16du:dateUtc="2026-02-13T17:43:00Z">
              <w:rPr>
                <w:rFonts w:ascii="-webkit-standard" w:hAnsi="-webkit-standard"/>
                <w:color w:val="FFFFFF"/>
                <w:sz w:val="27"/>
                <w:szCs w:val="27"/>
              </w:rPr>
            </w:rPrChange>
          </w:rPr>
          <w:t>, Article 13.</w:t>
        </w:r>
        <w:r w:rsidRPr="00784C9B">
          <w:rPr>
            <w:rStyle w:val="apple-converted-space"/>
            <w:rFonts w:eastAsiaTheme="majorEastAsia" w:hint="eastAsia"/>
            <w:color w:val="FFFFFF"/>
            <w:rPrChange w:id="3615" w:author="Macon, Taydin Robert" w:date="2026-02-13T09:43:00Z" w16du:dateUtc="2026-02-13T17:43:00Z">
              <w:rPr>
                <w:rStyle w:val="apple-converted-space"/>
                <w:rFonts w:ascii="-webkit-standard" w:eastAsiaTheme="majorEastAsia" w:hAnsi="-webkit-standard" w:hint="eastAsia"/>
                <w:color w:val="FFFFFF"/>
                <w:sz w:val="27"/>
                <w:szCs w:val="27"/>
              </w:rPr>
            </w:rPrChange>
          </w:rPr>
          <w:t> </w:t>
        </w:r>
        <w:r w:rsidRPr="00784C9B">
          <w:t>https://doi.org/10.1007/s10344-023-01760-5</w:t>
        </w:r>
      </w:ins>
    </w:p>
    <w:p w14:paraId="089E9326" w14:textId="4A64F012" w:rsidR="00457CEF" w:rsidRPr="00CB2CCD" w:rsidRDefault="00457CEF">
      <w:pPr>
        <w:pStyle w:val="NormalWeb"/>
        <w:ind w:left="720" w:hanging="720"/>
        <w:rPr>
          <w:ins w:id="3616" w:author="Macon, Taydin Robert" w:date="2026-02-04T15:10:00Z" w16du:dateUtc="2026-02-04T23:10:00Z"/>
        </w:rPr>
        <w:pPrChange w:id="3617" w:author="Macon, Taydin Robert" w:date="2026-02-04T15:52:00Z" w16du:dateUtc="2026-02-04T23:52:00Z">
          <w:pPr>
            <w:pStyle w:val="NormalWeb"/>
            <w:ind w:hanging="720"/>
          </w:pPr>
        </w:pPrChange>
      </w:pPr>
      <w:ins w:id="3618" w:author="Macon, Taydin Robert" w:date="2026-02-04T15:10:00Z" w16du:dateUtc="2026-02-04T23:10:00Z">
        <w:r w:rsidRPr="00DC4477">
          <w:rPr>
            <w:rStyle w:val="Strong"/>
            <w:rFonts w:eastAsiaTheme="majorEastAsia"/>
            <w:b w:val="0"/>
            <w:bCs w:val="0"/>
          </w:rPr>
          <w:t>Viechtbauer, W. (2010).</w:t>
        </w:r>
        <w:r w:rsidRPr="00DC4477">
          <w:t xml:space="preserve"> Conducting meta-analyses in R with the</w:t>
        </w:r>
        <w:r w:rsidRPr="00DC4477">
          <w:rPr>
            <w:rStyle w:val="apple-converted-space"/>
            <w:rFonts w:eastAsiaTheme="majorEastAsia"/>
          </w:rPr>
          <w:t> </w:t>
        </w:r>
        <w:r w:rsidRPr="00DC4477">
          <w:rPr>
            <w:rStyle w:val="Emphasis"/>
            <w:rFonts w:eastAsiaTheme="majorEastAsia"/>
          </w:rPr>
          <w:t>metafor</w:t>
        </w:r>
        <w:r w:rsidRPr="00DC4477">
          <w:rPr>
            <w:rStyle w:val="apple-converted-space"/>
            <w:rFonts w:eastAsiaTheme="majorEastAsia"/>
          </w:rPr>
          <w:t> </w:t>
        </w:r>
        <w:r w:rsidRPr="00DC4477">
          <w:t>package.</w:t>
        </w:r>
        <w:r w:rsidRPr="00DC4477">
          <w:rPr>
            <w:rStyle w:val="apple-converted-space"/>
            <w:rFonts w:eastAsiaTheme="majorEastAsia"/>
          </w:rPr>
          <w:t> </w:t>
        </w:r>
        <w:r w:rsidRPr="00DC4477">
          <w:rPr>
            <w:rStyle w:val="Emphasis"/>
            <w:rFonts w:eastAsiaTheme="majorEastAsia"/>
          </w:rPr>
          <w:t>Journal of Statistical Software</w:t>
        </w:r>
        <w:r w:rsidRPr="00DC4477">
          <w:t>,</w:t>
        </w:r>
        <w:r w:rsidRPr="00DC4477">
          <w:rPr>
            <w:rStyle w:val="apple-converted-space"/>
            <w:rFonts w:eastAsiaTheme="majorEastAsia"/>
          </w:rPr>
          <w:t> </w:t>
        </w:r>
        <w:r w:rsidRPr="00DC4477">
          <w:rPr>
            <w:rStyle w:val="Strong"/>
            <w:rFonts w:eastAsiaTheme="majorEastAsia"/>
            <w:b w:val="0"/>
            <w:bCs w:val="0"/>
          </w:rPr>
          <w:t>36</w:t>
        </w:r>
        <w:r w:rsidRPr="00DC4477">
          <w:t>(3), 1–48.</w:t>
        </w:r>
        <w:r w:rsidRPr="00DC4477">
          <w:rPr>
            <w:rStyle w:val="apple-converted-space"/>
            <w:rFonts w:eastAsiaTheme="majorEastAsia"/>
          </w:rPr>
          <w:t> </w:t>
        </w:r>
        <w:r w:rsidRPr="00DC4477">
          <w:fldChar w:fldCharType="begin"/>
        </w:r>
        <w:r w:rsidRPr="00DC4477">
          <w:instrText>HYPERLINK "https://doi.org/10.18637/jss.v036.i03" \t "_new"</w:instrText>
        </w:r>
        <w:r w:rsidRPr="00DC4477">
          <w:fldChar w:fldCharType="separate"/>
        </w:r>
        <w:r w:rsidRPr="00DC4477">
          <w:rPr>
            <w:rStyle w:val="Hyperlink"/>
            <w:rFonts w:eastAsiaTheme="majorEastAsia"/>
          </w:rPr>
          <w:t>https://doi.org/10.18637/jss.v036.i03</w:t>
        </w:r>
        <w:r w:rsidRPr="00DC4477">
          <w:fldChar w:fldCharType="end"/>
        </w:r>
      </w:ins>
    </w:p>
    <w:p w14:paraId="1E679EAB" w14:textId="66754BE0" w:rsidR="00DC4477" w:rsidRPr="00DC4477" w:rsidRDefault="00DC4477">
      <w:pPr>
        <w:pStyle w:val="NormalWeb"/>
        <w:ind w:left="720" w:hanging="720"/>
        <w:rPr>
          <w:ins w:id="3619" w:author="Macon, Taydin Robert" w:date="2026-02-13T09:27:00Z" w16du:dateUtc="2026-02-13T17:27:00Z"/>
        </w:rPr>
      </w:pPr>
      <w:ins w:id="3620" w:author="Macon, Taydin Robert" w:date="2026-02-13T09:27:00Z" w16du:dateUtc="2026-02-13T17:27:00Z">
        <w:r w:rsidRPr="00DC4477">
          <w:rPr>
            <w:rStyle w:val="Strong"/>
            <w:rFonts w:eastAsiaTheme="majorEastAsia"/>
            <w:b w:val="0"/>
            <w:bCs w:val="0"/>
            <w:color w:val="FFFFFF"/>
            <w:rPrChange w:id="3621" w:author="Macon, Taydin Robert" w:date="2026-02-13T09:28:00Z" w16du:dateUtc="2026-02-13T17:28:00Z">
              <w:rPr>
                <w:rStyle w:val="Strong"/>
                <w:rFonts w:eastAsiaTheme="majorEastAsia"/>
                <w:color w:val="FFFFFF"/>
              </w:rPr>
            </w:rPrChange>
          </w:rPr>
          <w:t>Villacorta-Rath, C., Lach, L., Andrade-Rodriguez, N., Burrows, D., Gleeson, D., &amp; Trujillo-González, A. (2023).</w:t>
        </w:r>
        <w:r w:rsidRPr="00DC4477">
          <w:rPr>
            <w:rStyle w:val="Emphasis"/>
            <w:rFonts w:eastAsiaTheme="majorEastAsia"/>
            <w:i w:val="0"/>
            <w:iCs w:val="0"/>
            <w:color w:val="FFFFFF"/>
            <w:rPrChange w:id="3622" w:author="Macon, Taydin Robert" w:date="2026-02-13T09:28:00Z" w16du:dateUtc="2026-02-13T17:28:00Z">
              <w:rPr>
                <w:rStyle w:val="Emphasis"/>
                <w:rFonts w:eastAsiaTheme="majorEastAsia"/>
                <w:color w:val="FFFFFF"/>
              </w:rPr>
            </w:rPrChange>
          </w:rPr>
          <w:t>Invasive terrestrial invertebrate detection in water and soil using a targeted eDNA approach</w:t>
        </w:r>
        <w:r w:rsidRPr="00DC4477">
          <w:rPr>
            <w:rStyle w:val="Emphasis"/>
            <w:rFonts w:eastAsiaTheme="majorEastAsia"/>
            <w:color w:val="FFFFFF"/>
          </w:rPr>
          <w:t>.</w:t>
        </w:r>
        <w:r w:rsidRPr="00DC4477">
          <w:rPr>
            <w:rStyle w:val="apple-converted-space"/>
            <w:rFonts w:eastAsiaTheme="majorEastAsia" w:hint="eastAsia"/>
            <w:color w:val="FFFFFF"/>
            <w:rPrChange w:id="3623" w:author="Macon, Taydin Robert" w:date="2026-02-13T09:28:00Z" w16du:dateUtc="2026-02-13T17:28:00Z">
              <w:rPr>
                <w:rStyle w:val="apple-converted-space"/>
                <w:rFonts w:ascii="-webkit-standard" w:eastAsiaTheme="majorEastAsia" w:hAnsi="-webkit-standard" w:hint="eastAsia"/>
                <w:color w:val="FFFFFF"/>
                <w:sz w:val="27"/>
                <w:szCs w:val="27"/>
              </w:rPr>
            </w:rPrChange>
          </w:rPr>
          <w:t> </w:t>
        </w:r>
        <w:r w:rsidRPr="00DC4477">
          <w:rPr>
            <w:rStyle w:val="Strong"/>
            <w:rFonts w:eastAsiaTheme="majorEastAsia"/>
            <w:b w:val="0"/>
            <w:bCs w:val="0"/>
            <w:i/>
            <w:iCs/>
            <w:color w:val="FFFFFF"/>
            <w:rPrChange w:id="3624" w:author="Macon, Taydin Robert" w:date="2026-02-13T09:28:00Z" w16du:dateUtc="2026-02-13T17:28:00Z">
              <w:rPr>
                <w:rStyle w:val="Strong"/>
                <w:rFonts w:eastAsiaTheme="majorEastAsia"/>
                <w:color w:val="FFFFFF"/>
              </w:rPr>
            </w:rPrChange>
          </w:rPr>
          <w:t>NeoBiota</w:t>
        </w:r>
        <w:r w:rsidRPr="00DC4477">
          <w:rPr>
            <w:b/>
            <w:i/>
            <w:iCs/>
            <w:color w:val="FFFFFF"/>
            <w:rPrChange w:id="3625" w:author="Macon, Taydin Robert" w:date="2026-02-13T09:28:00Z" w16du:dateUtc="2026-02-13T17:28:00Z">
              <w:rPr>
                <w:rFonts w:ascii="-webkit-standard" w:hAnsi="-webkit-standard"/>
                <w:color w:val="FFFFFF"/>
                <w:sz w:val="27"/>
                <w:szCs w:val="27"/>
              </w:rPr>
            </w:rPrChange>
          </w:rPr>
          <w:t>.</w:t>
        </w:r>
        <w:r w:rsidRPr="00DC4477">
          <w:rPr>
            <w:rStyle w:val="apple-converted-space"/>
            <w:rFonts w:eastAsiaTheme="majorEastAsia" w:hint="eastAsia"/>
            <w:color w:val="FFFFFF"/>
            <w:rPrChange w:id="3626" w:author="Macon, Taydin Robert" w:date="2026-02-13T09:28:00Z" w16du:dateUtc="2026-02-13T17:28:00Z">
              <w:rPr>
                <w:rStyle w:val="apple-converted-space"/>
                <w:rFonts w:ascii="-webkit-standard" w:eastAsiaTheme="majorEastAsia" w:hAnsi="-webkit-standard" w:hint="eastAsia"/>
                <w:color w:val="FFFFFF"/>
                <w:sz w:val="27"/>
                <w:szCs w:val="27"/>
              </w:rPr>
            </w:rPrChange>
          </w:rPr>
          <w:t> </w:t>
        </w:r>
        <w:r w:rsidRPr="00DC4477">
          <w:fldChar w:fldCharType="begin"/>
        </w:r>
        <w:r w:rsidRPr="00DC4477">
          <w:instrText>HYPERLINK "https://doi.org/10.3897/neobiota.83.98898"</w:instrText>
        </w:r>
        <w:r w:rsidRPr="00DC4477">
          <w:fldChar w:fldCharType="separate"/>
        </w:r>
        <w:r w:rsidRPr="00DC4477">
          <w:rPr>
            <w:rStyle w:val="Hyperlink"/>
          </w:rPr>
          <w:t>https://doi.org/10.3897/neobiota.83.98898</w:t>
        </w:r>
        <w:r w:rsidRPr="00DC4477">
          <w:fldChar w:fldCharType="end"/>
        </w:r>
      </w:ins>
    </w:p>
    <w:p w14:paraId="1A50D38D" w14:textId="050DF96E" w:rsidR="00784C9B" w:rsidRPr="00784C9B" w:rsidRDefault="00784C9B">
      <w:pPr>
        <w:pStyle w:val="NormalWeb"/>
        <w:ind w:left="720" w:hanging="720"/>
        <w:rPr>
          <w:ins w:id="3627" w:author="Macon, Taydin Robert" w:date="2026-02-13T09:51:00Z" w16du:dateUtc="2026-02-13T17:51:00Z"/>
        </w:rPr>
      </w:pPr>
      <w:ins w:id="3628" w:author="Macon, Taydin Robert" w:date="2026-02-13T09:51:00Z" w16du:dateUtc="2026-02-13T17:51:00Z">
        <w:r w:rsidRPr="00784C9B">
          <w:rPr>
            <w:rStyle w:val="Strong"/>
            <w:rFonts w:eastAsiaTheme="majorEastAsia"/>
            <w:b w:val="0"/>
            <w:bCs w:val="0"/>
            <w:color w:val="FFFFFF"/>
            <w:rPrChange w:id="3629" w:author="Macon, Taydin Robert" w:date="2026-02-13T09:52:00Z" w16du:dateUtc="2026-02-13T17:52:00Z">
              <w:rPr>
                <w:rStyle w:val="Strong"/>
                <w:rFonts w:eastAsiaTheme="majorEastAsia"/>
                <w:color w:val="FFFFFF"/>
              </w:rPr>
            </w:rPrChange>
          </w:rPr>
          <w:t>Wang, S., Yan, Z., Hänfling, B., Zheng, X., Wang, P., Fan, J., &amp; Li, J.</w:t>
        </w:r>
        <w:r w:rsidRPr="00784C9B">
          <w:rPr>
            <w:rStyle w:val="Strong"/>
            <w:rFonts w:eastAsiaTheme="majorEastAsia"/>
            <w:color w:val="FFFFFF"/>
          </w:rPr>
          <w:t xml:space="preserve"> (2021).</w:t>
        </w:r>
        <w:r w:rsidRPr="00784C9B">
          <w:rPr>
            <w:rStyle w:val="apple-converted-space"/>
            <w:rFonts w:eastAsiaTheme="majorEastAsia" w:hint="eastAsia"/>
            <w:color w:val="FFFFFF"/>
            <w:sz w:val="27"/>
            <w:szCs w:val="27"/>
            <w:rPrChange w:id="3630" w:author="Macon, Taydin Robert" w:date="2026-02-13T09:52:00Z" w16du:dateUtc="2026-02-13T17:52:00Z">
              <w:rPr>
                <w:rStyle w:val="apple-converted-space"/>
                <w:rFonts w:ascii="-webkit-standard" w:eastAsiaTheme="majorEastAsia" w:hAnsi="-webkit-standard" w:hint="eastAsia"/>
                <w:color w:val="FFFFFF"/>
                <w:sz w:val="27"/>
                <w:szCs w:val="27"/>
              </w:rPr>
            </w:rPrChange>
          </w:rPr>
          <w:t> </w:t>
        </w:r>
        <w:r w:rsidRPr="00784C9B">
          <w:rPr>
            <w:color w:val="FFFFFF"/>
            <w:sz w:val="27"/>
            <w:szCs w:val="27"/>
            <w:rPrChange w:id="3631" w:author="Macon, Taydin Robert" w:date="2026-02-13T09:52:00Z" w16du:dateUtc="2026-02-13T17:52:00Z">
              <w:rPr>
                <w:rFonts w:ascii="-webkit-standard" w:hAnsi="-webkit-standard"/>
                <w:color w:val="FFFFFF"/>
                <w:sz w:val="27"/>
                <w:szCs w:val="27"/>
              </w:rPr>
            </w:rPrChange>
          </w:rPr>
          <w:t>Methodology of fish eDNA and its applications in ecology and environment.</w:t>
        </w:r>
        <w:r w:rsidRPr="00784C9B">
          <w:rPr>
            <w:rStyle w:val="apple-converted-space"/>
            <w:rFonts w:eastAsiaTheme="majorEastAsia" w:hint="eastAsia"/>
            <w:color w:val="FFFFFF"/>
            <w:sz w:val="27"/>
            <w:szCs w:val="27"/>
            <w:rPrChange w:id="3632" w:author="Macon, Taydin Robert" w:date="2026-02-13T09:52:00Z" w16du:dateUtc="2026-02-13T17:52:00Z">
              <w:rPr>
                <w:rStyle w:val="apple-converted-space"/>
                <w:rFonts w:ascii="-webkit-standard" w:eastAsiaTheme="majorEastAsia" w:hAnsi="-webkit-standard" w:hint="eastAsia"/>
                <w:color w:val="FFFFFF"/>
                <w:sz w:val="27"/>
                <w:szCs w:val="27"/>
              </w:rPr>
            </w:rPrChange>
          </w:rPr>
          <w:t> </w:t>
        </w:r>
        <w:r w:rsidRPr="00784C9B">
          <w:rPr>
            <w:rStyle w:val="Emphasis"/>
            <w:rFonts w:eastAsiaTheme="majorEastAsia"/>
            <w:color w:val="FFFFFF"/>
          </w:rPr>
          <w:t>Science of the Total Environment</w:t>
        </w:r>
        <w:r w:rsidRPr="00784C9B">
          <w:rPr>
            <w:color w:val="FFFFFF"/>
            <w:sz w:val="27"/>
            <w:szCs w:val="27"/>
            <w:rPrChange w:id="3633" w:author="Macon, Taydin Robert" w:date="2026-02-13T09:52:00Z" w16du:dateUtc="2026-02-13T17:52:00Z">
              <w:rPr>
                <w:rFonts w:ascii="-webkit-standard" w:hAnsi="-webkit-standard"/>
                <w:color w:val="FFFFFF"/>
                <w:sz w:val="27"/>
                <w:szCs w:val="27"/>
              </w:rPr>
            </w:rPrChange>
          </w:rPr>
          <w:t>.</w:t>
        </w:r>
        <w:r w:rsidRPr="00784C9B">
          <w:rPr>
            <w:rStyle w:val="apple-converted-space"/>
            <w:rFonts w:eastAsiaTheme="majorEastAsia" w:hint="eastAsia"/>
            <w:color w:val="FFFFFF"/>
            <w:sz w:val="27"/>
            <w:szCs w:val="27"/>
            <w:rPrChange w:id="3634" w:author="Macon, Taydin Robert" w:date="2026-02-13T09:52:00Z" w16du:dateUtc="2026-02-13T17:52:00Z">
              <w:rPr>
                <w:rStyle w:val="apple-converted-space"/>
                <w:rFonts w:ascii="-webkit-standard" w:eastAsiaTheme="majorEastAsia" w:hAnsi="-webkit-standard" w:hint="eastAsia"/>
                <w:color w:val="FFFFFF"/>
                <w:sz w:val="27"/>
                <w:szCs w:val="27"/>
              </w:rPr>
            </w:rPrChange>
          </w:rPr>
          <w:t> </w:t>
        </w:r>
        <w:r w:rsidRPr="00784C9B">
          <w:fldChar w:fldCharType="begin"/>
        </w:r>
        <w:r w:rsidRPr="00784C9B">
          <w:instrText>HYPERLINK "https://doi.org/10.1016/j.scitotenv.2020.142622"</w:instrText>
        </w:r>
        <w:r w:rsidRPr="00784C9B">
          <w:fldChar w:fldCharType="separate"/>
        </w:r>
        <w:r w:rsidRPr="00784C9B">
          <w:rPr>
            <w:rStyle w:val="Hyperlink"/>
          </w:rPr>
          <w:t>https://doi.org/10.1016/j.scitotenv.2020.142622</w:t>
        </w:r>
        <w:r w:rsidRPr="00784C9B">
          <w:fldChar w:fldCharType="end"/>
        </w:r>
      </w:ins>
    </w:p>
    <w:p w14:paraId="0AB0BB1E" w14:textId="22B1CEA2" w:rsidR="00457CEF" w:rsidRDefault="00457CEF">
      <w:pPr>
        <w:pStyle w:val="NormalWeb"/>
        <w:ind w:left="720" w:hanging="720"/>
        <w:rPr>
          <w:ins w:id="3635" w:author="Macon, Taydin Robert" w:date="2026-02-13T09:45:00Z" w16du:dateUtc="2026-02-13T17:45:00Z"/>
        </w:rPr>
      </w:pPr>
      <w:ins w:id="3636" w:author="Macon, Taydin Robert" w:date="2026-02-04T15:10:00Z" w16du:dateUtc="2026-02-04T23:10:00Z">
        <w:r w:rsidRPr="00784C9B">
          <w:rPr>
            <w:rStyle w:val="Strong"/>
            <w:rFonts w:eastAsiaTheme="majorEastAsia"/>
            <w:b w:val="0"/>
            <w:bCs w:val="0"/>
          </w:rPr>
          <w:lastRenderedPageBreak/>
          <w:t>Wickham, H., Averick, M., Bryan, J., Chang, W., McGowan, L. D., François, R., Grolemund, G., Hayes, A., Henry, L., Hester, J., Kuhn, M., Pedersen, T. L., Miller, E., Bache, S. M., Müller, K., Ooms, J., Robinson, D., Seidel, D. P., Spinu, V., Takahashi, K., Vaughan, D., Wilke, C., Woo, K., &amp; Yutani, H. (2019).</w:t>
        </w:r>
        <w:r w:rsidRPr="00784C9B">
          <w:t xml:space="preserve"> Welcome to the tidyverse.</w:t>
        </w:r>
        <w:r w:rsidRPr="00784C9B">
          <w:rPr>
            <w:rStyle w:val="apple-converted-space"/>
            <w:rFonts w:eastAsiaTheme="majorEastAsia"/>
          </w:rPr>
          <w:t> </w:t>
        </w:r>
        <w:r w:rsidRPr="00C615FF">
          <w:rPr>
            <w:rStyle w:val="Emphasis"/>
            <w:rFonts w:eastAsiaTheme="majorEastAsia"/>
          </w:rPr>
          <w:t>Journal of Open Source Software</w:t>
        </w:r>
        <w:r w:rsidRPr="00C615FF">
          <w:t>,</w:t>
        </w:r>
        <w:r w:rsidRPr="00C615FF">
          <w:rPr>
            <w:rStyle w:val="apple-converted-space"/>
            <w:rFonts w:eastAsiaTheme="majorEastAsia"/>
          </w:rPr>
          <w:t> </w:t>
        </w:r>
        <w:r w:rsidRPr="00C615FF">
          <w:rPr>
            <w:rStyle w:val="Strong"/>
            <w:rFonts w:eastAsiaTheme="majorEastAsia"/>
            <w:b w:val="0"/>
            <w:bCs w:val="0"/>
          </w:rPr>
          <w:t>4</w:t>
        </w:r>
        <w:r w:rsidRPr="00C615FF">
          <w:t>(43), 1686.</w:t>
        </w:r>
        <w:r w:rsidRPr="00C615FF">
          <w:rPr>
            <w:rStyle w:val="apple-converted-space"/>
            <w:rFonts w:eastAsiaTheme="majorEastAsia"/>
          </w:rPr>
          <w:t> </w:t>
        </w:r>
        <w:r w:rsidRPr="00784C9B">
          <w:fldChar w:fldCharType="begin"/>
        </w:r>
        <w:r w:rsidRPr="00784C9B">
          <w:instrText>HYPERLINK "https://doi.org/10.21105/joss.01686" \t "_new"</w:instrText>
        </w:r>
        <w:r w:rsidRPr="00784C9B">
          <w:fldChar w:fldCharType="separate"/>
        </w:r>
        <w:r w:rsidRPr="00784C9B">
          <w:rPr>
            <w:rStyle w:val="Hyperlink"/>
            <w:rFonts w:eastAsiaTheme="majorEastAsia"/>
          </w:rPr>
          <w:t>https://doi.org/10.21105/joss.01686</w:t>
        </w:r>
        <w:r w:rsidRPr="00784C9B">
          <w:fldChar w:fldCharType="end"/>
        </w:r>
      </w:ins>
    </w:p>
    <w:p w14:paraId="73AAE010" w14:textId="6FC1FB97" w:rsidR="00784C9B" w:rsidRPr="00784C9B" w:rsidRDefault="00784C9B">
      <w:pPr>
        <w:pStyle w:val="NormalWeb"/>
        <w:ind w:left="720" w:hanging="720"/>
        <w:rPr>
          <w:ins w:id="3637" w:author="Macon, Taydin Robert" w:date="2026-02-04T15:10:00Z" w16du:dateUtc="2026-02-04T23:10:00Z"/>
        </w:rPr>
        <w:pPrChange w:id="3638" w:author="Macon, Taydin Robert" w:date="2026-02-04T15:52:00Z" w16du:dateUtc="2026-02-04T23:52:00Z">
          <w:pPr>
            <w:pStyle w:val="NormalWeb"/>
            <w:ind w:hanging="720"/>
          </w:pPr>
        </w:pPrChange>
      </w:pPr>
      <w:ins w:id="3639" w:author="Macon, Taydin Robert" w:date="2026-02-13T09:45:00Z" w16du:dateUtc="2026-02-13T17:45:00Z">
        <w:r w:rsidRPr="00784C9B">
          <w:rPr>
            <w:rStyle w:val="Strong"/>
            <w:rFonts w:eastAsiaTheme="majorEastAsia"/>
            <w:b w:val="0"/>
            <w:bCs w:val="0"/>
            <w:color w:val="FFFFFF"/>
            <w:rPrChange w:id="3640" w:author="Macon, Taydin Robert" w:date="2026-02-13T09:45:00Z" w16du:dateUtc="2026-02-13T17:45:00Z">
              <w:rPr>
                <w:rStyle w:val="Strong"/>
                <w:rFonts w:eastAsiaTheme="majorEastAsia"/>
                <w:color w:val="FFFFFF"/>
              </w:rPr>
            </w:rPrChange>
          </w:rPr>
          <w:t>Wikston, M. J. H., Breton, B.-A. A., Vilaça, S. T., Bennett, A. M., Kyle, C. J., Beresford, D. V., Lesbarreres, D., Wilson, C. C., Green, D. M., Fortin, M.-J., &amp; Murray, D. L. (2023).</w:t>
        </w:r>
        <w:r w:rsidRPr="00784C9B">
          <w:rPr>
            <w:rStyle w:val="apple-converted-space"/>
            <w:rFonts w:eastAsiaTheme="majorEastAsia" w:hint="eastAsia"/>
            <w:color w:val="FFFFFF"/>
            <w:rPrChange w:id="3641" w:author="Macon, Taydin Robert" w:date="2026-02-13T09:45:00Z" w16du:dateUtc="2026-02-13T17:45:00Z">
              <w:rPr>
                <w:rStyle w:val="apple-converted-space"/>
                <w:rFonts w:ascii="-webkit-standard" w:eastAsiaTheme="majorEastAsia" w:hAnsi="-webkit-standard" w:hint="eastAsia"/>
                <w:color w:val="FFFFFF"/>
                <w:sz w:val="27"/>
                <w:szCs w:val="27"/>
              </w:rPr>
            </w:rPrChange>
          </w:rPr>
          <w:t> </w:t>
        </w:r>
        <w:r w:rsidRPr="00784C9B">
          <w:rPr>
            <w:color w:val="FFFFFF"/>
            <w:rPrChange w:id="3642" w:author="Macon, Taydin Robert" w:date="2026-02-13T09:45:00Z" w16du:dateUtc="2026-02-13T17:45:00Z">
              <w:rPr>
                <w:rFonts w:ascii="-webkit-standard" w:hAnsi="-webkit-standard"/>
                <w:color w:val="FFFFFF"/>
                <w:sz w:val="27"/>
                <w:szCs w:val="27"/>
              </w:rPr>
            </w:rPrChange>
          </w:rPr>
          <w:t>Comparative efficacy of eDNA and conventional methods for monitoring wetland anuran communities.</w:t>
        </w:r>
        <w:r w:rsidRPr="00784C9B">
          <w:rPr>
            <w:rStyle w:val="apple-converted-space"/>
            <w:rFonts w:eastAsiaTheme="majorEastAsia" w:hint="eastAsia"/>
            <w:color w:val="FFFFFF"/>
            <w:rPrChange w:id="3643" w:author="Macon, Taydin Robert" w:date="2026-02-13T09:45:00Z" w16du:dateUtc="2026-02-13T17:45:00Z">
              <w:rPr>
                <w:rStyle w:val="apple-converted-space"/>
                <w:rFonts w:ascii="-webkit-standard" w:eastAsiaTheme="majorEastAsia" w:hAnsi="-webkit-standard" w:hint="eastAsia"/>
                <w:color w:val="FFFFFF"/>
                <w:sz w:val="27"/>
                <w:szCs w:val="27"/>
              </w:rPr>
            </w:rPrChange>
          </w:rPr>
          <w:t> </w:t>
        </w:r>
        <w:r w:rsidRPr="00784C9B">
          <w:rPr>
            <w:rStyle w:val="Emphasis"/>
            <w:rFonts w:eastAsiaTheme="majorEastAsia"/>
            <w:color w:val="FFFFFF"/>
          </w:rPr>
          <w:t>Frontiers in Ecology and Evolution</w:t>
        </w:r>
        <w:r w:rsidRPr="00784C9B">
          <w:rPr>
            <w:color w:val="FFFFFF"/>
            <w:rPrChange w:id="3644" w:author="Macon, Taydin Robert" w:date="2026-02-13T09:45:00Z" w16du:dateUtc="2026-02-13T17:45:00Z">
              <w:rPr>
                <w:rFonts w:ascii="-webkit-standard" w:hAnsi="-webkit-standard"/>
                <w:color w:val="FFFFFF"/>
                <w:sz w:val="27"/>
                <w:szCs w:val="27"/>
              </w:rPr>
            </w:rPrChange>
          </w:rPr>
          <w:t>.</w:t>
        </w:r>
        <w:r w:rsidRPr="00784C9B">
          <w:t>https://doi.org/10.3389/fevo.2023.1179158</w:t>
        </w:r>
      </w:ins>
    </w:p>
    <w:p w14:paraId="31EBF861" w14:textId="6204FE64" w:rsidR="00C615FF" w:rsidRPr="00C615FF" w:rsidRDefault="00C615FF">
      <w:pPr>
        <w:pStyle w:val="NormalWeb"/>
        <w:ind w:left="720" w:hanging="720"/>
        <w:rPr>
          <w:ins w:id="3645" w:author="Macon, Taydin Robert" w:date="2026-02-13T09:56:00Z" w16du:dateUtc="2026-02-13T17:56:00Z"/>
        </w:rPr>
      </w:pPr>
      <w:ins w:id="3646" w:author="Macon, Taydin Robert" w:date="2026-02-13T09:56:00Z" w16du:dateUtc="2026-02-13T17:56:00Z">
        <w:r w:rsidRPr="00C615FF">
          <w:rPr>
            <w:rStyle w:val="Strong"/>
            <w:rFonts w:eastAsiaTheme="majorEastAsia"/>
            <w:b w:val="0"/>
            <w:bCs w:val="0"/>
            <w:color w:val="FFFFFF"/>
            <w:rPrChange w:id="3647" w:author="Macon, Taydin Robert" w:date="2026-02-13T09:57:00Z" w16du:dateUtc="2026-02-13T17:57:00Z">
              <w:rPr>
                <w:rStyle w:val="Strong"/>
                <w:rFonts w:eastAsiaTheme="majorEastAsia"/>
                <w:color w:val="FFFFFF"/>
              </w:rPr>
            </w:rPrChange>
          </w:rPr>
          <w:t>Xu, Y., Huo, X., Chen, X., Wang, Z., Zhou, M., Zhu, J., Yan, R., &amp; Cai, Y. (2024).</w:t>
        </w:r>
        <w:r w:rsidRPr="00C615FF">
          <w:rPr>
            <w:rStyle w:val="apple-converted-space"/>
            <w:rFonts w:eastAsiaTheme="majorEastAsia" w:hint="eastAsia"/>
            <w:color w:val="FFFFFF"/>
            <w:rPrChange w:id="3648" w:author="Macon, Taydin Robert" w:date="2026-02-13T09:56:00Z" w16du:dateUtc="2026-02-13T17:56:00Z">
              <w:rPr>
                <w:rStyle w:val="apple-converted-space"/>
                <w:rFonts w:ascii="-webkit-standard" w:eastAsiaTheme="majorEastAsia" w:hAnsi="-webkit-standard" w:hint="eastAsia"/>
                <w:color w:val="FFFFFF"/>
                <w:sz w:val="27"/>
                <w:szCs w:val="27"/>
              </w:rPr>
            </w:rPrChange>
          </w:rPr>
          <w:t> </w:t>
        </w:r>
        <w:r w:rsidRPr="00C615FF">
          <w:rPr>
            <w:color w:val="FFFFFF"/>
            <w:rPrChange w:id="3649" w:author="Macon, Taydin Robert" w:date="2026-02-13T09:56:00Z" w16du:dateUtc="2026-02-13T17:56:00Z">
              <w:rPr>
                <w:rFonts w:ascii="-webkit-standard" w:hAnsi="-webkit-standard"/>
                <w:color w:val="FFFFFF"/>
                <w:sz w:val="27"/>
                <w:szCs w:val="27"/>
              </w:rPr>
            </w:rPrChange>
          </w:rPr>
          <w:t>Comparing the performance variability of different eDNA primers in fish monitoring.</w:t>
        </w:r>
        <w:r w:rsidRPr="00C615FF">
          <w:rPr>
            <w:rStyle w:val="apple-converted-space"/>
            <w:rFonts w:eastAsiaTheme="majorEastAsia" w:hint="eastAsia"/>
            <w:color w:val="FFFFFF"/>
            <w:rPrChange w:id="3650" w:author="Macon, Taydin Robert" w:date="2026-02-13T09:56:00Z" w16du:dateUtc="2026-02-13T17:56:00Z">
              <w:rPr>
                <w:rStyle w:val="apple-converted-space"/>
                <w:rFonts w:ascii="-webkit-standard" w:eastAsiaTheme="majorEastAsia" w:hAnsi="-webkit-standard" w:hint="eastAsia"/>
                <w:color w:val="FFFFFF"/>
                <w:sz w:val="27"/>
                <w:szCs w:val="27"/>
              </w:rPr>
            </w:rPrChange>
          </w:rPr>
          <w:t> </w:t>
        </w:r>
        <w:r w:rsidRPr="00C615FF">
          <w:rPr>
            <w:rStyle w:val="Emphasis"/>
            <w:rFonts w:eastAsiaTheme="majorEastAsia"/>
            <w:color w:val="FFFFFF"/>
          </w:rPr>
          <w:t>Watershed Ecology and the Environment</w:t>
        </w:r>
        <w:r w:rsidRPr="00C615FF">
          <w:rPr>
            <w:color w:val="FFFFFF"/>
            <w:rPrChange w:id="3651" w:author="Macon, Taydin Robert" w:date="2026-02-13T09:56:00Z" w16du:dateUtc="2026-02-13T17:56:00Z">
              <w:rPr>
                <w:rFonts w:ascii="-webkit-standard" w:hAnsi="-webkit-standard"/>
                <w:color w:val="FFFFFF"/>
                <w:sz w:val="27"/>
                <w:szCs w:val="27"/>
              </w:rPr>
            </w:rPrChange>
          </w:rPr>
          <w:t>.</w:t>
        </w:r>
        <w:r w:rsidRPr="00C615FF">
          <w:rPr>
            <w:rStyle w:val="apple-converted-space"/>
            <w:rFonts w:eastAsiaTheme="majorEastAsia" w:hint="eastAsia"/>
            <w:color w:val="FFFFFF"/>
            <w:rPrChange w:id="3652" w:author="Macon, Taydin Robert" w:date="2026-02-13T09:56:00Z" w16du:dateUtc="2026-02-13T17:56:00Z">
              <w:rPr>
                <w:rStyle w:val="apple-converted-space"/>
                <w:rFonts w:ascii="-webkit-standard" w:eastAsiaTheme="majorEastAsia" w:hAnsi="-webkit-standard" w:hint="eastAsia"/>
                <w:color w:val="FFFFFF"/>
                <w:sz w:val="27"/>
                <w:szCs w:val="27"/>
              </w:rPr>
            </w:rPrChange>
          </w:rPr>
          <w:t> </w:t>
        </w:r>
        <w:r w:rsidRPr="00C615FF">
          <w:fldChar w:fldCharType="begin"/>
        </w:r>
        <w:r w:rsidRPr="00C615FF">
          <w:instrText>HYPERLINK "https://doi.org/10.1016/j.wsee.2024.08.003"</w:instrText>
        </w:r>
        <w:r w:rsidRPr="00C615FF">
          <w:fldChar w:fldCharType="separate"/>
        </w:r>
        <w:r w:rsidRPr="00C615FF">
          <w:rPr>
            <w:rStyle w:val="Hyperlink"/>
          </w:rPr>
          <w:t>https://doi.org/10.1016/j.wsee.2024.08.003</w:t>
        </w:r>
        <w:r w:rsidRPr="00C615FF">
          <w:fldChar w:fldCharType="end"/>
        </w:r>
      </w:ins>
    </w:p>
    <w:p w14:paraId="2C349BF3" w14:textId="19A38E37" w:rsidR="00C615FF" w:rsidRDefault="00C615FF">
      <w:pPr>
        <w:pStyle w:val="NormalWeb"/>
        <w:ind w:left="720" w:hanging="720"/>
        <w:rPr>
          <w:ins w:id="3653" w:author="Macon, Taydin Robert" w:date="2026-02-13T10:01:00Z" w16du:dateUtc="2026-02-13T18:01:00Z"/>
        </w:rPr>
      </w:pPr>
      <w:ins w:id="3654" w:author="Macon, Taydin Robert" w:date="2026-02-13T10:01:00Z" w16du:dateUtc="2026-02-13T18:01:00Z">
        <w:r w:rsidRPr="00C615FF">
          <w:rPr>
            <w:rStyle w:val="Strong"/>
            <w:rFonts w:eastAsiaTheme="majorEastAsia"/>
            <w:b w:val="0"/>
            <w:bCs w:val="0"/>
            <w:color w:val="FFFFFF"/>
            <w:rPrChange w:id="3655" w:author="Macon, Taydin Robert" w:date="2026-02-13T10:01:00Z" w16du:dateUtc="2026-02-13T18:01:00Z">
              <w:rPr>
                <w:rStyle w:val="Strong"/>
                <w:rFonts w:eastAsiaTheme="majorEastAsia"/>
                <w:color w:val="FFFFFF"/>
              </w:rPr>
            </w:rPrChange>
          </w:rPr>
          <w:t>Zhang, S., Zhao, J., &amp; Yao, M. (2020).</w:t>
        </w:r>
        <w:r>
          <w:rPr>
            <w:rStyle w:val="apple-converted-space"/>
            <w:rFonts w:ascii="-webkit-standard" w:eastAsiaTheme="majorEastAsia" w:hAnsi="-webkit-standard"/>
            <w:color w:val="FFFFFF"/>
            <w:sz w:val="27"/>
            <w:szCs w:val="27"/>
          </w:rPr>
          <w:t> </w:t>
        </w:r>
        <w:r w:rsidRPr="00C615FF">
          <w:rPr>
            <w:rStyle w:val="Emphasis"/>
            <w:rFonts w:eastAsiaTheme="majorEastAsia"/>
            <w:i w:val="0"/>
            <w:iCs w:val="0"/>
            <w:color w:val="FFFFFF"/>
            <w:rPrChange w:id="3656" w:author="Macon, Taydin Robert" w:date="2026-02-13T10:01:00Z" w16du:dateUtc="2026-02-13T18:01:00Z">
              <w:rPr>
                <w:rStyle w:val="Emphasis"/>
                <w:rFonts w:eastAsiaTheme="majorEastAsia"/>
                <w:color w:val="FFFFFF"/>
              </w:rPr>
            </w:rPrChange>
          </w:rPr>
          <w:t>A comprehensive and comparative evaluation of primers for metabarcoding eDNA from fish</w:t>
        </w:r>
        <w:r>
          <w:rPr>
            <w:rStyle w:val="Emphasis"/>
            <w:rFonts w:eastAsiaTheme="majorEastAsia"/>
            <w:color w:val="FFFFFF"/>
          </w:rPr>
          <w:t>.</w:t>
        </w:r>
        <w:r>
          <w:rPr>
            <w:rStyle w:val="apple-converted-space"/>
            <w:rFonts w:ascii="-webkit-standard" w:eastAsiaTheme="majorEastAsia" w:hAnsi="-webkit-standard"/>
            <w:color w:val="FFFFFF"/>
            <w:sz w:val="27"/>
            <w:szCs w:val="27"/>
          </w:rPr>
          <w:t> </w:t>
        </w:r>
        <w:r w:rsidRPr="00C615FF">
          <w:rPr>
            <w:rStyle w:val="Strong"/>
            <w:rFonts w:eastAsiaTheme="majorEastAsia"/>
            <w:b w:val="0"/>
            <w:bCs w:val="0"/>
            <w:i/>
            <w:iCs/>
            <w:color w:val="FFFFFF"/>
            <w:rPrChange w:id="3657" w:author="Macon, Taydin Robert" w:date="2026-02-13T10:01:00Z" w16du:dateUtc="2026-02-13T18:01:00Z">
              <w:rPr>
                <w:rStyle w:val="Strong"/>
                <w:rFonts w:eastAsiaTheme="majorEastAsia"/>
                <w:color w:val="FFFFFF"/>
              </w:rPr>
            </w:rPrChange>
          </w:rPr>
          <w:t>Methods in Ecology and Evolution</w:t>
        </w:r>
        <w:r w:rsidRPr="00C615FF">
          <w:rPr>
            <w:rStyle w:val="Strong"/>
            <w:rFonts w:eastAsiaTheme="majorEastAsia"/>
            <w:b w:val="0"/>
            <w:bCs w:val="0"/>
            <w:color w:val="FFFFFF"/>
            <w:rPrChange w:id="3658" w:author="Macon, Taydin Robert" w:date="2026-02-13T10:01:00Z" w16du:dateUtc="2026-02-13T18:01:00Z">
              <w:rPr>
                <w:rStyle w:val="Strong"/>
                <w:rFonts w:eastAsiaTheme="majorEastAsia"/>
                <w:color w:val="FFFFFF"/>
              </w:rPr>
            </w:rPrChange>
          </w:rPr>
          <w:t>.</w:t>
        </w:r>
        <w:r w:rsidRPr="00C615FF">
          <w:rPr>
            <w:rStyle w:val="apple-converted-space"/>
            <w:rFonts w:ascii="-webkit-standard" w:eastAsiaTheme="majorEastAsia" w:hAnsi="-webkit-standard" w:hint="eastAsia"/>
            <w:b/>
            <w:color w:val="FFFFFF"/>
            <w:sz w:val="27"/>
            <w:szCs w:val="27"/>
            <w:rPrChange w:id="3659" w:author="Macon, Taydin Robert" w:date="2026-02-13T10:01:00Z" w16du:dateUtc="2026-02-13T18:01:00Z">
              <w:rPr>
                <w:rStyle w:val="apple-converted-space"/>
                <w:rFonts w:ascii="-webkit-standard" w:eastAsiaTheme="majorEastAsia" w:hAnsi="-webkit-standard" w:hint="eastAsia"/>
                <w:color w:val="FFFFFF"/>
                <w:sz w:val="27"/>
                <w:szCs w:val="27"/>
              </w:rPr>
            </w:rPrChange>
          </w:rPr>
          <w:t> </w:t>
        </w:r>
        <w:r>
          <w:fldChar w:fldCharType="begin"/>
        </w:r>
        <w:r>
          <w:instrText>HYPERLINK "https://doi.org/10.1111/2041-210X.13485" \t "_new"</w:instrText>
        </w:r>
        <w:r>
          <w:fldChar w:fldCharType="separate"/>
        </w:r>
        <w:r>
          <w:rPr>
            <w:rStyle w:val="Hyperlink"/>
            <w:rFonts w:eastAsiaTheme="majorEastAsia"/>
          </w:rPr>
          <w:t>https://doi.org/10.1111/2041-210X.13485</w:t>
        </w:r>
        <w:r>
          <w:fldChar w:fldCharType="end"/>
        </w:r>
      </w:ins>
    </w:p>
    <w:p w14:paraId="6E95CCDA" w14:textId="3ADF866B" w:rsidR="00457CEF" w:rsidRPr="00CB2CCD" w:rsidRDefault="00457CEF">
      <w:pPr>
        <w:pStyle w:val="NormalWeb"/>
        <w:ind w:left="720" w:hanging="720"/>
        <w:rPr>
          <w:ins w:id="3660" w:author="Macon, Taydin Robert" w:date="2026-02-04T15:10:00Z" w16du:dateUtc="2026-02-04T23:10:00Z"/>
        </w:rPr>
        <w:pPrChange w:id="3661" w:author="Macon, Taydin Robert" w:date="2026-02-04T15:53:00Z" w16du:dateUtc="2026-02-04T23:53:00Z">
          <w:pPr>
            <w:pStyle w:val="NormalWeb"/>
            <w:ind w:hanging="720"/>
          </w:pPr>
        </w:pPrChange>
      </w:pPr>
      <w:ins w:id="3662" w:author="Macon, Taydin Robert" w:date="2026-02-04T15:10:00Z" w16du:dateUtc="2026-02-04T23:10:00Z">
        <w:r w:rsidRPr="00C615FF">
          <w:rPr>
            <w:rStyle w:val="Strong"/>
            <w:rFonts w:eastAsiaTheme="majorEastAsia"/>
            <w:b w:val="0"/>
            <w:bCs w:val="0"/>
          </w:rPr>
          <w:t>Zuur, A. F., Ieno, E. N., Walker, N., Saveliev, A. A., &amp; Smith, G. M. (2009).</w:t>
        </w:r>
        <w:r w:rsidRPr="00C615FF">
          <w:br/>
        </w:r>
        <w:r w:rsidRPr="00C615FF">
          <w:rPr>
            <w:rStyle w:val="Emphasis"/>
            <w:rFonts w:eastAsiaTheme="majorEastAsia"/>
          </w:rPr>
          <w:t>Mixed effects models and extensions in ecology with R</w:t>
        </w:r>
        <w:r w:rsidRPr="00C615FF">
          <w:t>. Springer.</w:t>
        </w:r>
      </w:ins>
    </w:p>
    <w:p w14:paraId="1FF37DD5" w14:textId="77777777" w:rsidR="00457CEF" w:rsidRDefault="00457CEF" w:rsidP="00457CEF">
      <w:pPr>
        <w:rPr>
          <w:ins w:id="3663" w:author="Macon, Taydin Robert" w:date="2026-02-04T13:28:00Z" w16du:dateUtc="2026-02-04T21:28:00Z"/>
          <w:rFonts w:ascii="Times New Roman" w:hAnsi="Times New Roman" w:cs="Times New Roman"/>
        </w:rPr>
      </w:pPr>
    </w:p>
    <w:p w14:paraId="15E66BB4" w14:textId="77777777" w:rsidR="00930D16" w:rsidRDefault="00930D16" w:rsidP="00673675">
      <w:pPr>
        <w:rPr>
          <w:ins w:id="3664" w:author="Macon, Taydin Robert" w:date="2026-02-04T13:28:00Z" w16du:dateUtc="2026-02-04T21:28:00Z"/>
          <w:rFonts w:ascii="Times New Roman" w:hAnsi="Times New Roman" w:cs="Times New Roman"/>
        </w:rPr>
      </w:pPr>
    </w:p>
    <w:p w14:paraId="3889C0CF" w14:textId="77777777" w:rsidR="00930D16" w:rsidRDefault="00930D16" w:rsidP="00673675">
      <w:pPr>
        <w:rPr>
          <w:ins w:id="3665" w:author="Macon, Taydin Robert" w:date="2026-02-04T13:28:00Z" w16du:dateUtc="2026-02-04T21:28:00Z"/>
          <w:rFonts w:ascii="Times New Roman" w:hAnsi="Times New Roman" w:cs="Times New Roman"/>
        </w:rPr>
      </w:pPr>
    </w:p>
    <w:p w14:paraId="5193B23F" w14:textId="77777777" w:rsidR="00930D16" w:rsidRPr="00C253F5" w:rsidRDefault="00930D16" w:rsidP="00673675">
      <w:pPr>
        <w:rPr>
          <w:ins w:id="3666" w:author="Macon, Taydin Robert" w:date="2026-02-04T13:28:00Z" w16du:dateUtc="2026-02-04T21:28:00Z"/>
          <w:rFonts w:ascii="Times New Roman" w:hAnsi="Times New Roman" w:cs="Times New Roman"/>
        </w:rPr>
      </w:pPr>
    </w:p>
    <w:p w14:paraId="193491BB" w14:textId="6E1EB3BA" w:rsidR="00673675" w:rsidDel="005B3323" w:rsidRDefault="00673675" w:rsidP="00673675">
      <w:pPr>
        <w:rPr>
          <w:del w:id="3667" w:author="Macon, Taydin Robert" w:date="2025-12-09T11:22:00Z" w16du:dateUtc="2025-12-09T19:22:00Z"/>
        </w:rPr>
      </w:pPr>
      <w:del w:id="3668" w:author="Macon, Taydin Robert" w:date="2025-10-27T15:40:00Z" w16du:dateUtc="2025-10-27T22:40:00Z">
        <w:r w:rsidDel="002F1159">
          <w:rPr>
            <w:noProof/>
          </w:rPr>
          <w:lastRenderedPageBreak/>
          <w:drawing>
            <wp:inline distT="0" distB="0" distL="0" distR="0" wp14:anchorId="0CA55C68" wp14:editId="52DB6F52">
              <wp:extent cx="5531411" cy="4266838"/>
              <wp:effectExtent l="0" t="0" r="0" b="635"/>
              <wp:docPr id="540842985"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42985" name="Picture 4" descr="A graph with a line and a line&#10;&#10;AI-generated content may be incorrect."/>
                      <pic:cNvPicPr/>
                    </pic:nvPicPr>
                    <pic:blipFill rotWithShape="1">
                      <a:blip r:embed="rId16" cstate="print">
                        <a:extLst>
                          <a:ext uri="{28A0092B-C50C-407E-A947-70E740481C1C}">
                            <a14:useLocalDpi xmlns:a14="http://schemas.microsoft.com/office/drawing/2010/main" val="0"/>
                          </a:ext>
                        </a:extLst>
                      </a:blip>
                      <a:srcRect t="12462"/>
                      <a:stretch>
                        <a:fillRect/>
                      </a:stretch>
                    </pic:blipFill>
                    <pic:spPr bwMode="auto">
                      <a:xfrm>
                        <a:off x="0" y="0"/>
                        <a:ext cx="5650667" cy="4358830"/>
                      </a:xfrm>
                      <a:prstGeom prst="rect">
                        <a:avLst/>
                      </a:prstGeom>
                      <a:ln>
                        <a:noFill/>
                      </a:ln>
                      <a:extLst>
                        <a:ext uri="{53640926-AAD7-44D8-BBD7-CCE9431645EC}">
                          <a14:shadowObscured xmlns:a14="http://schemas.microsoft.com/office/drawing/2010/main"/>
                        </a:ext>
                      </a:extLst>
                    </pic:spPr>
                  </pic:pic>
                </a:graphicData>
              </a:graphic>
            </wp:inline>
          </w:drawing>
        </w:r>
      </w:del>
    </w:p>
    <w:p w14:paraId="10C76909" w14:textId="3631392F" w:rsidR="00673675" w:rsidDel="005B3323" w:rsidRDefault="00673675" w:rsidP="00673675">
      <w:pPr>
        <w:spacing w:after="160" w:line="278" w:lineRule="auto"/>
        <w:rPr>
          <w:del w:id="3669" w:author="Macon, Taydin Robert" w:date="2025-12-09T11:22:00Z" w16du:dateUtc="2025-12-09T19:22:00Z"/>
        </w:rPr>
      </w:pPr>
      <w:del w:id="3670" w:author="Macon, Taydin Robert" w:date="2025-12-09T11:22:00Z" w16du:dateUtc="2025-12-09T19:22:00Z">
        <w:r w:rsidDel="005B3323">
          <w:br w:type="page"/>
        </w:r>
      </w:del>
    </w:p>
    <w:p w14:paraId="4D15374A" w14:textId="649A9122" w:rsidR="00673675" w:rsidDel="005B3323" w:rsidRDefault="00673675" w:rsidP="00673675">
      <w:pPr>
        <w:rPr>
          <w:del w:id="3671" w:author="Macon, Taydin Robert" w:date="2025-12-09T11:22:00Z" w16du:dateUtc="2025-12-09T19:22:00Z"/>
          <w:rFonts w:ascii="Times New Roman" w:hAnsi="Times New Roman" w:cs="Times New Roman"/>
        </w:rPr>
      </w:pPr>
      <w:del w:id="3672" w:author="Macon, Taydin Robert" w:date="2025-12-09T11:22:00Z" w16du:dateUtc="2025-12-09T19:22:00Z">
        <w:r w:rsidDel="005B3323">
          <w:rPr>
            <w:rFonts w:ascii="Times New Roman" w:hAnsi="Times New Roman" w:cs="Times New Roman"/>
          </w:rPr>
          <w:lastRenderedPageBreak/>
          <w:delText>Figure 3</w:delText>
        </w:r>
      </w:del>
    </w:p>
    <w:p w14:paraId="41F6F47D" w14:textId="18BEA15E" w:rsidR="00673675" w:rsidRPr="00C253F5" w:rsidDel="005B3323" w:rsidRDefault="00673675" w:rsidP="00673675">
      <w:pPr>
        <w:rPr>
          <w:del w:id="3673" w:author="Macon, Taydin Robert" w:date="2025-12-09T11:22:00Z" w16du:dateUtc="2025-12-09T19:22:00Z"/>
          <w:rFonts w:ascii="Times New Roman" w:hAnsi="Times New Roman" w:cs="Times New Roman"/>
        </w:rPr>
      </w:pPr>
    </w:p>
    <w:p w14:paraId="3A0E3AC0" w14:textId="644148B8" w:rsidR="00673675" w:rsidDel="005B3323" w:rsidRDefault="00673675" w:rsidP="00673675">
      <w:pPr>
        <w:rPr>
          <w:del w:id="3674" w:author="Macon, Taydin Robert" w:date="2025-12-09T11:22:00Z" w16du:dateUtc="2025-12-09T19:22:00Z"/>
        </w:rPr>
      </w:pPr>
      <w:del w:id="3675" w:author="Macon, Taydin Robert" w:date="2025-10-27T15:40:00Z" w16du:dateUtc="2025-10-27T22:40:00Z">
        <w:r w:rsidDel="002F1159">
          <w:rPr>
            <w:noProof/>
          </w:rPr>
          <w:drawing>
            <wp:inline distT="0" distB="0" distL="0" distR="0" wp14:anchorId="4FE5C046" wp14:editId="534D5778">
              <wp:extent cx="5577840" cy="4146991"/>
              <wp:effectExtent l="0" t="0" r="3810" b="6350"/>
              <wp:docPr id="2001894110" name="Picture 5" descr="A graph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94110" name="Picture 5" descr="A graph with a number of text&#10;&#10;AI-generated content may be incorrect."/>
                      <pic:cNvPicPr/>
                    </pic:nvPicPr>
                    <pic:blipFill rotWithShape="1">
                      <a:blip r:embed="rId17" cstate="print">
                        <a:extLst>
                          <a:ext uri="{28A0092B-C50C-407E-A947-70E740481C1C}">
                            <a14:useLocalDpi xmlns:a14="http://schemas.microsoft.com/office/drawing/2010/main" val="0"/>
                          </a:ext>
                        </a:extLst>
                      </a:blip>
                      <a:srcRect t="15629"/>
                      <a:stretch>
                        <a:fillRect/>
                      </a:stretch>
                    </pic:blipFill>
                    <pic:spPr bwMode="auto">
                      <a:xfrm>
                        <a:off x="0" y="0"/>
                        <a:ext cx="5712954" cy="4247445"/>
                      </a:xfrm>
                      <a:prstGeom prst="rect">
                        <a:avLst/>
                      </a:prstGeom>
                      <a:ln>
                        <a:noFill/>
                      </a:ln>
                      <a:extLst>
                        <a:ext uri="{53640926-AAD7-44D8-BBD7-CCE9431645EC}">
                          <a14:shadowObscured xmlns:a14="http://schemas.microsoft.com/office/drawing/2010/main"/>
                        </a:ext>
                      </a:extLst>
                    </pic:spPr>
                  </pic:pic>
                </a:graphicData>
              </a:graphic>
            </wp:inline>
          </w:drawing>
        </w:r>
      </w:del>
    </w:p>
    <w:p w14:paraId="4EF09B56" w14:textId="1F4CB571" w:rsidR="00673675" w:rsidDel="005B3323" w:rsidRDefault="00673675" w:rsidP="00673675">
      <w:pPr>
        <w:spacing w:after="160" w:line="278" w:lineRule="auto"/>
        <w:rPr>
          <w:del w:id="3676" w:author="Macon, Taydin Robert" w:date="2025-12-09T11:22:00Z" w16du:dateUtc="2025-12-09T19:22:00Z"/>
        </w:rPr>
      </w:pPr>
      <w:del w:id="3677" w:author="Macon, Taydin Robert" w:date="2025-12-09T11:22:00Z" w16du:dateUtc="2025-12-09T19:22:00Z">
        <w:r w:rsidDel="005B3323">
          <w:br w:type="page"/>
        </w:r>
      </w:del>
    </w:p>
    <w:p w14:paraId="7F8405EF" w14:textId="1AA0E5A8" w:rsidR="00673675" w:rsidRPr="00C253F5" w:rsidDel="005B3323" w:rsidRDefault="00673675" w:rsidP="00673675">
      <w:pPr>
        <w:rPr>
          <w:del w:id="3678" w:author="Macon, Taydin Robert" w:date="2025-12-09T11:22:00Z" w16du:dateUtc="2025-12-09T19:22:00Z"/>
          <w:rFonts w:ascii="Times New Roman" w:hAnsi="Times New Roman" w:cs="Times New Roman"/>
        </w:rPr>
      </w:pPr>
      <w:del w:id="3679" w:author="Macon, Taydin Robert" w:date="2025-12-09T11:22:00Z" w16du:dateUtc="2025-12-09T19:22:00Z">
        <w:r w:rsidRPr="00C253F5" w:rsidDel="005B3323">
          <w:rPr>
            <w:rFonts w:ascii="Times New Roman" w:hAnsi="Times New Roman" w:cs="Times New Roman"/>
          </w:rPr>
          <w:lastRenderedPageBreak/>
          <w:delText>Figure 4</w:delText>
        </w:r>
      </w:del>
    </w:p>
    <w:p w14:paraId="06E49DE9" w14:textId="29972883" w:rsidR="00673675" w:rsidDel="005B3323" w:rsidRDefault="00673675" w:rsidP="00673675">
      <w:pPr>
        <w:jc w:val="center"/>
        <w:rPr>
          <w:del w:id="3680" w:author="Macon, Taydin Robert" w:date="2025-12-09T11:22:00Z" w16du:dateUtc="2025-12-09T19:22:00Z"/>
        </w:rPr>
      </w:pPr>
    </w:p>
    <w:p w14:paraId="0B8A9F55" w14:textId="26F9F232" w:rsidR="00673675" w:rsidDel="005B3323" w:rsidRDefault="00673675" w:rsidP="00673675">
      <w:pPr>
        <w:rPr>
          <w:del w:id="3681" w:author="Macon, Taydin Robert" w:date="2025-12-09T11:22:00Z" w16du:dateUtc="2025-12-09T19:22:00Z"/>
        </w:rPr>
      </w:pPr>
      <w:del w:id="3682" w:author="Macon, Taydin Robert" w:date="2025-10-27T15:40:00Z" w16du:dateUtc="2025-10-27T22:40:00Z">
        <w:r w:rsidDel="002F1159">
          <w:rPr>
            <w:noProof/>
          </w:rPr>
          <w:drawing>
            <wp:inline distT="0" distB="0" distL="0" distR="0" wp14:anchorId="05F288F9" wp14:editId="558B5CFA">
              <wp:extent cx="5512526" cy="4484814"/>
              <wp:effectExtent l="0" t="0" r="0" b="0"/>
              <wp:docPr id="195226971" name="Picture 6" descr="A graph of a log-response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6971" name="Picture 6" descr="A graph of a log-response ratio&#10;&#10;AI-generated content may be incorrect."/>
                      <pic:cNvPicPr/>
                    </pic:nvPicPr>
                    <pic:blipFill rotWithShape="1">
                      <a:blip r:embed="rId18" cstate="print">
                        <a:extLst>
                          <a:ext uri="{28A0092B-C50C-407E-A947-70E740481C1C}">
                            <a14:useLocalDpi xmlns:a14="http://schemas.microsoft.com/office/drawing/2010/main" val="0"/>
                          </a:ext>
                        </a:extLst>
                      </a:blip>
                      <a:srcRect t="7675"/>
                      <a:stretch>
                        <a:fillRect/>
                      </a:stretch>
                    </pic:blipFill>
                    <pic:spPr bwMode="auto">
                      <a:xfrm>
                        <a:off x="0" y="0"/>
                        <a:ext cx="5596058" cy="4552773"/>
                      </a:xfrm>
                      <a:prstGeom prst="rect">
                        <a:avLst/>
                      </a:prstGeom>
                      <a:ln>
                        <a:noFill/>
                      </a:ln>
                      <a:extLst>
                        <a:ext uri="{53640926-AAD7-44D8-BBD7-CCE9431645EC}">
                          <a14:shadowObscured xmlns:a14="http://schemas.microsoft.com/office/drawing/2010/main"/>
                        </a:ext>
                      </a:extLst>
                    </pic:spPr>
                  </pic:pic>
                </a:graphicData>
              </a:graphic>
            </wp:inline>
          </w:drawing>
        </w:r>
      </w:del>
    </w:p>
    <w:p w14:paraId="600F2F62" w14:textId="26785164" w:rsidR="00673675" w:rsidDel="005B3323" w:rsidRDefault="00673675" w:rsidP="00673675">
      <w:pPr>
        <w:spacing w:after="160" w:line="278" w:lineRule="auto"/>
        <w:rPr>
          <w:del w:id="3683" w:author="Macon, Taydin Robert" w:date="2025-12-09T11:22:00Z" w16du:dateUtc="2025-12-09T19:22:00Z"/>
        </w:rPr>
      </w:pPr>
      <w:del w:id="3684" w:author="Macon, Taydin Robert" w:date="2025-12-09T11:22:00Z" w16du:dateUtc="2025-12-09T19:22:00Z">
        <w:r w:rsidDel="005B3323">
          <w:br w:type="page"/>
        </w:r>
      </w:del>
    </w:p>
    <w:p w14:paraId="4199A296" w14:textId="4439CD6F" w:rsidR="00673675" w:rsidRPr="00C253F5" w:rsidDel="005B3323" w:rsidRDefault="00673675" w:rsidP="00673675">
      <w:pPr>
        <w:rPr>
          <w:del w:id="3685" w:author="Macon, Taydin Robert" w:date="2025-12-09T11:22:00Z" w16du:dateUtc="2025-12-09T19:22:00Z"/>
          <w:rFonts w:ascii="Times New Roman" w:hAnsi="Times New Roman" w:cs="Times New Roman"/>
        </w:rPr>
      </w:pPr>
      <w:del w:id="3686"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5</w:delText>
        </w:r>
      </w:del>
    </w:p>
    <w:p w14:paraId="3DFF221E" w14:textId="788AFA55" w:rsidR="00673675" w:rsidDel="005B3323" w:rsidRDefault="00673675" w:rsidP="00673675">
      <w:pPr>
        <w:rPr>
          <w:del w:id="3687" w:author="Macon, Taydin Robert" w:date="2025-12-09T11:22:00Z" w16du:dateUtc="2025-12-09T19:22:00Z"/>
        </w:rPr>
      </w:pPr>
    </w:p>
    <w:p w14:paraId="7FCCB9A1" w14:textId="06B27503" w:rsidR="00673675" w:rsidDel="005B3323" w:rsidRDefault="00673675" w:rsidP="00673675">
      <w:pPr>
        <w:rPr>
          <w:del w:id="3688" w:author="Macon, Taydin Robert" w:date="2025-12-09T11:22:00Z" w16du:dateUtc="2025-12-09T19:22:00Z"/>
        </w:rPr>
      </w:pPr>
      <w:del w:id="3689" w:author="Macon, Taydin Robert" w:date="2025-10-27T15:40:00Z" w16du:dateUtc="2025-10-27T22:40:00Z">
        <w:r w:rsidDel="002F1159">
          <w:rPr>
            <w:noProof/>
          </w:rPr>
          <w:drawing>
            <wp:inline distT="0" distB="0" distL="0" distR="0" wp14:anchorId="193571EC" wp14:editId="4502E804">
              <wp:extent cx="5734594" cy="5053302"/>
              <wp:effectExtent l="0" t="0" r="0" b="0"/>
              <wp:docPr id="2134901225" name="Picture 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01225" name="Picture 8" descr="A graph with numbers an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40765" cy="5146859"/>
                      </a:xfrm>
                      <a:prstGeom prst="rect">
                        <a:avLst/>
                      </a:prstGeom>
                    </pic:spPr>
                  </pic:pic>
                </a:graphicData>
              </a:graphic>
            </wp:inline>
          </w:drawing>
        </w:r>
      </w:del>
    </w:p>
    <w:p w14:paraId="6BFA426F" w14:textId="2D9F5349" w:rsidR="00673675" w:rsidDel="005B3323" w:rsidRDefault="00673675" w:rsidP="00673675">
      <w:pPr>
        <w:spacing w:after="160" w:line="278" w:lineRule="auto"/>
        <w:rPr>
          <w:del w:id="3690" w:author="Macon, Taydin Robert" w:date="2025-12-09T11:22:00Z" w16du:dateUtc="2025-12-09T19:22:00Z"/>
        </w:rPr>
      </w:pPr>
      <w:del w:id="3691" w:author="Macon, Taydin Robert" w:date="2025-12-09T11:22:00Z" w16du:dateUtc="2025-12-09T19:22:00Z">
        <w:r w:rsidDel="005B3323">
          <w:br w:type="page"/>
        </w:r>
      </w:del>
    </w:p>
    <w:p w14:paraId="7AD37A5B" w14:textId="62A1BB5F" w:rsidR="00673675" w:rsidRPr="00C253F5" w:rsidDel="005B3323" w:rsidRDefault="00673675" w:rsidP="00673675">
      <w:pPr>
        <w:rPr>
          <w:del w:id="3692" w:author="Macon, Taydin Robert" w:date="2025-12-09T11:22:00Z" w16du:dateUtc="2025-12-09T19:22:00Z"/>
          <w:rFonts w:ascii="Times New Roman" w:hAnsi="Times New Roman" w:cs="Times New Roman"/>
        </w:rPr>
      </w:pPr>
      <w:del w:id="3693"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6</w:delText>
        </w:r>
      </w:del>
    </w:p>
    <w:p w14:paraId="1E09F3C4" w14:textId="719E1E73" w:rsidR="00673675" w:rsidDel="005B3323" w:rsidRDefault="00673675" w:rsidP="00673675">
      <w:pPr>
        <w:rPr>
          <w:del w:id="3694" w:author="Macon, Taydin Robert" w:date="2025-12-09T11:22:00Z" w16du:dateUtc="2025-12-09T19:22:00Z"/>
        </w:rPr>
      </w:pPr>
    </w:p>
    <w:p w14:paraId="7ED95FAB" w14:textId="5A03140B" w:rsidR="00673675" w:rsidDel="005B3323" w:rsidRDefault="00673675" w:rsidP="00673675">
      <w:pPr>
        <w:rPr>
          <w:del w:id="3695" w:author="Macon, Taydin Robert" w:date="2025-12-09T11:22:00Z" w16du:dateUtc="2025-12-09T19:22:00Z"/>
        </w:rPr>
      </w:pPr>
      <w:del w:id="3696" w:author="Macon, Taydin Robert" w:date="2025-10-27T15:40:00Z" w16du:dateUtc="2025-10-27T22:40:00Z">
        <w:r w:rsidDel="002F1159">
          <w:rPr>
            <w:noProof/>
          </w:rPr>
          <w:drawing>
            <wp:inline distT="0" distB="0" distL="0" distR="0" wp14:anchorId="30144585" wp14:editId="2E03A8BD">
              <wp:extent cx="5519057" cy="4406124"/>
              <wp:effectExtent l="0" t="0" r="5715" b="0"/>
              <wp:docPr id="1432626548" name="Picture 9"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26548" name="Picture 9" descr="A graph with numbers and a line&#10;&#10;AI-generated content may be incorrect."/>
                      <pic:cNvPicPr/>
                    </pic:nvPicPr>
                    <pic:blipFill rotWithShape="1">
                      <a:blip r:embed="rId20" cstate="print">
                        <a:extLst>
                          <a:ext uri="{28A0092B-C50C-407E-A947-70E740481C1C}">
                            <a14:useLocalDpi xmlns:a14="http://schemas.microsoft.com/office/drawing/2010/main" val="0"/>
                          </a:ext>
                        </a:extLst>
                      </a:blip>
                      <a:srcRect t="9402"/>
                      <a:stretch>
                        <a:fillRect/>
                      </a:stretch>
                    </pic:blipFill>
                    <pic:spPr bwMode="auto">
                      <a:xfrm>
                        <a:off x="0" y="0"/>
                        <a:ext cx="5620494" cy="4487106"/>
                      </a:xfrm>
                      <a:prstGeom prst="rect">
                        <a:avLst/>
                      </a:prstGeom>
                      <a:ln>
                        <a:noFill/>
                      </a:ln>
                      <a:extLst>
                        <a:ext uri="{53640926-AAD7-44D8-BBD7-CCE9431645EC}">
                          <a14:shadowObscured xmlns:a14="http://schemas.microsoft.com/office/drawing/2010/main"/>
                        </a:ext>
                      </a:extLst>
                    </pic:spPr>
                  </pic:pic>
                </a:graphicData>
              </a:graphic>
            </wp:inline>
          </w:drawing>
        </w:r>
      </w:del>
    </w:p>
    <w:p w14:paraId="74382F89" w14:textId="747F7A27" w:rsidR="00673675" w:rsidDel="005B3323" w:rsidRDefault="00673675" w:rsidP="00673675">
      <w:pPr>
        <w:spacing w:after="160" w:line="278" w:lineRule="auto"/>
        <w:rPr>
          <w:del w:id="3697" w:author="Macon, Taydin Robert" w:date="2025-12-09T11:22:00Z" w16du:dateUtc="2025-12-09T19:22:00Z"/>
        </w:rPr>
      </w:pPr>
      <w:del w:id="3698" w:author="Macon, Taydin Robert" w:date="2025-12-09T11:22:00Z" w16du:dateUtc="2025-12-09T19:22:00Z">
        <w:r w:rsidDel="005B3323">
          <w:br w:type="page"/>
        </w:r>
      </w:del>
    </w:p>
    <w:p w14:paraId="2A8483E5" w14:textId="3F27D905" w:rsidR="00673675" w:rsidRPr="00C253F5" w:rsidDel="005B3323" w:rsidRDefault="00673675" w:rsidP="00673675">
      <w:pPr>
        <w:rPr>
          <w:del w:id="3699" w:author="Macon, Taydin Robert" w:date="2025-12-09T11:22:00Z" w16du:dateUtc="2025-12-09T19:22:00Z"/>
          <w:rFonts w:ascii="Times New Roman" w:hAnsi="Times New Roman" w:cs="Times New Roman"/>
        </w:rPr>
      </w:pPr>
      <w:del w:id="3700"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7</w:delText>
        </w:r>
      </w:del>
    </w:p>
    <w:p w14:paraId="38C4BC09" w14:textId="76BD59D3" w:rsidR="00673675" w:rsidDel="005B3323" w:rsidRDefault="00673675" w:rsidP="00673675">
      <w:pPr>
        <w:rPr>
          <w:del w:id="3701" w:author="Macon, Taydin Robert" w:date="2025-12-09T11:22:00Z" w16du:dateUtc="2025-12-09T19:22:00Z"/>
        </w:rPr>
      </w:pPr>
    </w:p>
    <w:p w14:paraId="6E6E88EC" w14:textId="592BD8A8" w:rsidR="00673675" w:rsidDel="005B3323" w:rsidRDefault="00673675" w:rsidP="00673675">
      <w:pPr>
        <w:rPr>
          <w:del w:id="3702" w:author="Macon, Taydin Robert" w:date="2025-12-09T11:22:00Z" w16du:dateUtc="2025-12-09T19:22:00Z"/>
        </w:rPr>
      </w:pPr>
      <w:del w:id="3703" w:author="Macon, Taydin Robert" w:date="2025-10-27T15:40:00Z" w16du:dateUtc="2025-10-27T22:40:00Z">
        <w:r w:rsidDel="002F1159">
          <w:rPr>
            <w:noProof/>
          </w:rPr>
          <w:drawing>
            <wp:inline distT="0" distB="0" distL="0" distR="0" wp14:anchorId="01733427" wp14:editId="429A5F61">
              <wp:extent cx="5498981" cy="4479925"/>
              <wp:effectExtent l="0" t="0" r="6985" b="0"/>
              <wp:docPr id="2096900694" name="Picture 11" descr="A graph of a graph showing the number of the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00694" name="Picture 11" descr="A graph of a graph showing the number of the number of individuals&#10;&#10;AI-generated content may be incorrect."/>
                      <pic:cNvPicPr/>
                    </pic:nvPicPr>
                    <pic:blipFill rotWithShape="1">
                      <a:blip r:embed="rId21" cstate="print">
                        <a:extLst>
                          <a:ext uri="{28A0092B-C50C-407E-A947-70E740481C1C}">
                            <a14:useLocalDpi xmlns:a14="http://schemas.microsoft.com/office/drawing/2010/main" val="0"/>
                          </a:ext>
                        </a:extLst>
                      </a:blip>
                      <a:srcRect t="7548"/>
                      <a:stretch>
                        <a:fillRect/>
                      </a:stretch>
                    </pic:blipFill>
                    <pic:spPr bwMode="auto">
                      <a:xfrm>
                        <a:off x="0" y="0"/>
                        <a:ext cx="5506226" cy="4485827"/>
                      </a:xfrm>
                      <a:prstGeom prst="rect">
                        <a:avLst/>
                      </a:prstGeom>
                      <a:ln>
                        <a:noFill/>
                      </a:ln>
                      <a:extLst>
                        <a:ext uri="{53640926-AAD7-44D8-BBD7-CCE9431645EC}">
                          <a14:shadowObscured xmlns:a14="http://schemas.microsoft.com/office/drawing/2010/main"/>
                        </a:ext>
                      </a:extLst>
                    </pic:spPr>
                  </pic:pic>
                </a:graphicData>
              </a:graphic>
            </wp:inline>
          </w:drawing>
        </w:r>
      </w:del>
    </w:p>
    <w:p w14:paraId="2187B5E7" w14:textId="25EC8C84" w:rsidR="00673675" w:rsidDel="005B3323" w:rsidRDefault="00673675" w:rsidP="00673675">
      <w:pPr>
        <w:spacing w:after="160" w:line="278" w:lineRule="auto"/>
        <w:rPr>
          <w:del w:id="3704" w:author="Macon, Taydin Robert" w:date="2025-12-09T11:22:00Z" w16du:dateUtc="2025-12-09T19:22:00Z"/>
        </w:rPr>
      </w:pPr>
      <w:del w:id="3705" w:author="Macon, Taydin Robert" w:date="2025-12-09T11:22:00Z" w16du:dateUtc="2025-12-09T19:22:00Z">
        <w:r w:rsidDel="005B3323">
          <w:br w:type="page"/>
        </w:r>
      </w:del>
    </w:p>
    <w:p w14:paraId="6E5A359C" w14:textId="666D2415" w:rsidR="00673675" w:rsidRPr="00C253F5" w:rsidDel="005B3323" w:rsidRDefault="00673675" w:rsidP="00673675">
      <w:pPr>
        <w:rPr>
          <w:del w:id="3706" w:author="Macon, Taydin Robert" w:date="2025-12-09T11:22:00Z" w16du:dateUtc="2025-12-09T19:22:00Z"/>
          <w:rFonts w:ascii="Times New Roman" w:hAnsi="Times New Roman" w:cs="Times New Roman"/>
        </w:rPr>
      </w:pPr>
      <w:del w:id="3707"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8</w:delText>
        </w:r>
      </w:del>
    </w:p>
    <w:p w14:paraId="15C78195" w14:textId="040E2CDF" w:rsidR="00673675" w:rsidDel="005B3323" w:rsidRDefault="00673675" w:rsidP="00673675">
      <w:pPr>
        <w:rPr>
          <w:del w:id="3708" w:author="Macon, Taydin Robert" w:date="2025-12-09T11:22:00Z" w16du:dateUtc="2025-12-09T19:22:00Z"/>
        </w:rPr>
      </w:pPr>
    </w:p>
    <w:p w14:paraId="21C2F7CA" w14:textId="2EDC286D" w:rsidR="00673675" w:rsidDel="005B3323" w:rsidRDefault="00673675" w:rsidP="00673675">
      <w:pPr>
        <w:rPr>
          <w:del w:id="3709" w:author="Macon, Taydin Robert" w:date="2025-12-09T11:22:00Z" w16du:dateUtc="2025-12-09T19:22:00Z"/>
        </w:rPr>
      </w:pPr>
      <w:del w:id="3710" w:author="Macon, Taydin Robert" w:date="2025-10-27T15:40:00Z" w16du:dateUtc="2025-10-27T22:40:00Z">
        <w:r w:rsidDel="002F1159">
          <w:rPr>
            <w:noProof/>
          </w:rPr>
          <w:drawing>
            <wp:inline distT="0" distB="0" distL="0" distR="0" wp14:anchorId="2E41FFC8" wp14:editId="50558BD0">
              <wp:extent cx="5328413" cy="4140925"/>
              <wp:effectExtent l="0" t="0" r="5715" b="0"/>
              <wp:docPr id="999402592" name="Picture 12"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02592" name="Picture 12" descr="A graph with numbers and a line&#10;&#10;AI-generated content may be incorrect."/>
                      <pic:cNvPicPr/>
                    </pic:nvPicPr>
                    <pic:blipFill rotWithShape="1">
                      <a:blip r:embed="rId22" cstate="print">
                        <a:extLst>
                          <a:ext uri="{28A0092B-C50C-407E-A947-70E740481C1C}">
                            <a14:useLocalDpi xmlns:a14="http://schemas.microsoft.com/office/drawing/2010/main" val="0"/>
                          </a:ext>
                        </a:extLst>
                      </a:blip>
                      <a:srcRect t="11809"/>
                      <a:stretch>
                        <a:fillRect/>
                      </a:stretch>
                    </pic:blipFill>
                    <pic:spPr bwMode="auto">
                      <a:xfrm>
                        <a:off x="0" y="0"/>
                        <a:ext cx="5376959" cy="4178652"/>
                      </a:xfrm>
                      <a:prstGeom prst="rect">
                        <a:avLst/>
                      </a:prstGeom>
                      <a:ln>
                        <a:noFill/>
                      </a:ln>
                      <a:extLst>
                        <a:ext uri="{53640926-AAD7-44D8-BBD7-CCE9431645EC}">
                          <a14:shadowObscured xmlns:a14="http://schemas.microsoft.com/office/drawing/2010/main"/>
                        </a:ext>
                      </a:extLst>
                    </pic:spPr>
                  </pic:pic>
                </a:graphicData>
              </a:graphic>
            </wp:inline>
          </w:drawing>
        </w:r>
      </w:del>
    </w:p>
    <w:p w14:paraId="4FA8BEDF" w14:textId="739F91AE" w:rsidR="00673675" w:rsidDel="005B3323" w:rsidRDefault="00673675" w:rsidP="00673675">
      <w:pPr>
        <w:spacing w:after="160" w:line="278" w:lineRule="auto"/>
        <w:rPr>
          <w:del w:id="3711" w:author="Macon, Taydin Robert" w:date="2025-12-09T11:22:00Z" w16du:dateUtc="2025-12-09T19:22:00Z"/>
        </w:rPr>
      </w:pPr>
      <w:del w:id="3712" w:author="Macon, Taydin Robert" w:date="2025-12-09T11:22:00Z" w16du:dateUtc="2025-12-09T19:22:00Z">
        <w:r w:rsidDel="005B3323">
          <w:br w:type="page"/>
        </w:r>
      </w:del>
    </w:p>
    <w:p w14:paraId="17AF5D96" w14:textId="3AD6E353" w:rsidR="00673675" w:rsidDel="005B3323" w:rsidRDefault="00673675" w:rsidP="00673675">
      <w:pPr>
        <w:rPr>
          <w:del w:id="3713" w:author="Macon, Taydin Robert" w:date="2025-12-09T11:22:00Z" w16du:dateUtc="2025-12-09T19:22:00Z"/>
          <w:rFonts w:ascii="Times New Roman" w:hAnsi="Times New Roman" w:cs="Times New Roman"/>
        </w:rPr>
      </w:pPr>
      <w:del w:id="3714"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9</w:delText>
        </w:r>
      </w:del>
    </w:p>
    <w:p w14:paraId="3DA5FE89" w14:textId="60DBCB2E" w:rsidR="00673675" w:rsidDel="005B3323" w:rsidRDefault="00673675" w:rsidP="00673675">
      <w:pPr>
        <w:rPr>
          <w:del w:id="3715" w:author="Macon, Taydin Robert" w:date="2025-12-09T11:22:00Z" w16du:dateUtc="2025-12-09T19:22:00Z"/>
          <w:rFonts w:ascii="Times New Roman" w:hAnsi="Times New Roman" w:cs="Times New Roman"/>
        </w:rPr>
      </w:pPr>
    </w:p>
    <w:p w14:paraId="2422ACB5" w14:textId="6B0E905B" w:rsidR="00673675" w:rsidDel="005B3323" w:rsidRDefault="00673675" w:rsidP="00673675">
      <w:pPr>
        <w:rPr>
          <w:del w:id="3716" w:author="Macon, Taydin Robert" w:date="2025-12-09T11:22:00Z" w16du:dateUtc="2025-12-09T19:22:00Z"/>
        </w:rPr>
      </w:pPr>
      <w:del w:id="3717" w:author="Macon, Taydin Robert" w:date="2025-10-27T15:40:00Z" w16du:dateUtc="2025-10-27T22:40:00Z">
        <w:r w:rsidDel="002F1159">
          <w:rPr>
            <w:noProof/>
          </w:rPr>
          <w:drawing>
            <wp:inline distT="0" distB="0" distL="0" distR="0" wp14:anchorId="1CA44C37" wp14:editId="4F748C84">
              <wp:extent cx="5603966" cy="4938195"/>
              <wp:effectExtent l="0" t="0" r="0" b="0"/>
              <wp:docPr id="674500053" name="Picture 1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00053" name="Picture 13" descr="A graph with numbers an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54935" cy="4983109"/>
                      </a:xfrm>
                      <a:prstGeom prst="rect">
                        <a:avLst/>
                      </a:prstGeom>
                    </pic:spPr>
                  </pic:pic>
                </a:graphicData>
              </a:graphic>
            </wp:inline>
          </w:drawing>
        </w:r>
      </w:del>
    </w:p>
    <w:p w14:paraId="6148548C" w14:textId="23230C37" w:rsidR="00673675" w:rsidDel="005B3323" w:rsidRDefault="00673675" w:rsidP="00673675">
      <w:pPr>
        <w:spacing w:after="160" w:line="278" w:lineRule="auto"/>
        <w:rPr>
          <w:del w:id="3718" w:author="Macon, Taydin Robert" w:date="2025-12-09T11:22:00Z" w16du:dateUtc="2025-12-09T19:22:00Z"/>
        </w:rPr>
      </w:pPr>
      <w:del w:id="3719" w:author="Macon, Taydin Robert" w:date="2025-12-09T11:22:00Z" w16du:dateUtc="2025-12-09T19:22:00Z">
        <w:r w:rsidDel="005B3323">
          <w:br w:type="page"/>
        </w:r>
      </w:del>
    </w:p>
    <w:p w14:paraId="2EE072ED" w14:textId="405FA642" w:rsidR="00673675" w:rsidDel="005B3323" w:rsidRDefault="00673675" w:rsidP="00673675">
      <w:pPr>
        <w:rPr>
          <w:del w:id="3720" w:author="Macon, Taydin Robert" w:date="2025-12-09T11:22:00Z" w16du:dateUtc="2025-12-09T19:22:00Z"/>
          <w:rFonts w:ascii="Times New Roman" w:hAnsi="Times New Roman" w:cs="Times New Roman"/>
        </w:rPr>
      </w:pPr>
      <w:del w:id="3721"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10</w:delText>
        </w:r>
      </w:del>
    </w:p>
    <w:p w14:paraId="73A5AF6F" w14:textId="307A1927" w:rsidR="00673675" w:rsidDel="005B3323" w:rsidRDefault="00673675" w:rsidP="00673675">
      <w:pPr>
        <w:rPr>
          <w:del w:id="3722" w:author="Macon, Taydin Robert" w:date="2025-12-09T11:22:00Z" w16du:dateUtc="2025-12-09T19:22:00Z"/>
        </w:rPr>
      </w:pPr>
    </w:p>
    <w:p w14:paraId="36481E26" w14:textId="5723CB94" w:rsidR="00673675" w:rsidDel="005B3323" w:rsidRDefault="00673675" w:rsidP="00673675">
      <w:pPr>
        <w:rPr>
          <w:del w:id="3723" w:author="Macon, Taydin Robert" w:date="2025-12-09T11:22:00Z" w16du:dateUtc="2025-12-09T19:22:00Z"/>
        </w:rPr>
      </w:pPr>
    </w:p>
    <w:p w14:paraId="07B97625" w14:textId="1345C183" w:rsidR="00673675" w:rsidDel="005B3323" w:rsidRDefault="00673675" w:rsidP="00673675">
      <w:pPr>
        <w:rPr>
          <w:del w:id="3724" w:author="Macon, Taydin Robert" w:date="2025-12-09T11:22:00Z" w16du:dateUtc="2025-12-09T19:22:00Z"/>
        </w:rPr>
      </w:pPr>
      <w:del w:id="3725" w:author="Macon, Taydin Robert" w:date="2025-10-27T15:40:00Z" w16du:dateUtc="2025-10-27T22:40:00Z">
        <w:r w:rsidDel="002F1159">
          <w:rPr>
            <w:noProof/>
          </w:rPr>
          <w:drawing>
            <wp:inline distT="0" distB="0" distL="0" distR="0" wp14:anchorId="0ABE11A1" wp14:editId="3429FF08">
              <wp:extent cx="5525589" cy="4869132"/>
              <wp:effectExtent l="0" t="0" r="0" b="8255"/>
              <wp:docPr id="1732338401" name="Picture 14" descr="A graph of genetic ma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38401" name="Picture 14" descr="A graph of genetic mark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20763" cy="4952999"/>
                      </a:xfrm>
                      <a:prstGeom prst="rect">
                        <a:avLst/>
                      </a:prstGeom>
                    </pic:spPr>
                  </pic:pic>
                </a:graphicData>
              </a:graphic>
            </wp:inline>
          </w:drawing>
        </w:r>
      </w:del>
    </w:p>
    <w:p w14:paraId="70F610DA" w14:textId="652ECB02" w:rsidR="00673675" w:rsidDel="005B3323" w:rsidRDefault="00673675" w:rsidP="00673675">
      <w:pPr>
        <w:spacing w:after="160" w:line="278" w:lineRule="auto"/>
        <w:rPr>
          <w:del w:id="3726" w:author="Macon, Taydin Robert" w:date="2025-12-09T11:22:00Z" w16du:dateUtc="2025-12-09T19:22:00Z"/>
        </w:rPr>
      </w:pPr>
      <w:del w:id="3727" w:author="Macon, Taydin Robert" w:date="2025-12-09T11:22:00Z" w16du:dateUtc="2025-12-09T19:22:00Z">
        <w:r w:rsidDel="005B3323">
          <w:br w:type="page"/>
        </w:r>
      </w:del>
    </w:p>
    <w:p w14:paraId="2AF169DE" w14:textId="7E454AC0" w:rsidR="00673675" w:rsidDel="005B3323" w:rsidRDefault="00673675" w:rsidP="00673675">
      <w:pPr>
        <w:rPr>
          <w:del w:id="3728" w:author="Macon, Taydin Robert" w:date="2025-12-09T11:22:00Z" w16du:dateUtc="2025-12-09T19:22:00Z"/>
          <w:rFonts w:ascii="Times New Roman" w:hAnsi="Times New Roman" w:cs="Times New Roman"/>
        </w:rPr>
      </w:pPr>
      <w:del w:id="3729"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11</w:delText>
        </w:r>
      </w:del>
    </w:p>
    <w:p w14:paraId="0A772811" w14:textId="4351A315" w:rsidR="00673675" w:rsidDel="005B3323" w:rsidRDefault="00673675" w:rsidP="00673675">
      <w:pPr>
        <w:rPr>
          <w:del w:id="3730" w:author="Macon, Taydin Robert" w:date="2025-12-09T11:22:00Z" w16du:dateUtc="2025-12-09T19:22:00Z"/>
          <w:rFonts w:ascii="Times New Roman" w:hAnsi="Times New Roman" w:cs="Times New Roman"/>
        </w:rPr>
      </w:pPr>
    </w:p>
    <w:p w14:paraId="1848D36B" w14:textId="2DEA35B8" w:rsidR="00673675" w:rsidDel="005B3323" w:rsidRDefault="00673675" w:rsidP="00673675">
      <w:pPr>
        <w:rPr>
          <w:del w:id="3731" w:author="Macon, Taydin Robert" w:date="2025-12-09T11:22:00Z" w16du:dateUtc="2025-12-09T19:22:00Z"/>
        </w:rPr>
      </w:pPr>
      <w:del w:id="3732" w:author="Macon, Taydin Robert" w:date="2025-10-27T15:40:00Z" w16du:dateUtc="2025-10-27T22:40:00Z">
        <w:r w:rsidDel="002F1159">
          <w:rPr>
            <w:noProof/>
          </w:rPr>
          <w:drawing>
            <wp:inline distT="0" distB="0" distL="0" distR="0" wp14:anchorId="5DF22951" wp14:editId="3256E714">
              <wp:extent cx="5492931" cy="4840353"/>
              <wp:effectExtent l="0" t="0" r="0" b="0"/>
              <wp:docPr id="602446590" name="Picture 18" descr="A graph of genetic ma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46590" name="Picture 18" descr="A graph of genetic marke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18254" cy="4862668"/>
                      </a:xfrm>
                      <a:prstGeom prst="rect">
                        <a:avLst/>
                      </a:prstGeom>
                    </pic:spPr>
                  </pic:pic>
                </a:graphicData>
              </a:graphic>
            </wp:inline>
          </w:drawing>
        </w:r>
      </w:del>
    </w:p>
    <w:p w14:paraId="3CE36F09" w14:textId="79B7C62F" w:rsidR="00673675" w:rsidDel="005B3323" w:rsidRDefault="00673675" w:rsidP="00673675">
      <w:pPr>
        <w:spacing w:after="160" w:line="278" w:lineRule="auto"/>
        <w:rPr>
          <w:del w:id="3733" w:author="Macon, Taydin Robert" w:date="2025-12-09T11:22:00Z" w16du:dateUtc="2025-12-09T19:22:00Z"/>
        </w:rPr>
      </w:pPr>
      <w:del w:id="3734" w:author="Macon, Taydin Robert" w:date="2025-12-09T11:22:00Z" w16du:dateUtc="2025-12-09T19:22:00Z">
        <w:r w:rsidDel="005B3323">
          <w:br w:type="page"/>
        </w:r>
      </w:del>
    </w:p>
    <w:p w14:paraId="7C278AD3" w14:textId="08C1E50A" w:rsidR="00673675" w:rsidDel="005B3323" w:rsidRDefault="00673675" w:rsidP="00673675">
      <w:pPr>
        <w:rPr>
          <w:del w:id="3735" w:author="Macon, Taydin Robert" w:date="2025-12-09T11:22:00Z" w16du:dateUtc="2025-12-09T19:22:00Z"/>
          <w:rFonts w:ascii="Times New Roman" w:hAnsi="Times New Roman" w:cs="Times New Roman"/>
        </w:rPr>
      </w:pPr>
      <w:del w:id="3736"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12</w:delText>
        </w:r>
      </w:del>
    </w:p>
    <w:p w14:paraId="1405C9B3" w14:textId="117C586C" w:rsidR="00673675" w:rsidDel="005B3323" w:rsidRDefault="00673675" w:rsidP="00673675">
      <w:pPr>
        <w:rPr>
          <w:del w:id="3737" w:author="Macon, Taydin Robert" w:date="2025-12-09T11:22:00Z" w16du:dateUtc="2025-12-09T19:22:00Z"/>
        </w:rPr>
      </w:pPr>
    </w:p>
    <w:p w14:paraId="3D17940C" w14:textId="6A58EC04" w:rsidR="00673675" w:rsidDel="005B3323" w:rsidRDefault="00673675" w:rsidP="00673675">
      <w:pPr>
        <w:rPr>
          <w:del w:id="3738" w:author="Macon, Taydin Robert" w:date="2025-12-09T11:22:00Z" w16du:dateUtc="2025-12-09T19:22:00Z"/>
        </w:rPr>
      </w:pPr>
      <w:del w:id="3739" w:author="Macon, Taydin Robert" w:date="2025-10-27T15:40:00Z" w16du:dateUtc="2025-10-27T22:40:00Z">
        <w:r w:rsidDel="002F1159">
          <w:rPr>
            <w:noProof/>
          </w:rPr>
          <w:drawing>
            <wp:inline distT="0" distB="0" distL="0" distR="0" wp14:anchorId="4E2DF933" wp14:editId="1D94DFF3">
              <wp:extent cx="5434149" cy="4788553"/>
              <wp:effectExtent l="0" t="0" r="0" b="0"/>
              <wp:docPr id="418213697" name="Picture 17"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13697" name="Picture 17" descr="A graph of a number of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21565" cy="4865584"/>
                      </a:xfrm>
                      <a:prstGeom prst="rect">
                        <a:avLst/>
                      </a:prstGeom>
                    </pic:spPr>
                  </pic:pic>
                </a:graphicData>
              </a:graphic>
            </wp:inline>
          </w:drawing>
        </w:r>
      </w:del>
    </w:p>
    <w:p w14:paraId="4C9756CB" w14:textId="2C643084" w:rsidR="00673675" w:rsidDel="005B3323" w:rsidRDefault="00673675" w:rsidP="00673675">
      <w:pPr>
        <w:spacing w:after="160" w:line="278" w:lineRule="auto"/>
        <w:rPr>
          <w:del w:id="3740" w:author="Macon, Taydin Robert" w:date="2025-12-09T11:22:00Z" w16du:dateUtc="2025-12-09T19:22:00Z"/>
        </w:rPr>
      </w:pPr>
      <w:del w:id="3741" w:author="Macon, Taydin Robert" w:date="2025-12-09T11:22:00Z" w16du:dateUtc="2025-12-09T19:22:00Z">
        <w:r w:rsidDel="005B3323">
          <w:br w:type="page"/>
        </w:r>
      </w:del>
    </w:p>
    <w:p w14:paraId="64E979B1" w14:textId="443676E2" w:rsidR="00673675" w:rsidDel="005B3323" w:rsidRDefault="00673675" w:rsidP="00673675">
      <w:pPr>
        <w:rPr>
          <w:del w:id="3742" w:author="Macon, Taydin Robert" w:date="2025-12-09T11:22:00Z" w16du:dateUtc="2025-12-09T19:22:00Z"/>
          <w:rFonts w:ascii="Times New Roman" w:hAnsi="Times New Roman" w:cs="Times New Roman"/>
        </w:rPr>
      </w:pPr>
      <w:del w:id="3743"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13</w:delText>
        </w:r>
      </w:del>
    </w:p>
    <w:p w14:paraId="6BEE743C" w14:textId="787BA7C5" w:rsidR="00673675" w:rsidDel="005B3323" w:rsidRDefault="00673675" w:rsidP="00673675">
      <w:pPr>
        <w:rPr>
          <w:del w:id="3744" w:author="Macon, Taydin Robert" w:date="2025-12-09T11:22:00Z" w16du:dateUtc="2025-12-09T19:22:00Z"/>
        </w:rPr>
      </w:pPr>
    </w:p>
    <w:p w14:paraId="35EE0215" w14:textId="3AE03172" w:rsidR="00673675" w:rsidDel="005B3323" w:rsidRDefault="00673675" w:rsidP="00673675">
      <w:pPr>
        <w:rPr>
          <w:del w:id="3745" w:author="Macon, Taydin Robert" w:date="2025-12-09T11:22:00Z" w16du:dateUtc="2025-12-09T19:22:00Z"/>
        </w:rPr>
      </w:pPr>
      <w:del w:id="3746" w:author="Macon, Taydin Robert" w:date="2025-10-27T15:40:00Z" w16du:dateUtc="2025-10-27T22:40:00Z">
        <w:r w:rsidDel="002F1159">
          <w:rPr>
            <w:noProof/>
          </w:rPr>
          <w:drawing>
            <wp:inline distT="0" distB="0" distL="0" distR="0" wp14:anchorId="14DAFE15" wp14:editId="333538AB">
              <wp:extent cx="5473337" cy="4823085"/>
              <wp:effectExtent l="0" t="0" r="0" b="0"/>
              <wp:docPr id="157474209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42092" name="Picture 1" descr="A graph with lines and dot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93090" cy="4840491"/>
                      </a:xfrm>
                      <a:prstGeom prst="rect">
                        <a:avLst/>
                      </a:prstGeom>
                    </pic:spPr>
                  </pic:pic>
                </a:graphicData>
              </a:graphic>
            </wp:inline>
          </w:drawing>
        </w:r>
      </w:del>
    </w:p>
    <w:p w14:paraId="06D2A2D8" w14:textId="30510191" w:rsidR="00673675" w:rsidDel="005B3323" w:rsidRDefault="00673675" w:rsidP="00673675">
      <w:pPr>
        <w:spacing w:after="160" w:line="278" w:lineRule="auto"/>
        <w:rPr>
          <w:del w:id="3747" w:author="Macon, Taydin Robert" w:date="2025-12-09T11:22:00Z" w16du:dateUtc="2025-12-09T19:22:00Z"/>
        </w:rPr>
      </w:pPr>
      <w:del w:id="3748" w:author="Macon, Taydin Robert" w:date="2025-12-09T11:22:00Z" w16du:dateUtc="2025-12-09T19:22:00Z">
        <w:r w:rsidDel="005B3323">
          <w:br w:type="page"/>
        </w:r>
      </w:del>
    </w:p>
    <w:p w14:paraId="59BDE952" w14:textId="3938218B" w:rsidR="00673675" w:rsidDel="005B3323" w:rsidRDefault="00673675" w:rsidP="00673675">
      <w:pPr>
        <w:rPr>
          <w:del w:id="3749" w:author="Macon, Taydin Robert" w:date="2025-12-09T11:22:00Z" w16du:dateUtc="2025-12-09T19:22:00Z"/>
          <w:rFonts w:ascii="Times New Roman" w:hAnsi="Times New Roman" w:cs="Times New Roman"/>
        </w:rPr>
      </w:pPr>
      <w:del w:id="3750"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14</w:delText>
        </w:r>
      </w:del>
    </w:p>
    <w:p w14:paraId="65ACD91C" w14:textId="396B9CE0" w:rsidR="00673675" w:rsidDel="005B3323" w:rsidRDefault="00673675" w:rsidP="00673675">
      <w:pPr>
        <w:rPr>
          <w:del w:id="3751" w:author="Macon, Taydin Robert" w:date="2025-12-09T11:22:00Z" w16du:dateUtc="2025-12-09T19:22:00Z"/>
        </w:rPr>
      </w:pPr>
    </w:p>
    <w:p w14:paraId="3311FDB6" w14:textId="706E0CDF" w:rsidR="00673675" w:rsidDel="005B3323" w:rsidRDefault="00673675" w:rsidP="00673675">
      <w:pPr>
        <w:rPr>
          <w:del w:id="3752" w:author="Macon, Taydin Robert" w:date="2025-12-09T11:22:00Z" w16du:dateUtc="2025-12-09T19:22:00Z"/>
        </w:rPr>
      </w:pPr>
      <w:del w:id="3753" w:author="Macon, Taydin Robert" w:date="2025-10-27T15:40:00Z" w16du:dateUtc="2025-10-27T22:40:00Z">
        <w:r w:rsidDel="002F1159">
          <w:rPr>
            <w:noProof/>
          </w:rPr>
          <w:drawing>
            <wp:inline distT="0" distB="0" distL="0" distR="0" wp14:anchorId="5D517482" wp14:editId="62B39348">
              <wp:extent cx="5434149" cy="4788554"/>
              <wp:effectExtent l="0" t="0" r="0" b="0"/>
              <wp:docPr id="1577323328" name="Picture 2"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23328" name="Picture 2" descr="A graph with a line and dot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49903" cy="4802437"/>
                      </a:xfrm>
                      <a:prstGeom prst="rect">
                        <a:avLst/>
                      </a:prstGeom>
                    </pic:spPr>
                  </pic:pic>
                </a:graphicData>
              </a:graphic>
            </wp:inline>
          </w:drawing>
        </w:r>
      </w:del>
    </w:p>
    <w:p w14:paraId="543EF03B" w14:textId="567C4D25" w:rsidR="00673675" w:rsidDel="005B3323" w:rsidRDefault="00673675" w:rsidP="00673675">
      <w:pPr>
        <w:spacing w:after="160" w:line="278" w:lineRule="auto"/>
        <w:rPr>
          <w:del w:id="3754" w:author="Macon, Taydin Robert" w:date="2025-12-09T11:22:00Z" w16du:dateUtc="2025-12-09T19:22:00Z"/>
        </w:rPr>
      </w:pPr>
      <w:del w:id="3755" w:author="Macon, Taydin Robert" w:date="2025-12-09T11:22:00Z" w16du:dateUtc="2025-12-09T19:22:00Z">
        <w:r w:rsidDel="005B3323">
          <w:br w:type="page"/>
        </w:r>
      </w:del>
    </w:p>
    <w:p w14:paraId="0D92DB5B" w14:textId="0395C5EA" w:rsidR="00673675" w:rsidDel="005B3323" w:rsidRDefault="00673675" w:rsidP="00673675">
      <w:pPr>
        <w:rPr>
          <w:del w:id="3756" w:author="Macon, Taydin Robert" w:date="2025-12-09T11:22:00Z" w16du:dateUtc="2025-12-09T19:22:00Z"/>
          <w:rFonts w:ascii="Times New Roman" w:hAnsi="Times New Roman" w:cs="Times New Roman"/>
        </w:rPr>
      </w:pPr>
      <w:del w:id="3757" w:author="Macon, Taydin Robert" w:date="2025-12-09T11:22:00Z" w16du:dateUtc="2025-12-09T19:22:00Z">
        <w:r w:rsidRPr="00C253F5" w:rsidDel="005B3323">
          <w:rPr>
            <w:rFonts w:ascii="Times New Roman" w:hAnsi="Times New Roman" w:cs="Times New Roman"/>
          </w:rPr>
          <w:lastRenderedPageBreak/>
          <w:delText xml:space="preserve">Figure </w:delText>
        </w:r>
        <w:r w:rsidDel="005B3323">
          <w:rPr>
            <w:rFonts w:ascii="Times New Roman" w:hAnsi="Times New Roman" w:cs="Times New Roman"/>
          </w:rPr>
          <w:delText>15</w:delText>
        </w:r>
      </w:del>
    </w:p>
    <w:p w14:paraId="55F5F651" w14:textId="23D6472D" w:rsidR="00673675" w:rsidDel="005B3323" w:rsidRDefault="00673675" w:rsidP="00673675">
      <w:pPr>
        <w:rPr>
          <w:del w:id="3758" w:author="Macon, Taydin Robert" w:date="2025-12-09T11:22:00Z" w16du:dateUtc="2025-12-09T19:22:00Z"/>
        </w:rPr>
      </w:pPr>
    </w:p>
    <w:p w14:paraId="674652D3" w14:textId="4BAEE385" w:rsidR="00AB2172" w:rsidRPr="00E86E3D" w:rsidRDefault="00673675">
      <w:del w:id="3759" w:author="Macon, Taydin Robert" w:date="2025-10-27T15:40:00Z" w16du:dateUtc="2025-10-27T22:40:00Z">
        <w:r w:rsidRPr="00B44EF9" w:rsidDel="002F1159">
          <w:rPr>
            <w:noProof/>
            <w:highlight w:val="red"/>
          </w:rPr>
          <w:drawing>
            <wp:inline distT="0" distB="0" distL="0" distR="0" wp14:anchorId="38B07412" wp14:editId="0F5B417B">
              <wp:extent cx="5721531" cy="4473499"/>
              <wp:effectExtent l="0" t="0" r="0" b="3810"/>
              <wp:docPr id="137167690" name="Picture 1" descr="A graph with a number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690" name="Picture 1" descr="A graph with a number of items&#10;&#10;AI-generated content may be incorrect."/>
                      <pic:cNvPicPr/>
                    </pic:nvPicPr>
                    <pic:blipFill rotWithShape="1">
                      <a:blip r:embed="rId29"/>
                      <a:srcRect t="11272"/>
                      <a:stretch>
                        <a:fillRect/>
                      </a:stretch>
                    </pic:blipFill>
                    <pic:spPr bwMode="auto">
                      <a:xfrm>
                        <a:off x="0" y="0"/>
                        <a:ext cx="5743178" cy="4490424"/>
                      </a:xfrm>
                      <a:prstGeom prst="rect">
                        <a:avLst/>
                      </a:prstGeom>
                      <a:ln>
                        <a:noFill/>
                      </a:ln>
                      <a:extLst>
                        <a:ext uri="{53640926-AAD7-44D8-BBD7-CCE9431645EC}">
                          <a14:shadowObscured xmlns:a14="http://schemas.microsoft.com/office/drawing/2010/main"/>
                        </a:ext>
                      </a:extLst>
                    </pic:spPr>
                  </pic:pic>
                </a:graphicData>
              </a:graphic>
            </wp:inline>
          </w:drawing>
        </w:r>
      </w:del>
    </w:p>
    <w:sectPr w:rsidR="00AB2172" w:rsidRPr="00E86E3D" w:rsidSect="007401B4">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derson, Riley Morgan" w:date="2026-03-06T11:26:00Z" w:initials="RA">
    <w:p w14:paraId="6470C084" w14:textId="77777777" w:rsidR="00F95FCF" w:rsidRDefault="00F95FCF" w:rsidP="00F95FCF">
      <w:pPr>
        <w:pStyle w:val="CommentText"/>
      </w:pPr>
      <w:r>
        <w:rPr>
          <w:rStyle w:val="CommentReference"/>
        </w:rPr>
        <w:annotationRef/>
      </w:r>
      <w:r>
        <w:t>Cut. In the abstract, just describe the result not the method.</w:t>
      </w:r>
    </w:p>
  </w:comment>
  <w:comment w:id="4" w:author="Anderson, Riley Morgan" w:date="2026-03-06T17:20:00Z" w:initials="RA">
    <w:p w14:paraId="1248AAA3" w14:textId="77777777" w:rsidR="008C5D36" w:rsidRDefault="008C5D36" w:rsidP="008C5D36">
      <w:pPr>
        <w:pStyle w:val="CommentText"/>
      </w:pPr>
      <w:r>
        <w:rPr>
          <w:rStyle w:val="CommentReference"/>
        </w:rPr>
        <w:annotationRef/>
      </w:r>
      <w:r>
        <w:t>This needs reworking to match the results. Had to come back to this after reading the rest of the paper.</w:t>
      </w:r>
    </w:p>
  </w:comment>
  <w:comment w:id="125" w:author="Crowder, David William" w:date="2025-08-31T21:10:00Z" w:initials="DC">
    <w:p w14:paraId="131C85B3" w14:textId="345BA19E" w:rsidR="00882ED0" w:rsidRDefault="00882ED0" w:rsidP="00882ED0">
      <w:pPr>
        <w:pStyle w:val="CommentText"/>
      </w:pPr>
      <w:r>
        <w:rPr>
          <w:rStyle w:val="CommentReference"/>
        </w:rPr>
        <w:annotationRef/>
      </w:r>
      <w:r>
        <w:t>What was the reason they all disappeared? Is this a point of difference from prior studies?</w:t>
      </w:r>
    </w:p>
  </w:comment>
  <w:comment w:id="127" w:author="Crowder, David William" w:date="2025-08-31T21:11:00Z" w:initials="DC">
    <w:p w14:paraId="67C9343F" w14:textId="77777777" w:rsidR="00882ED0" w:rsidRDefault="00882ED0" w:rsidP="00882ED0">
      <w:pPr>
        <w:pStyle w:val="CommentText"/>
      </w:pPr>
      <w:r>
        <w:rPr>
          <w:rStyle w:val="CommentReference"/>
        </w:rPr>
        <w:annotationRef/>
      </w:r>
      <w:r>
        <w:t>It is best practice to include a database of studies that the public could access. How does this 195 comparisons differ from other studies?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70C084" w15:done="0"/>
  <w15:commentEx w15:paraId="1248AAA3" w15:done="0"/>
  <w15:commentEx w15:paraId="131C85B3" w15:done="0"/>
  <w15:commentEx w15:paraId="67C934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ADC120" w16cex:dateUtc="2026-03-06T16:26:00Z"/>
  <w16cex:commentExtensible w16cex:durableId="08C343B7" w16cex:dateUtc="2026-03-06T22:20:00Z"/>
  <w16cex:commentExtensible w16cex:durableId="3EE919F1" w16cex:dateUtc="2025-09-01T04:10:00Z">
    <w16cex:extLst>
      <w16:ext w16:uri="{CE6994B0-6A32-4C9F-8C6B-6E91EDA988CE}">
        <cr:reactions xmlns:cr="http://schemas.microsoft.com/office/comments/2020/reactions">
          <cr:reaction reactionType="1">
            <cr:reactionInfo dateUtc="2025-10-29T17:09:00Z">
              <cr:user userId="S::taydin.macon@wsu.edu::5f8be6d5-d9db-475e-a117-5e127bcab820" userProvider="AD" userName="Macon, Taydin Robert"/>
            </cr:reactionInfo>
          </cr:reaction>
        </cr:reactions>
      </w16:ext>
    </w16cex:extLst>
  </w16cex:commentExtensible>
  <w16cex:commentExtensible w16cex:durableId="288B1BBE" w16cex:dateUtc="2025-09-01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70C084" w16cid:durableId="74ADC120"/>
  <w16cid:commentId w16cid:paraId="1248AAA3" w16cid:durableId="08C343B7"/>
  <w16cid:commentId w16cid:paraId="131C85B3" w16cid:durableId="3EE919F1"/>
  <w16cid:commentId w16cid:paraId="67C9343F" w16cid:durableId="288B1B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Helvetica Neue">
    <w:altName w:val="Sylfaen"/>
    <w:charset w:val="00"/>
    <w:family w:val="auto"/>
    <w:pitch w:val="variable"/>
    <w:sig w:usb0="E50002FF" w:usb1="500079DB" w:usb2="00000010" w:usb3="00000000" w:csb0="00000001" w:csb1="00000000"/>
  </w:font>
  <w:font w:name="Roboto">
    <w:charset w:val="00"/>
    <w:family w:val="auto"/>
    <w:pitch w:val="variable"/>
    <w:sig w:usb0="E0000AFF" w:usb1="5000217F" w:usb2="00000021" w:usb3="00000000" w:csb0="0000019F" w:csb1="00000000"/>
  </w:font>
  <w:font w:name="Merriweather Sans">
    <w:charset w:val="00"/>
    <w:family w:val="auto"/>
    <w:pitch w:val="variable"/>
    <w:sig w:usb0="A00004FF" w:usb1="4000207B" w:usb2="00000000" w:usb3="00000000" w:csb0="00000193" w:csb1="00000000"/>
  </w:font>
  <w:font w:name="-webkit-standard">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IMCCWqNHMDoVyj" int2:id="Rtlf0nxb">
      <int2:state int2:value="Rejected" int2:type="spell"/>
    </int2:textHash>
    <int2:textHash int2:hashCode="x6kEwzeh5AEmct" int2:id="a4mijPY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471EF0"/>
    <w:multiLevelType w:val="multilevel"/>
    <w:tmpl w:val="09A6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019158">
    <w:abstractNumId w:val="8"/>
  </w:num>
  <w:num w:numId="2" w16cid:durableId="1663964787">
    <w:abstractNumId w:val="6"/>
  </w:num>
  <w:num w:numId="3" w16cid:durableId="2075738202">
    <w:abstractNumId w:val="5"/>
  </w:num>
  <w:num w:numId="4" w16cid:durableId="616527716">
    <w:abstractNumId w:val="4"/>
  </w:num>
  <w:num w:numId="5" w16cid:durableId="1368218989">
    <w:abstractNumId w:val="7"/>
  </w:num>
  <w:num w:numId="6" w16cid:durableId="1663510092">
    <w:abstractNumId w:val="3"/>
  </w:num>
  <w:num w:numId="7" w16cid:durableId="727647332">
    <w:abstractNumId w:val="2"/>
  </w:num>
  <w:num w:numId="8" w16cid:durableId="1692294324">
    <w:abstractNumId w:val="1"/>
  </w:num>
  <w:num w:numId="9" w16cid:durableId="2065912442">
    <w:abstractNumId w:val="0"/>
  </w:num>
  <w:num w:numId="10" w16cid:durableId="112384323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owder, David William">
    <w15:presenceInfo w15:providerId="AD" w15:userId="S::dcrowder@wsu.edu::2b728d86-2c74-4db1-9395-3b33305c2d72"/>
  </w15:person>
  <w15:person w15:author="Anderson, Riley Morgan">
    <w15:presenceInfo w15:providerId="AD" w15:userId="S::riley.m.anderson@wsu.edu::0e34af02-73d3-4d40-a8cc-7926eb7d7c3a"/>
  </w15:person>
  <w15:person w15:author="Macon, Taydin Robert">
    <w15:presenceInfo w15:providerId="AD" w15:userId="S::taydin.macon@wsu.edu::5f8be6d5-d9db-475e-a117-5e127bcab8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C7"/>
    <w:rsid w:val="00000CF3"/>
    <w:rsid w:val="00006494"/>
    <w:rsid w:val="000111DA"/>
    <w:rsid w:val="00024379"/>
    <w:rsid w:val="00026F45"/>
    <w:rsid w:val="00046944"/>
    <w:rsid w:val="00060FA3"/>
    <w:rsid w:val="00071E04"/>
    <w:rsid w:val="00077650"/>
    <w:rsid w:val="00080AE2"/>
    <w:rsid w:val="000A15DE"/>
    <w:rsid w:val="000A2E93"/>
    <w:rsid w:val="000A32D7"/>
    <w:rsid w:val="000C016D"/>
    <w:rsid w:val="000C040D"/>
    <w:rsid w:val="000C1320"/>
    <w:rsid w:val="000D1078"/>
    <w:rsid w:val="000D3190"/>
    <w:rsid w:val="000E46C0"/>
    <w:rsid w:val="000F747F"/>
    <w:rsid w:val="00100666"/>
    <w:rsid w:val="00106068"/>
    <w:rsid w:val="001129CD"/>
    <w:rsid w:val="001151BF"/>
    <w:rsid w:val="00117234"/>
    <w:rsid w:val="0011731E"/>
    <w:rsid w:val="00120073"/>
    <w:rsid w:val="00127B8A"/>
    <w:rsid w:val="00127FD3"/>
    <w:rsid w:val="0016239C"/>
    <w:rsid w:val="00196A15"/>
    <w:rsid w:val="001A283A"/>
    <w:rsid w:val="001A64A1"/>
    <w:rsid w:val="001A7E17"/>
    <w:rsid w:val="001B3A97"/>
    <w:rsid w:val="001C4FDD"/>
    <w:rsid w:val="001C5C0F"/>
    <w:rsid w:val="001D442E"/>
    <w:rsid w:val="001E1338"/>
    <w:rsid w:val="001E3D92"/>
    <w:rsid w:val="001E5EBC"/>
    <w:rsid w:val="001E635F"/>
    <w:rsid w:val="001F3849"/>
    <w:rsid w:val="001F72A5"/>
    <w:rsid w:val="0020036F"/>
    <w:rsid w:val="00215EAE"/>
    <w:rsid w:val="002221E5"/>
    <w:rsid w:val="002316BB"/>
    <w:rsid w:val="00242674"/>
    <w:rsid w:val="002453FC"/>
    <w:rsid w:val="002514F5"/>
    <w:rsid w:val="00252026"/>
    <w:rsid w:val="002542D5"/>
    <w:rsid w:val="00255633"/>
    <w:rsid w:val="00260654"/>
    <w:rsid w:val="00260D76"/>
    <w:rsid w:val="002619FE"/>
    <w:rsid w:val="0026382F"/>
    <w:rsid w:val="00264A83"/>
    <w:rsid w:val="00270C9B"/>
    <w:rsid w:val="00271122"/>
    <w:rsid w:val="00271899"/>
    <w:rsid w:val="002763A9"/>
    <w:rsid w:val="00276F94"/>
    <w:rsid w:val="00283B6A"/>
    <w:rsid w:val="00292EC2"/>
    <w:rsid w:val="00297C88"/>
    <w:rsid w:val="002A6366"/>
    <w:rsid w:val="002A7CD3"/>
    <w:rsid w:val="002B6D69"/>
    <w:rsid w:val="002B72CB"/>
    <w:rsid w:val="002D0A0D"/>
    <w:rsid w:val="002D0EB9"/>
    <w:rsid w:val="002D1D1D"/>
    <w:rsid w:val="002D3BDC"/>
    <w:rsid w:val="002E0C70"/>
    <w:rsid w:val="002E720E"/>
    <w:rsid w:val="002F1159"/>
    <w:rsid w:val="003012FE"/>
    <w:rsid w:val="00312341"/>
    <w:rsid w:val="0031669E"/>
    <w:rsid w:val="00316749"/>
    <w:rsid w:val="00333862"/>
    <w:rsid w:val="0034418F"/>
    <w:rsid w:val="00346D94"/>
    <w:rsid w:val="003626C7"/>
    <w:rsid w:val="00363EF7"/>
    <w:rsid w:val="00365891"/>
    <w:rsid w:val="00372979"/>
    <w:rsid w:val="0037642D"/>
    <w:rsid w:val="00381DF2"/>
    <w:rsid w:val="0039650C"/>
    <w:rsid w:val="003A3D5C"/>
    <w:rsid w:val="003B6A29"/>
    <w:rsid w:val="003D13EE"/>
    <w:rsid w:val="003D27F8"/>
    <w:rsid w:val="003D7E55"/>
    <w:rsid w:val="003E7261"/>
    <w:rsid w:val="00401BEC"/>
    <w:rsid w:val="00411A8B"/>
    <w:rsid w:val="00430FD3"/>
    <w:rsid w:val="00445B95"/>
    <w:rsid w:val="00450A55"/>
    <w:rsid w:val="00451714"/>
    <w:rsid w:val="004549F4"/>
    <w:rsid w:val="00457CEF"/>
    <w:rsid w:val="0046632B"/>
    <w:rsid w:val="00470DED"/>
    <w:rsid w:val="00473F84"/>
    <w:rsid w:val="00475F5F"/>
    <w:rsid w:val="00482665"/>
    <w:rsid w:val="00492C18"/>
    <w:rsid w:val="004B5968"/>
    <w:rsid w:val="004D2B73"/>
    <w:rsid w:val="004D70AE"/>
    <w:rsid w:val="004F2835"/>
    <w:rsid w:val="0051196B"/>
    <w:rsid w:val="0051507F"/>
    <w:rsid w:val="005167F6"/>
    <w:rsid w:val="00543782"/>
    <w:rsid w:val="00554E64"/>
    <w:rsid w:val="00556FCD"/>
    <w:rsid w:val="00567BDA"/>
    <w:rsid w:val="005A12A7"/>
    <w:rsid w:val="005A2D63"/>
    <w:rsid w:val="005B1647"/>
    <w:rsid w:val="005B2C08"/>
    <w:rsid w:val="005B3323"/>
    <w:rsid w:val="005B3D7F"/>
    <w:rsid w:val="005D0AD6"/>
    <w:rsid w:val="005D285D"/>
    <w:rsid w:val="005D4BC6"/>
    <w:rsid w:val="005E2ECB"/>
    <w:rsid w:val="005F4B57"/>
    <w:rsid w:val="006049FA"/>
    <w:rsid w:val="00621C95"/>
    <w:rsid w:val="00625F51"/>
    <w:rsid w:val="006320BD"/>
    <w:rsid w:val="006559EF"/>
    <w:rsid w:val="00656302"/>
    <w:rsid w:val="0066573B"/>
    <w:rsid w:val="00673675"/>
    <w:rsid w:val="0068672E"/>
    <w:rsid w:val="0069230C"/>
    <w:rsid w:val="00694B20"/>
    <w:rsid w:val="00694C15"/>
    <w:rsid w:val="006A21EC"/>
    <w:rsid w:val="006A3097"/>
    <w:rsid w:val="006A3CF3"/>
    <w:rsid w:val="006A4B18"/>
    <w:rsid w:val="006A600F"/>
    <w:rsid w:val="006B40F0"/>
    <w:rsid w:val="006B4C2E"/>
    <w:rsid w:val="006B4CA2"/>
    <w:rsid w:val="006C05AE"/>
    <w:rsid w:val="006C1660"/>
    <w:rsid w:val="006D299C"/>
    <w:rsid w:val="006E3FA3"/>
    <w:rsid w:val="006E695B"/>
    <w:rsid w:val="006F677D"/>
    <w:rsid w:val="007115BD"/>
    <w:rsid w:val="00717EC9"/>
    <w:rsid w:val="00725B05"/>
    <w:rsid w:val="00732747"/>
    <w:rsid w:val="00737C02"/>
    <w:rsid w:val="007401B4"/>
    <w:rsid w:val="007504F9"/>
    <w:rsid w:val="00751744"/>
    <w:rsid w:val="00763CA3"/>
    <w:rsid w:val="0077137F"/>
    <w:rsid w:val="007819E2"/>
    <w:rsid w:val="00781F3C"/>
    <w:rsid w:val="00784C9B"/>
    <w:rsid w:val="00785F1D"/>
    <w:rsid w:val="007D1DA2"/>
    <w:rsid w:val="007D42F5"/>
    <w:rsid w:val="007D494C"/>
    <w:rsid w:val="007D6BE8"/>
    <w:rsid w:val="007E0EF7"/>
    <w:rsid w:val="007E3AFF"/>
    <w:rsid w:val="007F56AF"/>
    <w:rsid w:val="007F7AF1"/>
    <w:rsid w:val="00802729"/>
    <w:rsid w:val="008223D1"/>
    <w:rsid w:val="00833E56"/>
    <w:rsid w:val="008345F5"/>
    <w:rsid w:val="00862B7E"/>
    <w:rsid w:val="0086788C"/>
    <w:rsid w:val="008709E0"/>
    <w:rsid w:val="00874492"/>
    <w:rsid w:val="0087645E"/>
    <w:rsid w:val="00882ED0"/>
    <w:rsid w:val="0089056D"/>
    <w:rsid w:val="00895D1A"/>
    <w:rsid w:val="00895F10"/>
    <w:rsid w:val="008B5288"/>
    <w:rsid w:val="008C0EC1"/>
    <w:rsid w:val="008C5D36"/>
    <w:rsid w:val="008E1251"/>
    <w:rsid w:val="008F0FA4"/>
    <w:rsid w:val="008F5399"/>
    <w:rsid w:val="009035CB"/>
    <w:rsid w:val="0091127A"/>
    <w:rsid w:val="009117FA"/>
    <w:rsid w:val="00924E8E"/>
    <w:rsid w:val="009261D3"/>
    <w:rsid w:val="00930CFE"/>
    <w:rsid w:val="00930D16"/>
    <w:rsid w:val="00963B40"/>
    <w:rsid w:val="00970C20"/>
    <w:rsid w:val="0097480C"/>
    <w:rsid w:val="00974904"/>
    <w:rsid w:val="00980441"/>
    <w:rsid w:val="00980B13"/>
    <w:rsid w:val="00984FD9"/>
    <w:rsid w:val="009937EE"/>
    <w:rsid w:val="0099756B"/>
    <w:rsid w:val="009A5336"/>
    <w:rsid w:val="009A56FC"/>
    <w:rsid w:val="009A57AA"/>
    <w:rsid w:val="009D389F"/>
    <w:rsid w:val="009E2F28"/>
    <w:rsid w:val="009E4CE2"/>
    <w:rsid w:val="00A0447F"/>
    <w:rsid w:val="00A06CC6"/>
    <w:rsid w:val="00A20752"/>
    <w:rsid w:val="00A23DA4"/>
    <w:rsid w:val="00A335E2"/>
    <w:rsid w:val="00A44AAC"/>
    <w:rsid w:val="00A605B8"/>
    <w:rsid w:val="00A87E17"/>
    <w:rsid w:val="00A95229"/>
    <w:rsid w:val="00AB2046"/>
    <w:rsid w:val="00AB2172"/>
    <w:rsid w:val="00AB5A2C"/>
    <w:rsid w:val="00AE58B2"/>
    <w:rsid w:val="00AE7997"/>
    <w:rsid w:val="00AF0BC0"/>
    <w:rsid w:val="00AF37F1"/>
    <w:rsid w:val="00AF7A53"/>
    <w:rsid w:val="00B02773"/>
    <w:rsid w:val="00B03CDB"/>
    <w:rsid w:val="00B11191"/>
    <w:rsid w:val="00B124EC"/>
    <w:rsid w:val="00B23DC5"/>
    <w:rsid w:val="00B26785"/>
    <w:rsid w:val="00B27474"/>
    <w:rsid w:val="00B2792D"/>
    <w:rsid w:val="00B31FFC"/>
    <w:rsid w:val="00B33FE6"/>
    <w:rsid w:val="00B44EF9"/>
    <w:rsid w:val="00B462A8"/>
    <w:rsid w:val="00B5112D"/>
    <w:rsid w:val="00B62D5B"/>
    <w:rsid w:val="00B64AB7"/>
    <w:rsid w:val="00B6727F"/>
    <w:rsid w:val="00B727B2"/>
    <w:rsid w:val="00B72987"/>
    <w:rsid w:val="00B768FA"/>
    <w:rsid w:val="00B8144F"/>
    <w:rsid w:val="00B815D5"/>
    <w:rsid w:val="00B826E9"/>
    <w:rsid w:val="00B90429"/>
    <w:rsid w:val="00B92CF5"/>
    <w:rsid w:val="00B92E1C"/>
    <w:rsid w:val="00B9677E"/>
    <w:rsid w:val="00BB1E7F"/>
    <w:rsid w:val="00BB23E8"/>
    <w:rsid w:val="00BB3DA4"/>
    <w:rsid w:val="00BB51D5"/>
    <w:rsid w:val="00BB56BC"/>
    <w:rsid w:val="00BB60E3"/>
    <w:rsid w:val="00BC2E18"/>
    <w:rsid w:val="00BC406B"/>
    <w:rsid w:val="00BD199E"/>
    <w:rsid w:val="00BE73E0"/>
    <w:rsid w:val="00BF44EE"/>
    <w:rsid w:val="00C02F2B"/>
    <w:rsid w:val="00C1110E"/>
    <w:rsid w:val="00C137BA"/>
    <w:rsid w:val="00C34B84"/>
    <w:rsid w:val="00C50861"/>
    <w:rsid w:val="00C615FF"/>
    <w:rsid w:val="00C85239"/>
    <w:rsid w:val="00C936BC"/>
    <w:rsid w:val="00C97AFB"/>
    <w:rsid w:val="00CA00D7"/>
    <w:rsid w:val="00CA10B5"/>
    <w:rsid w:val="00CA29ED"/>
    <w:rsid w:val="00CC1734"/>
    <w:rsid w:val="00CC19DB"/>
    <w:rsid w:val="00CF0F64"/>
    <w:rsid w:val="00D104DA"/>
    <w:rsid w:val="00D16F86"/>
    <w:rsid w:val="00D20C78"/>
    <w:rsid w:val="00D22871"/>
    <w:rsid w:val="00D33836"/>
    <w:rsid w:val="00D36A0A"/>
    <w:rsid w:val="00D535D5"/>
    <w:rsid w:val="00D57EEF"/>
    <w:rsid w:val="00D71F6A"/>
    <w:rsid w:val="00D748A1"/>
    <w:rsid w:val="00D76961"/>
    <w:rsid w:val="00D81BDF"/>
    <w:rsid w:val="00D92464"/>
    <w:rsid w:val="00D93BB5"/>
    <w:rsid w:val="00D963A0"/>
    <w:rsid w:val="00DA371C"/>
    <w:rsid w:val="00DA37DA"/>
    <w:rsid w:val="00DB046A"/>
    <w:rsid w:val="00DC4477"/>
    <w:rsid w:val="00DC79EC"/>
    <w:rsid w:val="00DD422B"/>
    <w:rsid w:val="00DE2528"/>
    <w:rsid w:val="00DF65A4"/>
    <w:rsid w:val="00DF77E1"/>
    <w:rsid w:val="00E04843"/>
    <w:rsid w:val="00E141F5"/>
    <w:rsid w:val="00E36451"/>
    <w:rsid w:val="00E40CC1"/>
    <w:rsid w:val="00E60627"/>
    <w:rsid w:val="00E663D8"/>
    <w:rsid w:val="00E7175A"/>
    <w:rsid w:val="00E728CE"/>
    <w:rsid w:val="00E82D86"/>
    <w:rsid w:val="00E86E3D"/>
    <w:rsid w:val="00E94D44"/>
    <w:rsid w:val="00EA4ACA"/>
    <w:rsid w:val="00EA4DB8"/>
    <w:rsid w:val="00EB0443"/>
    <w:rsid w:val="00EB3966"/>
    <w:rsid w:val="00EC18E7"/>
    <w:rsid w:val="00ED0561"/>
    <w:rsid w:val="00ED1CDD"/>
    <w:rsid w:val="00ED4FB7"/>
    <w:rsid w:val="00ED6E6E"/>
    <w:rsid w:val="00EE0451"/>
    <w:rsid w:val="00EE4B84"/>
    <w:rsid w:val="00EE6148"/>
    <w:rsid w:val="00EF138B"/>
    <w:rsid w:val="00EF250C"/>
    <w:rsid w:val="00EF6607"/>
    <w:rsid w:val="00EF702E"/>
    <w:rsid w:val="00EF7A3E"/>
    <w:rsid w:val="00F070B7"/>
    <w:rsid w:val="00F07868"/>
    <w:rsid w:val="00F1511D"/>
    <w:rsid w:val="00F222BA"/>
    <w:rsid w:val="00F375A9"/>
    <w:rsid w:val="00F4367B"/>
    <w:rsid w:val="00F71345"/>
    <w:rsid w:val="00F76006"/>
    <w:rsid w:val="00F77C77"/>
    <w:rsid w:val="00F92C7B"/>
    <w:rsid w:val="00F95FCF"/>
    <w:rsid w:val="00FA75BF"/>
    <w:rsid w:val="00FA7FB5"/>
    <w:rsid w:val="00FB4331"/>
    <w:rsid w:val="00FD59A4"/>
    <w:rsid w:val="00FD74D3"/>
    <w:rsid w:val="00FE6433"/>
    <w:rsid w:val="0106A0E0"/>
    <w:rsid w:val="0249B3F0"/>
    <w:rsid w:val="0396228E"/>
    <w:rsid w:val="03D7FEB8"/>
    <w:rsid w:val="04E174DF"/>
    <w:rsid w:val="04ECA301"/>
    <w:rsid w:val="06954782"/>
    <w:rsid w:val="07EF83AC"/>
    <w:rsid w:val="08B64D06"/>
    <w:rsid w:val="08B771FB"/>
    <w:rsid w:val="08C619F0"/>
    <w:rsid w:val="08F14991"/>
    <w:rsid w:val="08F2563F"/>
    <w:rsid w:val="0ACE9FA4"/>
    <w:rsid w:val="0B661C19"/>
    <w:rsid w:val="0CB90E42"/>
    <w:rsid w:val="0CCB6171"/>
    <w:rsid w:val="0D4780FB"/>
    <w:rsid w:val="0DD81657"/>
    <w:rsid w:val="0F7E8072"/>
    <w:rsid w:val="0FB4BD26"/>
    <w:rsid w:val="100994CE"/>
    <w:rsid w:val="101B9364"/>
    <w:rsid w:val="11641E52"/>
    <w:rsid w:val="126EC0CB"/>
    <w:rsid w:val="12BD8B0C"/>
    <w:rsid w:val="13F076C6"/>
    <w:rsid w:val="13FC2F04"/>
    <w:rsid w:val="149E970A"/>
    <w:rsid w:val="153A5D9C"/>
    <w:rsid w:val="1648FDDF"/>
    <w:rsid w:val="1671B738"/>
    <w:rsid w:val="16D6BCFF"/>
    <w:rsid w:val="17B4F3BF"/>
    <w:rsid w:val="18B2346E"/>
    <w:rsid w:val="18DA3D0D"/>
    <w:rsid w:val="1966F04B"/>
    <w:rsid w:val="19C9CFCA"/>
    <w:rsid w:val="1B1CF296"/>
    <w:rsid w:val="1C98B267"/>
    <w:rsid w:val="1D6721B1"/>
    <w:rsid w:val="1DE790CB"/>
    <w:rsid w:val="1E307D83"/>
    <w:rsid w:val="1EBBDC01"/>
    <w:rsid w:val="1EC95CE6"/>
    <w:rsid w:val="1F5DD855"/>
    <w:rsid w:val="2188F8A0"/>
    <w:rsid w:val="219B108E"/>
    <w:rsid w:val="222DAC07"/>
    <w:rsid w:val="228FAF9F"/>
    <w:rsid w:val="233E07E8"/>
    <w:rsid w:val="23980411"/>
    <w:rsid w:val="244631EE"/>
    <w:rsid w:val="24AD79E8"/>
    <w:rsid w:val="24B01EE2"/>
    <w:rsid w:val="24C2DF44"/>
    <w:rsid w:val="2520561B"/>
    <w:rsid w:val="2746A2FA"/>
    <w:rsid w:val="27F7EAEE"/>
    <w:rsid w:val="292DB20E"/>
    <w:rsid w:val="295172E8"/>
    <w:rsid w:val="2A9203AA"/>
    <w:rsid w:val="2A979179"/>
    <w:rsid w:val="2AAEC22E"/>
    <w:rsid w:val="2D706365"/>
    <w:rsid w:val="2DBC09F0"/>
    <w:rsid w:val="2DC0DB2F"/>
    <w:rsid w:val="2E2CF32B"/>
    <w:rsid w:val="2E9A89A1"/>
    <w:rsid w:val="2F22C301"/>
    <w:rsid w:val="2F67BA2D"/>
    <w:rsid w:val="30181031"/>
    <w:rsid w:val="316C8F01"/>
    <w:rsid w:val="31BF9814"/>
    <w:rsid w:val="33538BF7"/>
    <w:rsid w:val="33A7D02D"/>
    <w:rsid w:val="33DB870C"/>
    <w:rsid w:val="33FC1E05"/>
    <w:rsid w:val="34D9E543"/>
    <w:rsid w:val="34F91507"/>
    <w:rsid w:val="3570CE98"/>
    <w:rsid w:val="35773EFD"/>
    <w:rsid w:val="36F0313A"/>
    <w:rsid w:val="396E6291"/>
    <w:rsid w:val="39764026"/>
    <w:rsid w:val="3AE89ABA"/>
    <w:rsid w:val="3B042E81"/>
    <w:rsid w:val="3BA81965"/>
    <w:rsid w:val="3BE1094E"/>
    <w:rsid w:val="3BFA6A37"/>
    <w:rsid w:val="3C655707"/>
    <w:rsid w:val="3CC67F6B"/>
    <w:rsid w:val="3CD443B9"/>
    <w:rsid w:val="3D6D25B4"/>
    <w:rsid w:val="3E2B9855"/>
    <w:rsid w:val="3E3C358B"/>
    <w:rsid w:val="3E7D1EF4"/>
    <w:rsid w:val="3FB2ADF3"/>
    <w:rsid w:val="42D273C8"/>
    <w:rsid w:val="42D3E6F1"/>
    <w:rsid w:val="44405A7B"/>
    <w:rsid w:val="44A9B062"/>
    <w:rsid w:val="44D12853"/>
    <w:rsid w:val="45151091"/>
    <w:rsid w:val="45CA48E2"/>
    <w:rsid w:val="4611C03B"/>
    <w:rsid w:val="4649B629"/>
    <w:rsid w:val="47567C21"/>
    <w:rsid w:val="48CD80B6"/>
    <w:rsid w:val="49155FEE"/>
    <w:rsid w:val="4950A80F"/>
    <w:rsid w:val="49845C92"/>
    <w:rsid w:val="4A8E1CE9"/>
    <w:rsid w:val="4AA2F82B"/>
    <w:rsid w:val="4BD8F6EC"/>
    <w:rsid w:val="4BDD74BF"/>
    <w:rsid w:val="4C4CD066"/>
    <w:rsid w:val="4D0C2CE5"/>
    <w:rsid w:val="4D11A52F"/>
    <w:rsid w:val="4D4CA83F"/>
    <w:rsid w:val="4F20D131"/>
    <w:rsid w:val="4F4B0CAF"/>
    <w:rsid w:val="4F68EEE5"/>
    <w:rsid w:val="4F7B63C6"/>
    <w:rsid w:val="4FBA4F0C"/>
    <w:rsid w:val="50BD4FC5"/>
    <w:rsid w:val="50BEFB33"/>
    <w:rsid w:val="51D024A8"/>
    <w:rsid w:val="52152F41"/>
    <w:rsid w:val="524D6FF8"/>
    <w:rsid w:val="52CB839B"/>
    <w:rsid w:val="52CDCC68"/>
    <w:rsid w:val="53035CE9"/>
    <w:rsid w:val="53323720"/>
    <w:rsid w:val="53519FCD"/>
    <w:rsid w:val="5365FCB3"/>
    <w:rsid w:val="53DA0DD4"/>
    <w:rsid w:val="54ABC99F"/>
    <w:rsid w:val="55540E0A"/>
    <w:rsid w:val="55817E4F"/>
    <w:rsid w:val="58F60958"/>
    <w:rsid w:val="5A10FDD1"/>
    <w:rsid w:val="5A335312"/>
    <w:rsid w:val="5B37C7F6"/>
    <w:rsid w:val="5BC6B2A7"/>
    <w:rsid w:val="5C22DE52"/>
    <w:rsid w:val="5C9C2D47"/>
    <w:rsid w:val="5D897F1C"/>
    <w:rsid w:val="5E3BD6F6"/>
    <w:rsid w:val="5EAE7C4E"/>
    <w:rsid w:val="5F694087"/>
    <w:rsid w:val="5F769348"/>
    <w:rsid w:val="5FCB60E9"/>
    <w:rsid w:val="5FD4949E"/>
    <w:rsid w:val="60A4FE51"/>
    <w:rsid w:val="61D99FA2"/>
    <w:rsid w:val="621F4F94"/>
    <w:rsid w:val="62D1FF15"/>
    <w:rsid w:val="63358C71"/>
    <w:rsid w:val="64DC1821"/>
    <w:rsid w:val="65873DFE"/>
    <w:rsid w:val="65B87934"/>
    <w:rsid w:val="65CB5F92"/>
    <w:rsid w:val="661A404B"/>
    <w:rsid w:val="661F265E"/>
    <w:rsid w:val="6786F74C"/>
    <w:rsid w:val="684B9EF4"/>
    <w:rsid w:val="694F978A"/>
    <w:rsid w:val="6A591656"/>
    <w:rsid w:val="6AA70E12"/>
    <w:rsid w:val="6AB84BFE"/>
    <w:rsid w:val="6B16407C"/>
    <w:rsid w:val="6BF3D2CE"/>
    <w:rsid w:val="6D8139F6"/>
    <w:rsid w:val="6D84280A"/>
    <w:rsid w:val="6D8A147F"/>
    <w:rsid w:val="6F330052"/>
    <w:rsid w:val="70E9570C"/>
    <w:rsid w:val="710CB645"/>
    <w:rsid w:val="71769A80"/>
    <w:rsid w:val="7243C685"/>
    <w:rsid w:val="72795AC2"/>
    <w:rsid w:val="72CDD5E4"/>
    <w:rsid w:val="737B4DA0"/>
    <w:rsid w:val="73B5A375"/>
    <w:rsid w:val="73DF3519"/>
    <w:rsid w:val="74E123E8"/>
    <w:rsid w:val="7559521A"/>
    <w:rsid w:val="759725BB"/>
    <w:rsid w:val="760E55A7"/>
    <w:rsid w:val="768A3D23"/>
    <w:rsid w:val="76B91ECA"/>
    <w:rsid w:val="7741972C"/>
    <w:rsid w:val="7782E8E5"/>
    <w:rsid w:val="7855D6E1"/>
    <w:rsid w:val="79620943"/>
    <w:rsid w:val="79CB7359"/>
    <w:rsid w:val="7A0ADD92"/>
    <w:rsid w:val="7A266AE0"/>
    <w:rsid w:val="7AA70266"/>
    <w:rsid w:val="7BB1CB7D"/>
    <w:rsid w:val="7BCFACF2"/>
    <w:rsid w:val="7C4A59FD"/>
    <w:rsid w:val="7CC25188"/>
    <w:rsid w:val="7D69CE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0051"/>
  <w15:chartTrackingRefBased/>
  <w15:docId w15:val="{8D0A7949-7729-C14E-A79F-CFAD0B864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6C7"/>
    <w:pPr>
      <w:spacing w:after="0" w:line="240" w:lineRule="auto"/>
    </w:pPr>
  </w:style>
  <w:style w:type="paragraph" w:styleId="Heading1">
    <w:name w:val="heading 1"/>
    <w:basedOn w:val="Normal"/>
    <w:next w:val="Normal"/>
    <w:link w:val="Heading1Char"/>
    <w:uiPriority w:val="9"/>
    <w:qFormat/>
    <w:rsid w:val="003626C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6C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6C7"/>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6C7"/>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6C7"/>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6C7"/>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6C7"/>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6C7"/>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6C7"/>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6C7"/>
    <w:rPr>
      <w:rFonts w:eastAsiaTheme="majorEastAsia" w:cstheme="majorBidi"/>
      <w:color w:val="272727" w:themeColor="text1" w:themeTint="D8"/>
    </w:rPr>
  </w:style>
  <w:style w:type="paragraph" w:styleId="Title">
    <w:name w:val="Title"/>
    <w:basedOn w:val="Normal"/>
    <w:next w:val="Normal"/>
    <w:link w:val="TitleChar"/>
    <w:uiPriority w:val="10"/>
    <w:qFormat/>
    <w:rsid w:val="003626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6C7"/>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6C7"/>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3626C7"/>
    <w:rPr>
      <w:i/>
      <w:iCs/>
      <w:color w:val="404040" w:themeColor="text1" w:themeTint="BF"/>
    </w:rPr>
  </w:style>
  <w:style w:type="paragraph" w:styleId="ListParagraph">
    <w:name w:val="List Paragraph"/>
    <w:basedOn w:val="Normal"/>
    <w:uiPriority w:val="34"/>
    <w:qFormat/>
    <w:rsid w:val="003626C7"/>
    <w:pPr>
      <w:spacing w:after="160" w:line="278" w:lineRule="auto"/>
      <w:ind w:left="720"/>
      <w:contextualSpacing/>
    </w:pPr>
  </w:style>
  <w:style w:type="character" w:styleId="IntenseEmphasis">
    <w:name w:val="Intense Emphasis"/>
    <w:basedOn w:val="DefaultParagraphFont"/>
    <w:uiPriority w:val="21"/>
    <w:qFormat/>
    <w:rsid w:val="003626C7"/>
    <w:rPr>
      <w:i/>
      <w:iCs/>
      <w:color w:val="0F4761" w:themeColor="accent1" w:themeShade="BF"/>
    </w:rPr>
  </w:style>
  <w:style w:type="paragraph" w:styleId="IntenseQuote">
    <w:name w:val="Intense Quote"/>
    <w:basedOn w:val="Normal"/>
    <w:next w:val="Normal"/>
    <w:link w:val="IntenseQuoteChar"/>
    <w:uiPriority w:val="30"/>
    <w:qFormat/>
    <w:rsid w:val="003626C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6C7"/>
    <w:rPr>
      <w:i/>
      <w:iCs/>
      <w:color w:val="0F4761" w:themeColor="accent1" w:themeShade="BF"/>
    </w:rPr>
  </w:style>
  <w:style w:type="character" w:styleId="IntenseReference">
    <w:name w:val="Intense Reference"/>
    <w:basedOn w:val="DefaultParagraphFont"/>
    <w:uiPriority w:val="32"/>
    <w:qFormat/>
    <w:rsid w:val="003626C7"/>
    <w:rPr>
      <w:b/>
      <w:bCs/>
      <w:smallCaps/>
      <w:color w:val="0F4761" w:themeColor="accent1" w:themeShade="BF"/>
      <w:spacing w:val="5"/>
    </w:rPr>
  </w:style>
  <w:style w:type="character" w:styleId="Hyperlink">
    <w:name w:val="Hyperlink"/>
    <w:basedOn w:val="DefaultParagraphFont"/>
    <w:uiPriority w:val="99"/>
    <w:unhideWhenUsed/>
    <w:rsid w:val="003626C7"/>
    <w:rPr>
      <w:color w:val="467886" w:themeColor="hyperlink"/>
      <w:u w:val="single"/>
    </w:rPr>
  </w:style>
  <w:style w:type="character" w:styleId="UnresolvedMention">
    <w:name w:val="Unresolved Mention"/>
    <w:basedOn w:val="DefaultParagraphFont"/>
    <w:uiPriority w:val="99"/>
    <w:semiHidden/>
    <w:unhideWhenUsed/>
    <w:rsid w:val="00242674"/>
    <w:rPr>
      <w:color w:val="605E5C"/>
      <w:shd w:val="clear" w:color="auto" w:fill="E1DFDD"/>
    </w:rPr>
  </w:style>
  <w:style w:type="character" w:customStyle="1" w:styleId="apple-converted-space">
    <w:name w:val="apple-converted-space"/>
    <w:basedOn w:val="DefaultParagraphFont"/>
    <w:rsid w:val="00717EC9"/>
  </w:style>
  <w:style w:type="character" w:styleId="FollowedHyperlink">
    <w:name w:val="FollowedHyperlink"/>
    <w:basedOn w:val="DefaultParagraphFont"/>
    <w:uiPriority w:val="99"/>
    <w:semiHidden/>
    <w:unhideWhenUsed/>
    <w:rsid w:val="00470DED"/>
    <w:rPr>
      <w:color w:val="96607D" w:themeColor="followedHyperlink"/>
      <w:u w:val="single"/>
    </w:rPr>
  </w:style>
  <w:style w:type="paragraph" w:styleId="Revision">
    <w:name w:val="Revision"/>
    <w:hidden/>
    <w:uiPriority w:val="99"/>
    <w:semiHidden/>
    <w:rsid w:val="0026382F"/>
    <w:pPr>
      <w:spacing w:after="0" w:line="240" w:lineRule="auto"/>
    </w:pPr>
  </w:style>
  <w:style w:type="character" w:styleId="CommentReference">
    <w:name w:val="annotation reference"/>
    <w:basedOn w:val="DefaultParagraphFont"/>
    <w:uiPriority w:val="99"/>
    <w:semiHidden/>
    <w:unhideWhenUsed/>
    <w:rsid w:val="0026382F"/>
    <w:rPr>
      <w:sz w:val="16"/>
      <w:szCs w:val="16"/>
    </w:rPr>
  </w:style>
  <w:style w:type="paragraph" w:styleId="CommentText">
    <w:name w:val="annotation text"/>
    <w:basedOn w:val="Normal"/>
    <w:link w:val="CommentTextChar"/>
    <w:uiPriority w:val="99"/>
    <w:unhideWhenUsed/>
    <w:rsid w:val="0026382F"/>
    <w:rPr>
      <w:sz w:val="20"/>
      <w:szCs w:val="20"/>
    </w:rPr>
  </w:style>
  <w:style w:type="character" w:customStyle="1" w:styleId="CommentTextChar">
    <w:name w:val="Comment Text Char"/>
    <w:basedOn w:val="DefaultParagraphFont"/>
    <w:link w:val="CommentText"/>
    <w:uiPriority w:val="99"/>
    <w:rsid w:val="0026382F"/>
    <w:rPr>
      <w:sz w:val="20"/>
      <w:szCs w:val="20"/>
    </w:rPr>
  </w:style>
  <w:style w:type="paragraph" w:styleId="CommentSubject">
    <w:name w:val="annotation subject"/>
    <w:basedOn w:val="CommentText"/>
    <w:next w:val="CommentText"/>
    <w:link w:val="CommentSubjectChar"/>
    <w:uiPriority w:val="99"/>
    <w:semiHidden/>
    <w:unhideWhenUsed/>
    <w:rsid w:val="0026382F"/>
    <w:rPr>
      <w:b/>
      <w:bCs/>
    </w:rPr>
  </w:style>
  <w:style w:type="character" w:customStyle="1" w:styleId="CommentSubjectChar">
    <w:name w:val="Comment Subject Char"/>
    <w:basedOn w:val="CommentTextChar"/>
    <w:link w:val="CommentSubject"/>
    <w:uiPriority w:val="99"/>
    <w:semiHidden/>
    <w:rsid w:val="0026382F"/>
    <w:rPr>
      <w:b/>
      <w:bCs/>
      <w:sz w:val="20"/>
      <w:szCs w:val="20"/>
    </w:rPr>
  </w:style>
  <w:style w:type="character" w:styleId="LineNumber">
    <w:name w:val="line number"/>
    <w:basedOn w:val="DefaultParagraphFont"/>
    <w:uiPriority w:val="99"/>
    <w:semiHidden/>
    <w:unhideWhenUsed/>
    <w:rsid w:val="006B40F0"/>
  </w:style>
  <w:style w:type="table" w:styleId="TableGrid">
    <w:name w:val="Table Grid"/>
    <w:basedOn w:val="TableNormal"/>
    <w:uiPriority w:val="59"/>
    <w:rsid w:val="00556FC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30D16"/>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0D16"/>
    <w:rPr>
      <w:i/>
      <w:iCs/>
    </w:rPr>
  </w:style>
  <w:style w:type="paragraph" w:styleId="Header">
    <w:name w:val="header"/>
    <w:basedOn w:val="Normal"/>
    <w:link w:val="HeaderChar"/>
    <w:uiPriority w:val="99"/>
    <w:unhideWhenUsed/>
    <w:rsid w:val="00457CEF"/>
    <w:pPr>
      <w:tabs>
        <w:tab w:val="center" w:pos="4680"/>
        <w:tab w:val="right" w:pos="9360"/>
      </w:tabs>
    </w:pPr>
    <w:rPr>
      <w:rFonts w:eastAsiaTheme="minorEastAsia"/>
      <w:kern w:val="0"/>
      <w:sz w:val="22"/>
      <w:szCs w:val="22"/>
      <w14:ligatures w14:val="none"/>
    </w:rPr>
  </w:style>
  <w:style w:type="character" w:customStyle="1" w:styleId="HeaderChar">
    <w:name w:val="Header Char"/>
    <w:basedOn w:val="DefaultParagraphFont"/>
    <w:link w:val="Header"/>
    <w:uiPriority w:val="99"/>
    <w:rsid w:val="00457CEF"/>
    <w:rPr>
      <w:rFonts w:eastAsiaTheme="minorEastAsia"/>
      <w:kern w:val="0"/>
      <w:sz w:val="22"/>
      <w:szCs w:val="22"/>
      <w14:ligatures w14:val="none"/>
    </w:rPr>
  </w:style>
  <w:style w:type="paragraph" w:styleId="Footer">
    <w:name w:val="footer"/>
    <w:basedOn w:val="Normal"/>
    <w:link w:val="FooterChar"/>
    <w:uiPriority w:val="99"/>
    <w:unhideWhenUsed/>
    <w:rsid w:val="00457CEF"/>
    <w:pPr>
      <w:tabs>
        <w:tab w:val="center" w:pos="4680"/>
        <w:tab w:val="right" w:pos="9360"/>
      </w:tabs>
    </w:pPr>
    <w:rPr>
      <w:rFonts w:eastAsiaTheme="minorEastAsia"/>
      <w:kern w:val="0"/>
      <w:sz w:val="22"/>
      <w:szCs w:val="22"/>
      <w14:ligatures w14:val="none"/>
    </w:rPr>
  </w:style>
  <w:style w:type="character" w:customStyle="1" w:styleId="FooterChar">
    <w:name w:val="Footer Char"/>
    <w:basedOn w:val="DefaultParagraphFont"/>
    <w:link w:val="Footer"/>
    <w:uiPriority w:val="99"/>
    <w:rsid w:val="00457CEF"/>
    <w:rPr>
      <w:rFonts w:eastAsiaTheme="minorEastAsia"/>
      <w:kern w:val="0"/>
      <w:sz w:val="22"/>
      <w:szCs w:val="22"/>
      <w14:ligatures w14:val="none"/>
    </w:rPr>
  </w:style>
  <w:style w:type="paragraph" w:styleId="NoSpacing">
    <w:name w:val="No Spacing"/>
    <w:uiPriority w:val="1"/>
    <w:qFormat/>
    <w:rsid w:val="00457CEF"/>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457CEF"/>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457CEF"/>
    <w:rPr>
      <w:rFonts w:eastAsiaTheme="minorEastAsia"/>
      <w:kern w:val="0"/>
      <w:sz w:val="22"/>
      <w:szCs w:val="22"/>
      <w14:ligatures w14:val="none"/>
    </w:rPr>
  </w:style>
  <w:style w:type="paragraph" w:styleId="BodyText2">
    <w:name w:val="Body Text 2"/>
    <w:basedOn w:val="Normal"/>
    <w:link w:val="BodyText2Char"/>
    <w:uiPriority w:val="99"/>
    <w:unhideWhenUsed/>
    <w:rsid w:val="00457CEF"/>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457CEF"/>
    <w:rPr>
      <w:rFonts w:eastAsiaTheme="minorEastAsia"/>
      <w:kern w:val="0"/>
      <w:sz w:val="22"/>
      <w:szCs w:val="22"/>
      <w14:ligatures w14:val="none"/>
    </w:rPr>
  </w:style>
  <w:style w:type="paragraph" w:styleId="BodyText3">
    <w:name w:val="Body Text 3"/>
    <w:basedOn w:val="Normal"/>
    <w:link w:val="BodyText3Char"/>
    <w:uiPriority w:val="99"/>
    <w:unhideWhenUsed/>
    <w:rsid w:val="00457CEF"/>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457CEF"/>
    <w:rPr>
      <w:rFonts w:eastAsiaTheme="minorEastAsia"/>
      <w:kern w:val="0"/>
      <w:sz w:val="16"/>
      <w:szCs w:val="16"/>
      <w14:ligatures w14:val="none"/>
    </w:rPr>
  </w:style>
  <w:style w:type="paragraph" w:styleId="List">
    <w:name w:val="List"/>
    <w:basedOn w:val="Normal"/>
    <w:uiPriority w:val="99"/>
    <w:unhideWhenUsed/>
    <w:rsid w:val="00457CEF"/>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457CEF"/>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457CEF"/>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457CEF"/>
    <w:pPr>
      <w:numPr>
        <w:numId w:val="1"/>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Bullet2">
    <w:name w:val="List Bullet 2"/>
    <w:basedOn w:val="Normal"/>
    <w:uiPriority w:val="99"/>
    <w:unhideWhenUsed/>
    <w:rsid w:val="00457CEF"/>
    <w:pPr>
      <w:numPr>
        <w:numId w:val="2"/>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Bullet3">
    <w:name w:val="List Bullet 3"/>
    <w:basedOn w:val="Normal"/>
    <w:uiPriority w:val="99"/>
    <w:unhideWhenUsed/>
    <w:rsid w:val="00457CEF"/>
    <w:pPr>
      <w:numPr>
        <w:numId w:val="3"/>
      </w:numPr>
      <w:tabs>
        <w:tab w:val="clear" w:pos="1080"/>
      </w:tabs>
      <w:spacing w:after="200" w:line="276" w:lineRule="auto"/>
      <w:ind w:left="0" w:firstLine="0"/>
      <w:contextualSpacing/>
    </w:pPr>
    <w:rPr>
      <w:rFonts w:eastAsiaTheme="minorEastAsia"/>
      <w:kern w:val="0"/>
      <w:sz w:val="22"/>
      <w:szCs w:val="22"/>
      <w14:ligatures w14:val="none"/>
    </w:rPr>
  </w:style>
  <w:style w:type="paragraph" w:styleId="ListNumber">
    <w:name w:val="List Number"/>
    <w:basedOn w:val="Normal"/>
    <w:uiPriority w:val="99"/>
    <w:unhideWhenUsed/>
    <w:rsid w:val="00457CEF"/>
    <w:pPr>
      <w:numPr>
        <w:numId w:val="5"/>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Number2">
    <w:name w:val="List Number 2"/>
    <w:basedOn w:val="Normal"/>
    <w:uiPriority w:val="99"/>
    <w:unhideWhenUsed/>
    <w:rsid w:val="00457CEF"/>
    <w:pPr>
      <w:numPr>
        <w:numId w:val="6"/>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Number3">
    <w:name w:val="List Number 3"/>
    <w:basedOn w:val="Normal"/>
    <w:uiPriority w:val="99"/>
    <w:unhideWhenUsed/>
    <w:rsid w:val="00457CEF"/>
    <w:pPr>
      <w:numPr>
        <w:numId w:val="7"/>
      </w:numPr>
      <w:tabs>
        <w:tab w:val="clear" w:pos="1080"/>
      </w:tabs>
      <w:spacing w:after="200" w:line="276" w:lineRule="auto"/>
      <w:ind w:left="0" w:firstLine="0"/>
      <w:contextualSpacing/>
    </w:pPr>
    <w:rPr>
      <w:rFonts w:eastAsiaTheme="minorEastAsia"/>
      <w:kern w:val="0"/>
      <w:sz w:val="22"/>
      <w:szCs w:val="22"/>
      <w14:ligatures w14:val="none"/>
    </w:rPr>
  </w:style>
  <w:style w:type="paragraph" w:styleId="ListContinue">
    <w:name w:val="List Continue"/>
    <w:basedOn w:val="Normal"/>
    <w:uiPriority w:val="99"/>
    <w:unhideWhenUsed/>
    <w:rsid w:val="00457CEF"/>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457CEF"/>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457CEF"/>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457CE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457CE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457CEF"/>
    <w:pPr>
      <w:spacing w:after="200"/>
    </w:pPr>
    <w:rPr>
      <w:rFonts w:eastAsiaTheme="minorEastAsia"/>
      <w:b/>
      <w:bCs/>
      <w:color w:val="156082" w:themeColor="accent1"/>
      <w:kern w:val="0"/>
      <w:sz w:val="18"/>
      <w:szCs w:val="18"/>
      <w14:ligatures w14:val="none"/>
    </w:rPr>
  </w:style>
  <w:style w:type="character" w:styleId="Strong">
    <w:name w:val="Strong"/>
    <w:basedOn w:val="DefaultParagraphFont"/>
    <w:uiPriority w:val="22"/>
    <w:qFormat/>
    <w:rsid w:val="00457CEF"/>
    <w:rPr>
      <w:b/>
      <w:bCs/>
    </w:rPr>
  </w:style>
  <w:style w:type="character" w:styleId="SubtleEmphasis">
    <w:name w:val="Subtle Emphasis"/>
    <w:basedOn w:val="DefaultParagraphFont"/>
    <w:uiPriority w:val="19"/>
    <w:qFormat/>
    <w:rsid w:val="00457CEF"/>
    <w:rPr>
      <w:i/>
      <w:iCs/>
      <w:color w:val="808080" w:themeColor="text1" w:themeTint="7F"/>
    </w:rPr>
  </w:style>
  <w:style w:type="character" w:styleId="SubtleReference">
    <w:name w:val="Subtle Reference"/>
    <w:basedOn w:val="DefaultParagraphFont"/>
    <w:uiPriority w:val="31"/>
    <w:qFormat/>
    <w:rsid w:val="00457CEF"/>
    <w:rPr>
      <w:smallCaps/>
      <w:color w:val="E97132" w:themeColor="accent2"/>
      <w:u w:val="single"/>
    </w:rPr>
  </w:style>
  <w:style w:type="character" w:styleId="BookTitle">
    <w:name w:val="Book Title"/>
    <w:basedOn w:val="DefaultParagraphFont"/>
    <w:uiPriority w:val="33"/>
    <w:qFormat/>
    <w:rsid w:val="00457CEF"/>
    <w:rPr>
      <w:b/>
      <w:bCs/>
      <w:smallCaps/>
      <w:spacing w:val="5"/>
    </w:rPr>
  </w:style>
  <w:style w:type="paragraph" w:styleId="TOCHeading">
    <w:name w:val="TOC Heading"/>
    <w:basedOn w:val="Heading1"/>
    <w:next w:val="Normal"/>
    <w:uiPriority w:val="39"/>
    <w:semiHidden/>
    <w:unhideWhenUsed/>
    <w:qFormat/>
    <w:rsid w:val="00457CEF"/>
    <w:pPr>
      <w:spacing w:before="480" w:after="0" w:line="276" w:lineRule="auto"/>
      <w:outlineLvl w:val="9"/>
    </w:pPr>
    <w:rPr>
      <w:b/>
      <w:bCs/>
      <w:kern w:val="0"/>
      <w:sz w:val="28"/>
      <w:szCs w:val="28"/>
      <w14:ligatures w14:val="none"/>
    </w:rPr>
  </w:style>
  <w:style w:type="table" w:styleId="LightShading">
    <w:name w:val="Light Shading"/>
    <w:basedOn w:val="TableNormal"/>
    <w:uiPriority w:val="60"/>
    <w:rsid w:val="00457CE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57CE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57CE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57CE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57CE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57CE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57CE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57CE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57CE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57CE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57CE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57CE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57CE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57CE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57CE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57CE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57CE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57CE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57CE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57CE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57CE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57CE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57CE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57CE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57CE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57CE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57CE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57CE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57CE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57CE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57CE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p1">
    <w:name w:val="p1"/>
    <w:basedOn w:val="Normal"/>
    <w:rsid w:val="004F2835"/>
    <w:rPr>
      <w:rFonts w:ascii="Times New Roman" w:eastAsia="Times New Roman" w:hAnsi="Times New Roman" w:cs="Times New Roman"/>
      <w:color w:val="0E599C"/>
      <w:kern w:val="0"/>
      <w:sz w:val="11"/>
      <w:szCs w:val="1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microsoft.com/office/2016/09/relationships/commentsIds" Target="commentsIds.xml"/><Relationship Id="rId12" Type="http://schemas.openxmlformats.org/officeDocument/2006/relationships/hyperlink" Target="https://onlinelibrary.wiley.com/doi/full/10.1002/ece3.7382" TargetMode="External"/><Relationship Id="rId17" Type="http://schemas.openxmlformats.org/officeDocument/2006/relationships/image" Target="media/image5.png"/><Relationship Id="rId25" Type="http://schemas.openxmlformats.org/officeDocument/2006/relationships/image" Target="media/image13.png"/><Relationship Id="rId33"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onlinelibrary.wiley.com/doi/full/10.1002/ece3.7382"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onlinelibrary.wiley.com/doi/full/10.1002/ece3.7382" TargetMode="External"/><Relationship Id="rId19" Type="http://schemas.openxmlformats.org/officeDocument/2006/relationships/image" Target="media/image7.png"/><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onlinelibrary.wiley.com/doi/full/10.1002/ece3.7382"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56</Pages>
  <Words>11934</Words>
  <Characters>70894</Characters>
  <Application>Microsoft Office Word</Application>
  <DocSecurity>0</DocSecurity>
  <Lines>1541</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Macon, Taydin Robert</dc:creator>
  <cp:keywords/>
  <dc:description/>
  <cp:lastModifiedBy>Anderson, Riley Morgan</cp:lastModifiedBy>
  <cp:revision>5</cp:revision>
  <dcterms:created xsi:type="dcterms:W3CDTF">2026-03-06T19:30:00Z</dcterms:created>
  <dcterms:modified xsi:type="dcterms:W3CDTF">2026-03-06T22:55:00Z</dcterms:modified>
</cp:coreProperties>
</file>